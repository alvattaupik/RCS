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6E861" w14:textId="535856C3" w:rsidR="00A5572D" w:rsidRPr="003C35DD" w:rsidRDefault="00A5572D" w:rsidP="00A5572D">
      <w:pPr>
        <w:rPr>
          <w:lang w:val="en-US"/>
        </w:rPr>
        <w:sectPr w:rsidR="00A5572D" w:rsidRPr="003C35DD" w:rsidSect="00492198">
          <w:headerReference w:type="default" r:id="rId8"/>
          <w:footerReference w:type="default" r:id="rId9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  <w:bookmarkStart w:id="0" w:name="_Hlk118208733"/>
      <w:bookmarkEnd w:id="0"/>
      <w:r w:rsidRPr="00495826">
        <w:rPr>
          <w:noProof/>
        </w:rPr>
        <w:drawing>
          <wp:anchor distT="0" distB="0" distL="114300" distR="114300" simplePos="0" relativeHeight="251658240" behindDoc="0" locked="0" layoutInCell="1" allowOverlap="1" wp14:anchorId="202DB233" wp14:editId="141A03A8">
            <wp:simplePos x="0" y="0"/>
            <wp:positionH relativeFrom="column">
              <wp:posOffset>2463800</wp:posOffset>
            </wp:positionH>
            <wp:positionV relativeFrom="paragraph">
              <wp:posOffset>-270721</wp:posOffset>
            </wp:positionV>
            <wp:extent cx="3710940" cy="94107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941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12E74F07" wp14:editId="5B973851">
                <wp:simplePos x="0" y="0"/>
                <wp:positionH relativeFrom="page">
                  <wp:posOffset>487680</wp:posOffset>
                </wp:positionH>
                <wp:positionV relativeFrom="page">
                  <wp:posOffset>638175</wp:posOffset>
                </wp:positionV>
                <wp:extent cx="6584315" cy="9416415"/>
                <wp:effectExtent l="1905" t="0" r="0" b="3810"/>
                <wp:wrapNone/>
                <wp:docPr id="33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84315" cy="9416415"/>
                        </a:xfrm>
                        <a:prstGeom prst="rect">
                          <a:avLst/>
                        </a:prstGeom>
                        <a:solidFill>
                          <a:srgbClr val="558ED5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6796" dir="1593903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B0F79A4" w14:textId="77777777" w:rsidR="00A5572D" w:rsidRDefault="00A5572D" w:rsidP="00A5572D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274320" tIns="45720" rIns="27432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E74F07" id="Rectangle 33" o:spid="_x0000_s1026" style="position:absolute;left:0;text-align:left;margin-left:38.4pt;margin-top:50.25pt;width:518.45pt;height:741.45pt;z-index:-2516582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" fillcolor="#558ed5" stroked="f" strokeweight="2pt">
                <v:shadow offset="4pt"/>
                <v:path arrowok="t"/>
                <v:textbox inset="21.6pt,,21.6pt">
                  <w:txbxContent>
                    <w:p w14:paraId="2B0F79A4" w14:textId="77777777" w:rsidR="00A5572D" w:rsidRDefault="00A5572D" w:rsidP="00A5572D">
                      <w:pPr>
                        <w:jc w:val="right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ECF756A" wp14:editId="6CA2ED6E">
                <wp:simplePos x="0" y="0"/>
                <wp:positionH relativeFrom="page">
                  <wp:posOffset>3522345</wp:posOffset>
                </wp:positionH>
                <wp:positionV relativeFrom="page">
                  <wp:posOffset>9347200</wp:posOffset>
                </wp:positionV>
                <wp:extent cx="3348355" cy="118745"/>
                <wp:effectExtent l="0" t="0" r="4445" b="0"/>
                <wp:wrapNone/>
                <wp:docPr id="32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48355" cy="118745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89DBD" id="Rectangle 32" o:spid="_x0000_s1026" style="position:absolute;margin-left:277.35pt;margin-top:736pt;width:263.65pt;height:9.35pt;z-index:2516582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" fillcolor="#5b9bd5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07D8545B" wp14:editId="3AC6BD68">
                <wp:simplePos x="0" y="0"/>
                <wp:positionH relativeFrom="page">
                  <wp:posOffset>3440430</wp:posOffset>
                </wp:positionH>
                <wp:positionV relativeFrom="page">
                  <wp:posOffset>9347200</wp:posOffset>
                </wp:positionV>
                <wp:extent cx="3430270" cy="707390"/>
                <wp:effectExtent l="0" t="0" r="0" b="0"/>
                <wp:wrapSquare wrapText="bothSides"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30270" cy="707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BBA58AE" w14:textId="77777777" w:rsidR="00A5572D" w:rsidRPr="000F74B9" w:rsidRDefault="00A5572D" w:rsidP="00A5572D">
                            <w:pPr>
                              <w:jc w:val="right"/>
                              <w:rPr>
                                <w:rFonts w:cs="Calibri"/>
                                <w:noProof/>
                                <w:color w:val="1F497D"/>
                                <w:sz w:val="144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color w:val="1F497D"/>
                                <w:sz w:val="96"/>
                              </w:rPr>
                              <w:t>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D8545B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7" type="#_x0000_t202" style="position:absolute;left:0;text-align:left;margin-left:270.9pt;margin-top:736pt;width:270.1pt;height:55.7pt;z-index:25165824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" filled="f" stroked="f" strokeweight=".5pt">
                <v:textbox>
                  <w:txbxContent>
                    <w:p w14:paraId="0BBA58AE" w14:textId="77777777" w:rsidR="00A5572D" w:rsidRPr="000F74B9" w:rsidRDefault="00A5572D" w:rsidP="00A5572D">
                      <w:pPr>
                        <w:jc w:val="right"/>
                        <w:rPr>
                          <w:rFonts w:cs="Calibri"/>
                          <w:noProof/>
                          <w:color w:val="1F497D"/>
                          <w:sz w:val="144"/>
                        </w:rPr>
                      </w:pPr>
                      <w:r>
                        <w:rPr>
                          <w:rFonts w:cs="Calibri"/>
                          <w:noProof/>
                          <w:color w:val="1F497D"/>
                          <w:sz w:val="96"/>
                        </w:rPr>
                        <w:t>2022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128C94E" wp14:editId="6D95B906">
                <wp:simplePos x="0" y="0"/>
                <wp:positionH relativeFrom="page">
                  <wp:posOffset>3458210</wp:posOffset>
                </wp:positionH>
                <wp:positionV relativeFrom="page">
                  <wp:posOffset>5288280</wp:posOffset>
                </wp:positionV>
                <wp:extent cx="3533775" cy="3849370"/>
                <wp:effectExtent l="0" t="0" r="0" b="0"/>
                <wp:wrapSquare wrapText="bothSides"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33775" cy="3849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6E8C55C" w14:textId="77777777" w:rsidR="00A5572D" w:rsidRPr="000F74B9" w:rsidRDefault="00A5572D" w:rsidP="00A5572D">
                            <w:pPr>
                              <w:rPr>
                                <w:rFonts w:cs="Calibri"/>
                                <w:noProof/>
                                <w:u w:val="single"/>
                              </w:rPr>
                            </w:pPr>
                            <w:r w:rsidRPr="000F74B9">
                              <w:rPr>
                                <w:rFonts w:cs="Calibri"/>
                                <w:u w:val="single"/>
                              </w:rPr>
                              <w:t>Disiapkan</w:t>
                            </w:r>
                            <w:r w:rsidRPr="000F74B9">
                              <w:rPr>
                                <w:rFonts w:cs="Calibri"/>
                                <w:noProof/>
                                <w:u w:val="single"/>
                              </w:rPr>
                              <w:t xml:space="preserve"> oleh : </w:t>
                            </w:r>
                          </w:p>
                          <w:p w14:paraId="2AE80C1A" w14:textId="77777777" w:rsidR="00A5572D" w:rsidRPr="000F74B9" w:rsidRDefault="00A5572D" w:rsidP="00A5572D">
                            <w:pPr>
                              <w:rPr>
                                <w:rFonts w:cs="Calibri"/>
                                <w:b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</w:rPr>
                              <w:drawing>
                                <wp:inline distT="0" distB="0" distL="0" distR="0" wp14:anchorId="3ACB151F" wp14:editId="1BF606ED">
                                  <wp:extent cx="1811655" cy="567055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4839" r="2" b="-29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11655" cy="5670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F74B9">
                              <w:rPr>
                                <w:rFonts w:cs="Calibri"/>
                                <w:b/>
                                <w:sz w:val="16"/>
                                <w:szCs w:val="16"/>
                              </w:rPr>
                              <w:br w:type="textWrapping" w:clear="all"/>
                            </w:r>
                            <w:r w:rsidRPr="000F74B9">
                              <w:rPr>
                                <w:rFonts w:cs="Calibri"/>
                                <w:b/>
                              </w:rPr>
                              <w:t>PT. VALUESTREAM INTERNATIONAL</w:t>
                            </w:r>
                          </w:p>
                          <w:p w14:paraId="23250555" w14:textId="77777777" w:rsidR="00A5572D" w:rsidRPr="000F74B9" w:rsidRDefault="00A5572D" w:rsidP="00A5572D">
                            <w:pPr>
                              <w:tabs>
                                <w:tab w:val="left" w:pos="3960"/>
                              </w:tabs>
                              <w:rPr>
                                <w:rFonts w:cs="Calibri"/>
                                <w:bCs/>
                              </w:rPr>
                            </w:pPr>
                            <w:r w:rsidRPr="000F74B9">
                              <w:rPr>
                                <w:rFonts w:cs="Calibri"/>
                                <w:bCs/>
                              </w:rPr>
                              <w:t xml:space="preserve">Jl. </w:t>
                            </w:r>
                            <w:proofErr w:type="spellStart"/>
                            <w:r w:rsidRPr="000F74B9">
                              <w:rPr>
                                <w:rFonts w:cs="Calibri"/>
                                <w:bCs/>
                              </w:rPr>
                              <w:t>Sukasenang</w:t>
                            </w:r>
                            <w:proofErr w:type="spellEnd"/>
                            <w:r w:rsidRPr="000F74B9">
                              <w:rPr>
                                <w:rFonts w:cs="Calibri"/>
                                <w:bCs/>
                              </w:rPr>
                              <w:t xml:space="preserve"> 26 Bandung 40124</w:t>
                            </w:r>
                          </w:p>
                          <w:p w14:paraId="5E4A5715" w14:textId="77777777" w:rsidR="00A5572D" w:rsidRPr="0039708A" w:rsidRDefault="00000000" w:rsidP="00A5572D">
                            <w:pPr>
                              <w:pStyle w:val="NoSpacing"/>
                              <w:rPr>
                                <w:rFonts w:cs="Calibri"/>
                                <w:lang w:val="id-ID"/>
                              </w:rPr>
                            </w:pPr>
                            <w:hyperlink r:id="rId12" w:history="1">
                              <w:r w:rsidR="00A5572D" w:rsidRPr="0039708A">
                                <w:rPr>
                                  <w:rStyle w:val="Hyperlink"/>
                                  <w:rFonts w:eastAsiaTheme="majorEastAsia" w:cs="Calibri"/>
                                  <w:lang w:val="id-ID"/>
                                </w:rPr>
                                <w:t>http://www.vsi.co.id/</w:t>
                              </w:r>
                            </w:hyperlink>
                          </w:p>
                          <w:p w14:paraId="64FBAC39" w14:textId="77777777" w:rsidR="00A5572D" w:rsidRPr="0039708A" w:rsidRDefault="00A5572D" w:rsidP="00A5572D">
                            <w:pPr>
                              <w:pStyle w:val="NoSpacing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  <w:p w14:paraId="260B009E" w14:textId="77777777" w:rsidR="00A5572D" w:rsidRPr="000F74B9" w:rsidRDefault="00A5572D" w:rsidP="00A5572D">
                            <w:pPr>
                              <w:rPr>
                                <w:rFonts w:cs="Calibri"/>
                                <w:b/>
                                <w:noProof/>
                                <w:u w:val="single"/>
                              </w:rPr>
                            </w:pPr>
                            <w:r w:rsidRPr="000F74B9">
                              <w:rPr>
                                <w:rFonts w:cs="Calibri"/>
                                <w:u w:val="single"/>
                              </w:rPr>
                              <w:t>Disiapkan untuk :</w:t>
                            </w:r>
                            <w:r w:rsidRPr="000F74B9">
                              <w:rPr>
                                <w:rFonts w:cs="Calibri"/>
                                <w:b/>
                                <w:u w:val="single"/>
                              </w:rPr>
                              <w:t xml:space="preserve"> </w:t>
                            </w:r>
                          </w:p>
                          <w:p w14:paraId="0F23752F" w14:textId="77777777" w:rsidR="00A5572D" w:rsidRPr="000F74B9" w:rsidRDefault="00A5572D" w:rsidP="00A5572D">
                            <w:pPr>
                              <w:rPr>
                                <w:rFonts w:cs="Calibri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</w:rPr>
                              <w:drawing>
                                <wp:inline distT="0" distB="0" distL="0" distR="0" wp14:anchorId="48748292" wp14:editId="38C1F807">
                                  <wp:extent cx="1202055" cy="626745"/>
                                  <wp:effectExtent l="0" t="0" r="0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2055" cy="6267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533FFF" w14:textId="77777777" w:rsidR="00A5572D" w:rsidRPr="000F74B9" w:rsidRDefault="00A5572D" w:rsidP="00A5572D">
                            <w:pPr>
                              <w:pStyle w:val="NoSpacing"/>
                              <w:rPr>
                                <w:rFonts w:cs="Calibri"/>
                                <w:noProof/>
                                <w:color w:val="1F497D"/>
                              </w:rPr>
                            </w:pPr>
                            <w:r w:rsidRPr="000F74B9">
                              <w:rPr>
                                <w:rFonts w:cs="Calibri"/>
                                <w:b/>
                                <w:sz w:val="24"/>
                                <w:szCs w:val="24"/>
                              </w:rPr>
                              <w:t xml:space="preserve">PT. Bank Pembangunan Daerah </w:t>
                            </w:r>
                            <w:proofErr w:type="spellStart"/>
                            <w:r w:rsidRPr="000F74B9">
                              <w:rPr>
                                <w:rFonts w:cs="Calibri"/>
                                <w:b/>
                                <w:sz w:val="24"/>
                                <w:szCs w:val="24"/>
                              </w:rPr>
                              <w:t>Jawa</w:t>
                            </w:r>
                            <w:proofErr w:type="spellEnd"/>
                            <w:r w:rsidRPr="000F74B9">
                              <w:rPr>
                                <w:rFonts w:cs="Calibri"/>
                                <w:b/>
                                <w:sz w:val="24"/>
                                <w:szCs w:val="24"/>
                              </w:rPr>
                              <w:t xml:space="preserve"> Barat dan Banten, </w:t>
                            </w:r>
                            <w:proofErr w:type="spellStart"/>
                            <w:r w:rsidRPr="000F74B9">
                              <w:rPr>
                                <w:rFonts w:cs="Calibri"/>
                                <w:b/>
                                <w:sz w:val="24"/>
                                <w:szCs w:val="24"/>
                              </w:rPr>
                              <w:t>Tbk</w:t>
                            </w:r>
                            <w:proofErr w:type="spellEnd"/>
                            <w:r w:rsidRPr="000F74B9">
                              <w:rPr>
                                <w:rFonts w:cs="Calibri"/>
                                <w:b/>
                                <w:sz w:val="24"/>
                                <w:szCs w:val="24"/>
                              </w:rPr>
                              <w:t>.</w:t>
                            </w:r>
                            <w:r w:rsidRPr="000F74B9">
                              <w:rPr>
                                <w:rFonts w:cs="Calibri"/>
                                <w:b/>
                              </w:rPr>
                              <w:br/>
                            </w:r>
                            <w:r w:rsidRPr="000F74B9">
                              <w:rPr>
                                <w:rFonts w:cs="Calibri"/>
                                <w:bCs/>
                              </w:rPr>
                              <w:t xml:space="preserve">Menara Bank BJB Jl. </w:t>
                            </w:r>
                            <w:proofErr w:type="spellStart"/>
                            <w:r w:rsidRPr="000F74B9">
                              <w:rPr>
                                <w:rFonts w:cs="Calibri"/>
                                <w:bCs/>
                              </w:rPr>
                              <w:t>Naripan</w:t>
                            </w:r>
                            <w:proofErr w:type="spellEnd"/>
                            <w:r w:rsidRPr="000F74B9">
                              <w:rPr>
                                <w:rFonts w:cs="Calibri"/>
                                <w:bCs/>
                              </w:rPr>
                              <w:t xml:space="preserve"> No. 12-14 Bandung 40111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8C94E" id="Text Box 30" o:spid="_x0000_s1028" type="#_x0000_t202" style="position:absolute;left:0;text-align:left;margin-left:272.3pt;margin-top:416.4pt;width:278.25pt;height:303.1pt;z-index:2516582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" filled="f" stroked="f" strokeweight=".5pt">
                <v:textbox>
                  <w:txbxContent>
                    <w:p w14:paraId="06E8C55C" w14:textId="77777777" w:rsidR="00A5572D" w:rsidRPr="000F74B9" w:rsidRDefault="00A5572D" w:rsidP="00A5572D">
                      <w:pPr>
                        <w:rPr>
                          <w:rFonts w:cs="Calibri"/>
                          <w:noProof/>
                          <w:u w:val="single"/>
                        </w:rPr>
                      </w:pPr>
                      <w:r w:rsidRPr="000F74B9">
                        <w:rPr>
                          <w:rFonts w:cs="Calibri"/>
                          <w:u w:val="single"/>
                        </w:rPr>
                        <w:t>Disiapkan</w:t>
                      </w:r>
                      <w:r w:rsidRPr="000F74B9">
                        <w:rPr>
                          <w:rFonts w:cs="Calibri"/>
                          <w:noProof/>
                          <w:u w:val="single"/>
                        </w:rPr>
                        <w:t xml:space="preserve"> oleh : </w:t>
                      </w:r>
                    </w:p>
                    <w:p w14:paraId="2AE80C1A" w14:textId="77777777" w:rsidR="00A5572D" w:rsidRPr="000F74B9" w:rsidRDefault="00A5572D" w:rsidP="00A5572D">
                      <w:pPr>
                        <w:rPr>
                          <w:rFonts w:cs="Calibri"/>
                          <w:b/>
                        </w:rPr>
                      </w:pPr>
                      <w:r>
                        <w:rPr>
                          <w:rFonts w:cs="Calibri"/>
                          <w:noProof/>
                        </w:rPr>
                        <w:drawing>
                          <wp:inline distT="0" distB="0" distL="0" distR="0" wp14:anchorId="3ACB151F" wp14:editId="1BF606ED">
                            <wp:extent cx="1811655" cy="567055"/>
                            <wp:effectExtent l="0" t="0" r="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4839" r="2" b="-29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11655" cy="5670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F74B9">
                        <w:rPr>
                          <w:rFonts w:cs="Calibri"/>
                          <w:b/>
                          <w:sz w:val="16"/>
                          <w:szCs w:val="16"/>
                        </w:rPr>
                        <w:br w:type="textWrapping" w:clear="all"/>
                      </w:r>
                      <w:r w:rsidRPr="000F74B9">
                        <w:rPr>
                          <w:rFonts w:cs="Calibri"/>
                          <w:b/>
                        </w:rPr>
                        <w:t>PT. VALUESTREAM INTERNATIONAL</w:t>
                      </w:r>
                    </w:p>
                    <w:p w14:paraId="23250555" w14:textId="77777777" w:rsidR="00A5572D" w:rsidRPr="000F74B9" w:rsidRDefault="00A5572D" w:rsidP="00A5572D">
                      <w:pPr>
                        <w:tabs>
                          <w:tab w:val="left" w:pos="3960"/>
                        </w:tabs>
                        <w:rPr>
                          <w:rFonts w:cs="Calibri"/>
                          <w:bCs/>
                        </w:rPr>
                      </w:pPr>
                      <w:r w:rsidRPr="000F74B9">
                        <w:rPr>
                          <w:rFonts w:cs="Calibri"/>
                          <w:bCs/>
                        </w:rPr>
                        <w:t xml:space="preserve">Jl. </w:t>
                      </w:r>
                      <w:proofErr w:type="spellStart"/>
                      <w:r w:rsidRPr="000F74B9">
                        <w:rPr>
                          <w:rFonts w:cs="Calibri"/>
                          <w:bCs/>
                        </w:rPr>
                        <w:t>Sukasenang</w:t>
                      </w:r>
                      <w:proofErr w:type="spellEnd"/>
                      <w:r w:rsidRPr="000F74B9">
                        <w:rPr>
                          <w:rFonts w:cs="Calibri"/>
                          <w:bCs/>
                        </w:rPr>
                        <w:t xml:space="preserve"> 26 Bandung 40124</w:t>
                      </w:r>
                    </w:p>
                    <w:p w14:paraId="5E4A5715" w14:textId="77777777" w:rsidR="00A5572D" w:rsidRPr="0039708A" w:rsidRDefault="00000000" w:rsidP="00A5572D">
                      <w:pPr>
                        <w:pStyle w:val="NoSpacing"/>
                        <w:rPr>
                          <w:rFonts w:cs="Calibri"/>
                          <w:lang w:val="id-ID"/>
                        </w:rPr>
                      </w:pPr>
                      <w:hyperlink r:id="rId14" w:history="1">
                        <w:r w:rsidR="00A5572D" w:rsidRPr="0039708A">
                          <w:rPr>
                            <w:rStyle w:val="Hyperlink"/>
                            <w:rFonts w:eastAsiaTheme="majorEastAsia" w:cs="Calibri"/>
                            <w:lang w:val="id-ID"/>
                          </w:rPr>
                          <w:t>http://www.vsi.co.id/</w:t>
                        </w:r>
                      </w:hyperlink>
                    </w:p>
                    <w:p w14:paraId="64FBAC39" w14:textId="77777777" w:rsidR="00A5572D" w:rsidRPr="0039708A" w:rsidRDefault="00A5572D" w:rsidP="00A5572D">
                      <w:pPr>
                        <w:pStyle w:val="NoSpacing"/>
                        <w:rPr>
                          <w:rFonts w:cs="Calibri"/>
                          <w:lang w:val="id-ID"/>
                        </w:rPr>
                      </w:pPr>
                    </w:p>
                    <w:p w14:paraId="260B009E" w14:textId="77777777" w:rsidR="00A5572D" w:rsidRPr="000F74B9" w:rsidRDefault="00A5572D" w:rsidP="00A5572D">
                      <w:pPr>
                        <w:rPr>
                          <w:rFonts w:cs="Calibri"/>
                          <w:b/>
                          <w:noProof/>
                          <w:u w:val="single"/>
                        </w:rPr>
                      </w:pPr>
                      <w:r w:rsidRPr="000F74B9">
                        <w:rPr>
                          <w:rFonts w:cs="Calibri"/>
                          <w:u w:val="single"/>
                        </w:rPr>
                        <w:t>Disiapkan untuk :</w:t>
                      </w:r>
                      <w:r w:rsidRPr="000F74B9">
                        <w:rPr>
                          <w:rFonts w:cs="Calibri"/>
                          <w:b/>
                          <w:u w:val="single"/>
                        </w:rPr>
                        <w:t xml:space="preserve"> </w:t>
                      </w:r>
                    </w:p>
                    <w:p w14:paraId="0F23752F" w14:textId="77777777" w:rsidR="00A5572D" w:rsidRPr="000F74B9" w:rsidRDefault="00A5572D" w:rsidP="00A5572D">
                      <w:pPr>
                        <w:rPr>
                          <w:rFonts w:cs="Calibri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Calibri"/>
                          <w:noProof/>
                        </w:rPr>
                        <w:drawing>
                          <wp:inline distT="0" distB="0" distL="0" distR="0" wp14:anchorId="48748292" wp14:editId="38C1F807">
                            <wp:extent cx="1202055" cy="626745"/>
                            <wp:effectExtent l="0" t="0" r="0" b="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2055" cy="6267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533FFF" w14:textId="77777777" w:rsidR="00A5572D" w:rsidRPr="000F74B9" w:rsidRDefault="00A5572D" w:rsidP="00A5572D">
                      <w:pPr>
                        <w:pStyle w:val="NoSpacing"/>
                        <w:rPr>
                          <w:rFonts w:cs="Calibri"/>
                          <w:noProof/>
                          <w:color w:val="1F497D"/>
                        </w:rPr>
                      </w:pPr>
                      <w:r w:rsidRPr="000F74B9">
                        <w:rPr>
                          <w:rFonts w:cs="Calibri"/>
                          <w:b/>
                          <w:sz w:val="24"/>
                          <w:szCs w:val="24"/>
                        </w:rPr>
                        <w:t xml:space="preserve">PT. Bank Pembangunan Daerah </w:t>
                      </w:r>
                      <w:proofErr w:type="spellStart"/>
                      <w:r w:rsidRPr="000F74B9">
                        <w:rPr>
                          <w:rFonts w:cs="Calibri"/>
                          <w:b/>
                          <w:sz w:val="24"/>
                          <w:szCs w:val="24"/>
                        </w:rPr>
                        <w:t>Jawa</w:t>
                      </w:r>
                      <w:proofErr w:type="spellEnd"/>
                      <w:r w:rsidRPr="000F74B9">
                        <w:rPr>
                          <w:rFonts w:cs="Calibri"/>
                          <w:b/>
                          <w:sz w:val="24"/>
                          <w:szCs w:val="24"/>
                        </w:rPr>
                        <w:t xml:space="preserve"> Barat dan Banten, </w:t>
                      </w:r>
                      <w:proofErr w:type="spellStart"/>
                      <w:r w:rsidRPr="000F74B9">
                        <w:rPr>
                          <w:rFonts w:cs="Calibri"/>
                          <w:b/>
                          <w:sz w:val="24"/>
                          <w:szCs w:val="24"/>
                        </w:rPr>
                        <w:t>Tbk</w:t>
                      </w:r>
                      <w:proofErr w:type="spellEnd"/>
                      <w:r w:rsidRPr="000F74B9">
                        <w:rPr>
                          <w:rFonts w:cs="Calibri"/>
                          <w:b/>
                          <w:sz w:val="24"/>
                          <w:szCs w:val="24"/>
                        </w:rPr>
                        <w:t>.</w:t>
                      </w:r>
                      <w:r w:rsidRPr="000F74B9">
                        <w:rPr>
                          <w:rFonts w:cs="Calibri"/>
                          <w:b/>
                        </w:rPr>
                        <w:br/>
                      </w:r>
                      <w:r w:rsidRPr="000F74B9">
                        <w:rPr>
                          <w:rFonts w:cs="Calibri"/>
                          <w:bCs/>
                        </w:rPr>
                        <w:t xml:space="preserve">Menara Bank BJB Jl. </w:t>
                      </w:r>
                      <w:proofErr w:type="spellStart"/>
                      <w:r w:rsidRPr="000F74B9">
                        <w:rPr>
                          <w:rFonts w:cs="Calibri"/>
                          <w:bCs/>
                        </w:rPr>
                        <w:t>Naripan</w:t>
                      </w:r>
                      <w:proofErr w:type="spellEnd"/>
                      <w:r w:rsidRPr="000F74B9">
                        <w:rPr>
                          <w:rFonts w:cs="Calibri"/>
                          <w:bCs/>
                        </w:rPr>
                        <w:t xml:space="preserve"> No. 12-14 Bandung 40111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4BF692F" wp14:editId="1599B747">
                <wp:simplePos x="0" y="0"/>
                <wp:positionH relativeFrom="page">
                  <wp:posOffset>3436620</wp:posOffset>
                </wp:positionH>
                <wp:positionV relativeFrom="page">
                  <wp:posOffset>3665220</wp:posOffset>
                </wp:positionV>
                <wp:extent cx="3533775" cy="1897380"/>
                <wp:effectExtent l="0" t="0" r="0" b="7620"/>
                <wp:wrapSquare wrapText="bothSides"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33775" cy="1897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8544DF1" w14:textId="1A962A2A" w:rsidR="00A5572D" w:rsidRDefault="00001BB2" w:rsidP="00492198">
                            <w:pPr>
                              <w:spacing w:line="360" w:lineRule="auto"/>
                              <w:jc w:val="center"/>
                              <w:rPr>
                                <w:rFonts w:cs="Calibri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color w:val="0070C0"/>
                                <w:sz w:val="32"/>
                                <w:szCs w:val="32"/>
                                <w:lang w:val="en-US"/>
                              </w:rPr>
                              <w:t>Lorem Ipsum Dolor Sit Amet</w:t>
                            </w:r>
                          </w:p>
                          <w:p w14:paraId="653EF482" w14:textId="77777777" w:rsidR="00A5572D" w:rsidRPr="000F74B9" w:rsidRDefault="00A5572D" w:rsidP="00A5572D">
                            <w:pPr>
                              <w:rPr>
                                <w:rFonts w:cs="Calibri"/>
                              </w:rPr>
                            </w:pPr>
                            <w:r w:rsidRPr="000F74B9">
                              <w:rPr>
                                <w:rFonts w:cs="Calibri"/>
                              </w:rPr>
                              <w:t xml:space="preserve">VERSI : </w:t>
                            </w:r>
                            <w:r w:rsidRPr="000F74B9">
                              <w:rPr>
                                <w:rFonts w:cs="Calibri"/>
                                <w:b/>
                              </w:rPr>
                              <w:t>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BF692F" id="Text Box 27" o:spid="_x0000_s1029" type="#_x0000_t202" style="position:absolute;left:0;text-align:left;margin-left:270.6pt;margin-top:288.6pt;width:278.25pt;height:149.4pt;z-index:25165824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" filled="f" stroked="f" strokeweight=".5pt">
                <v:textbox>
                  <w:txbxContent>
                    <w:p w14:paraId="48544DF1" w14:textId="1A962A2A" w:rsidR="00A5572D" w:rsidRDefault="00001BB2" w:rsidP="00492198">
                      <w:pPr>
                        <w:spacing w:line="360" w:lineRule="auto"/>
                        <w:jc w:val="center"/>
                        <w:rPr>
                          <w:rFonts w:cs="Calibri"/>
                        </w:rPr>
                      </w:pPr>
                      <w:r>
                        <w:rPr>
                          <w:rFonts w:cs="Calibri"/>
                          <w:noProof/>
                          <w:color w:val="0070C0"/>
                          <w:sz w:val="32"/>
                          <w:szCs w:val="32"/>
                          <w:lang w:val="en-US"/>
                        </w:rPr>
                        <w:t>Lorem Ipsum Dolor Sit Amet</w:t>
                      </w:r>
                    </w:p>
                    <w:p w14:paraId="653EF482" w14:textId="77777777" w:rsidR="00A5572D" w:rsidRPr="000F74B9" w:rsidRDefault="00A5572D" w:rsidP="00A5572D">
                      <w:pPr>
                        <w:rPr>
                          <w:rFonts w:cs="Calibri"/>
                        </w:rPr>
                      </w:pPr>
                      <w:r w:rsidRPr="000F74B9">
                        <w:rPr>
                          <w:rFonts w:cs="Calibri"/>
                        </w:rPr>
                        <w:t xml:space="preserve">VERSI : </w:t>
                      </w:r>
                      <w:r w:rsidRPr="000F74B9">
                        <w:rPr>
                          <w:rFonts w:cs="Calibri"/>
                          <w:b/>
                        </w:rPr>
                        <w:t>1.0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E332497" wp14:editId="3F416847">
                <wp:simplePos x="0" y="0"/>
                <wp:positionH relativeFrom="page">
                  <wp:posOffset>3458210</wp:posOffset>
                </wp:positionH>
                <wp:positionV relativeFrom="page">
                  <wp:posOffset>646430</wp:posOffset>
                </wp:positionV>
                <wp:extent cx="3517900" cy="2903220"/>
                <wp:effectExtent l="0" t="0" r="6350" b="0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17900" cy="2903220"/>
                        </a:xfrm>
                        <a:prstGeom prst="rect">
                          <a:avLst/>
                        </a:prstGeom>
                        <a:solidFill>
                          <a:srgbClr val="8064A2">
                            <a:lumMod val="60000"/>
                            <a:lumOff val="40000"/>
                          </a:srgb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14:paraId="3B3716E3" w14:textId="77777777" w:rsidR="00A5572D" w:rsidRPr="00700026" w:rsidRDefault="00A5572D" w:rsidP="00A5572D">
                            <w:pPr>
                              <w:spacing w:line="276" w:lineRule="auto"/>
                              <w:rPr>
                                <w:rFonts w:cs="Calibri"/>
                                <w:i/>
                                <w:iCs/>
                              </w:rPr>
                            </w:pPr>
                            <w:r w:rsidRPr="00E868C5">
                              <w:rPr>
                                <w:rFonts w:cs="Calibri"/>
                                <w:i/>
                                <w:iCs/>
                                <w:sz w:val="18"/>
                                <w:szCs w:val="20"/>
                                <w:lang w:val="en-GB"/>
                              </w:rPr>
                              <w:t xml:space="preserve">This document and the information it </w:t>
                            </w:r>
                            <w:proofErr w:type="gramStart"/>
                            <w:r w:rsidRPr="00E868C5">
                              <w:rPr>
                                <w:rFonts w:cs="Calibri"/>
                                <w:i/>
                                <w:iCs/>
                                <w:sz w:val="18"/>
                                <w:szCs w:val="20"/>
                                <w:lang w:val="en-GB"/>
                              </w:rPr>
                              <w:t>contains</w:t>
                            </w:r>
                            <w:proofErr w:type="gramEnd"/>
                            <w:r w:rsidRPr="00E868C5">
                              <w:rPr>
                                <w:rFonts w:cs="Calibri"/>
                                <w:i/>
                                <w:iCs/>
                                <w:sz w:val="18"/>
                                <w:szCs w:val="20"/>
                                <w:lang w:val="en-GB"/>
                              </w:rPr>
                              <w:t xml:space="preserve"> is a property VSI and confidential. This document may not be reproduced or disclosed to any other party except to those who have a need to know the written consent of the VSI.</w:t>
                            </w:r>
                          </w:p>
                          <w:p w14:paraId="267D11A3" w14:textId="2066B1BD" w:rsidR="00A5572D" w:rsidRDefault="00A5572D" w:rsidP="00A5572D">
                            <w:pPr>
                              <w:spacing w:line="276" w:lineRule="auto"/>
                              <w:rPr>
                                <w:rFonts w:cs="Calibr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sz w:val="48"/>
                                <w:szCs w:val="56"/>
                                <w:lang w:val="en-US"/>
                              </w:rPr>
                              <w:t>SYSTEM</w:t>
                            </w:r>
                            <w:r>
                              <w:rPr>
                                <w:rFonts w:cs="Calibri"/>
                                <w:b/>
                                <w:sz w:val="48"/>
                                <w:szCs w:val="56"/>
                                <w:lang w:val="en-US"/>
                              </w:rPr>
                              <w:br/>
                              <w:t>DESIGN</w:t>
                            </w:r>
                            <w:r>
                              <w:rPr>
                                <w:rFonts w:cs="Calibri"/>
                                <w:b/>
                                <w:sz w:val="48"/>
                                <w:szCs w:val="56"/>
                                <w:lang w:val="en-US"/>
                              </w:rPr>
                              <w:br/>
                              <w:t>DOCUMENT</w:t>
                            </w:r>
                          </w:p>
                          <w:p w14:paraId="271A5170" w14:textId="6B6AC933" w:rsidR="00A5572D" w:rsidRPr="00A5572D" w:rsidRDefault="00A5572D" w:rsidP="00A5572D">
                            <w:pPr>
                              <w:rPr>
                                <w:rFonts w:cs="Calibri"/>
                                <w:b/>
                                <w:lang w:val="en-US"/>
                              </w:rPr>
                            </w:pPr>
                            <w:r w:rsidRPr="000F74B9">
                              <w:rPr>
                                <w:rFonts w:cs="Calibri"/>
                                <w:sz w:val="18"/>
                                <w:szCs w:val="18"/>
                              </w:rPr>
                              <w:t xml:space="preserve">NOMOR DOKUMEN : </w:t>
                            </w:r>
                            <w:r>
                              <w:rPr>
                                <w:rFonts w:cs="Calibri"/>
                                <w:sz w:val="18"/>
                                <w:szCs w:val="18"/>
                                <w:lang w:val="en-US"/>
                              </w:rPr>
                              <w:t>SDD-</w:t>
                            </w:r>
                          </w:p>
                          <w:p w14:paraId="37B30A82" w14:textId="77777777" w:rsidR="00A5572D" w:rsidRPr="000F74B9" w:rsidRDefault="00A5572D" w:rsidP="00A5572D">
                            <w:pPr>
                              <w:spacing w:before="240"/>
                              <w:rPr>
                                <w:rFonts w:cs="Calibri"/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332497" id="Rectangle 19" o:spid="_x0000_s1030" style="position:absolute;left:0;text-align:left;margin-left:272.3pt;margin-top:50.9pt;width:277pt;height:228.6pt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" fillcolor="#b3a2c7" stroked="f" strokeweight="2pt">
                <v:textbox inset="14.4pt,14.4pt,14.4pt,28.8pt">
                  <w:txbxContent>
                    <w:p w14:paraId="3B3716E3" w14:textId="77777777" w:rsidR="00A5572D" w:rsidRPr="00700026" w:rsidRDefault="00A5572D" w:rsidP="00A5572D">
                      <w:pPr>
                        <w:spacing w:line="276" w:lineRule="auto"/>
                        <w:rPr>
                          <w:rFonts w:cs="Calibri"/>
                          <w:i/>
                          <w:iCs/>
                        </w:rPr>
                      </w:pPr>
                      <w:r w:rsidRPr="00E868C5">
                        <w:rPr>
                          <w:rFonts w:cs="Calibri"/>
                          <w:i/>
                          <w:iCs/>
                          <w:sz w:val="18"/>
                          <w:szCs w:val="20"/>
                          <w:lang w:val="en-GB"/>
                        </w:rPr>
                        <w:t xml:space="preserve">This document and the information it </w:t>
                      </w:r>
                      <w:proofErr w:type="gramStart"/>
                      <w:r w:rsidRPr="00E868C5">
                        <w:rPr>
                          <w:rFonts w:cs="Calibri"/>
                          <w:i/>
                          <w:iCs/>
                          <w:sz w:val="18"/>
                          <w:szCs w:val="20"/>
                          <w:lang w:val="en-GB"/>
                        </w:rPr>
                        <w:t>contains</w:t>
                      </w:r>
                      <w:proofErr w:type="gramEnd"/>
                      <w:r w:rsidRPr="00E868C5">
                        <w:rPr>
                          <w:rFonts w:cs="Calibri"/>
                          <w:i/>
                          <w:iCs/>
                          <w:sz w:val="18"/>
                          <w:szCs w:val="20"/>
                          <w:lang w:val="en-GB"/>
                        </w:rPr>
                        <w:t xml:space="preserve"> is a property VSI and confidential. This document may not be reproduced or disclosed to any other party except to those who have a need to know the written consent of the VSI.</w:t>
                      </w:r>
                    </w:p>
                    <w:p w14:paraId="267D11A3" w14:textId="2066B1BD" w:rsidR="00A5572D" w:rsidRDefault="00A5572D" w:rsidP="00A5572D">
                      <w:pPr>
                        <w:spacing w:line="276" w:lineRule="auto"/>
                        <w:rPr>
                          <w:rFonts w:cs="Calibri"/>
                          <w:sz w:val="18"/>
                          <w:szCs w:val="18"/>
                        </w:rPr>
                      </w:pPr>
                      <w:r>
                        <w:rPr>
                          <w:rFonts w:cs="Calibri"/>
                          <w:b/>
                          <w:sz w:val="48"/>
                          <w:szCs w:val="56"/>
                          <w:lang w:val="en-US"/>
                        </w:rPr>
                        <w:t>SYSTEM</w:t>
                      </w:r>
                      <w:r>
                        <w:rPr>
                          <w:rFonts w:cs="Calibri"/>
                          <w:b/>
                          <w:sz w:val="48"/>
                          <w:szCs w:val="56"/>
                          <w:lang w:val="en-US"/>
                        </w:rPr>
                        <w:br/>
                        <w:t>DESIGN</w:t>
                      </w:r>
                      <w:r>
                        <w:rPr>
                          <w:rFonts w:cs="Calibri"/>
                          <w:b/>
                          <w:sz w:val="48"/>
                          <w:szCs w:val="56"/>
                          <w:lang w:val="en-US"/>
                        </w:rPr>
                        <w:br/>
                        <w:t>DOCUMENT</w:t>
                      </w:r>
                    </w:p>
                    <w:p w14:paraId="271A5170" w14:textId="6B6AC933" w:rsidR="00A5572D" w:rsidRPr="00A5572D" w:rsidRDefault="00A5572D" w:rsidP="00A5572D">
                      <w:pPr>
                        <w:rPr>
                          <w:rFonts w:cs="Calibri"/>
                          <w:b/>
                          <w:lang w:val="en-US"/>
                        </w:rPr>
                      </w:pPr>
                      <w:r w:rsidRPr="000F74B9">
                        <w:rPr>
                          <w:rFonts w:cs="Calibri"/>
                          <w:sz w:val="18"/>
                          <w:szCs w:val="18"/>
                        </w:rPr>
                        <w:t xml:space="preserve">NOMOR DOKUMEN : </w:t>
                      </w:r>
                      <w:r>
                        <w:rPr>
                          <w:rFonts w:cs="Calibri"/>
                          <w:sz w:val="18"/>
                          <w:szCs w:val="18"/>
                          <w:lang w:val="en-US"/>
                        </w:rPr>
                        <w:t>SDD-</w:t>
                      </w:r>
                    </w:p>
                    <w:p w14:paraId="37B30A82" w14:textId="77777777" w:rsidR="00A5572D" w:rsidRPr="000F74B9" w:rsidRDefault="00A5572D" w:rsidP="00A5572D">
                      <w:pPr>
                        <w:spacing w:before="240"/>
                        <w:rPr>
                          <w:rFonts w:cs="Calibri"/>
                          <w:color w:val="FFFFFF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bookmarkStart w:id="1" w:name="_Hlk107562098"/>
      <w:bookmarkEnd w:id="1"/>
      <w:r>
        <w:rPr>
          <w:noProof/>
          <w:lang w:val="en-US"/>
        </w:rPr>
        <w:t xml:space="preserve"> </w:t>
      </w:r>
    </w:p>
    <w:p w14:paraId="34E8C8B3" w14:textId="33F66BE9" w:rsidR="00386BF1" w:rsidRDefault="00056F66" w:rsidP="000863A0">
      <w:pPr>
        <w:pStyle w:val="Heading1"/>
        <w:numPr>
          <w:ilvl w:val="0"/>
          <w:numId w:val="0"/>
        </w:numPr>
        <w:ind w:left="360" w:hanging="360"/>
        <w:rPr>
          <w:lang w:val="en-US"/>
        </w:rPr>
      </w:pPr>
      <w:bookmarkStart w:id="2" w:name="_Toc117602840"/>
      <w:r>
        <w:rPr>
          <w:lang w:val="en-US"/>
        </w:rPr>
        <w:lastRenderedPageBreak/>
        <w:t>HALAMAN PENGESAHAN</w:t>
      </w:r>
      <w:bookmarkEnd w:id="2"/>
    </w:p>
    <w:tbl>
      <w:tblPr>
        <w:tblW w:w="988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4110"/>
        <w:gridCol w:w="1418"/>
        <w:gridCol w:w="2693"/>
      </w:tblGrid>
      <w:tr w:rsidR="0090795B" w:rsidRPr="005B46E3" w14:paraId="20F03362" w14:textId="77777777" w:rsidTr="00623825">
        <w:trPr>
          <w:trHeight w:hRule="exact" w:val="65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vAlign w:val="center"/>
          </w:tcPr>
          <w:p w14:paraId="31194D2B" w14:textId="77777777" w:rsidR="0090795B" w:rsidRPr="005B46E3" w:rsidRDefault="0090795B" w:rsidP="00623825">
            <w:pPr>
              <w:pStyle w:val="Normal1"/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5B46E3">
              <w:rPr>
                <w:rFonts w:ascii="Arial" w:hAnsi="Arial" w:cs="Arial"/>
                <w:b/>
                <w:bCs/>
                <w:sz w:val="22"/>
                <w:szCs w:val="22"/>
                <w:u w:val="single"/>
              </w:rPr>
              <w:br w:type="page"/>
            </w:r>
            <w:r w:rsidRPr="005B46E3">
              <w:rPr>
                <w:rFonts w:ascii="Arial" w:hAnsi="Arial" w:cs="Arial"/>
                <w:b/>
                <w:bCs/>
                <w:sz w:val="22"/>
                <w:szCs w:val="22"/>
              </w:rPr>
              <w:t>ITEM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BFBFBF"/>
            <w:vAlign w:val="center"/>
          </w:tcPr>
          <w:p w14:paraId="32B23F11" w14:textId="77777777" w:rsidR="0090795B" w:rsidRPr="005B46E3" w:rsidRDefault="0090795B" w:rsidP="00623825">
            <w:pPr>
              <w:pStyle w:val="Normal1"/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5B46E3">
              <w:rPr>
                <w:rFonts w:ascii="Arial" w:hAnsi="Arial" w:cs="Arial"/>
                <w:b/>
                <w:bCs/>
                <w:sz w:val="22"/>
                <w:szCs w:val="22"/>
              </w:rPr>
              <w:t>NAMA &amp; JABATAN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vAlign w:val="center"/>
          </w:tcPr>
          <w:p w14:paraId="7B2A3DD9" w14:textId="77777777" w:rsidR="0090795B" w:rsidRPr="005B46E3" w:rsidRDefault="0090795B" w:rsidP="00623825">
            <w:pPr>
              <w:pStyle w:val="Normal1"/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</w:pPr>
            <w:r w:rsidRPr="005B46E3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TANGGAL</w:t>
            </w: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vAlign w:val="center"/>
          </w:tcPr>
          <w:p w14:paraId="1E93A366" w14:textId="77777777" w:rsidR="0090795B" w:rsidRPr="005B46E3" w:rsidRDefault="0090795B" w:rsidP="00623825">
            <w:pPr>
              <w:pStyle w:val="Normal1"/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</w:pPr>
            <w:r w:rsidRPr="005B46E3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TANDA TANGAN</w:t>
            </w:r>
          </w:p>
        </w:tc>
      </w:tr>
      <w:tr w:rsidR="0090795B" w:rsidRPr="005B46E3" w14:paraId="3F37042C" w14:textId="77777777" w:rsidTr="00623825">
        <w:trPr>
          <w:trHeight w:hRule="exact" w:val="124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9EFFA56" w14:textId="77777777" w:rsidR="0090795B" w:rsidRPr="005B46E3" w:rsidRDefault="0090795B" w:rsidP="00623825">
            <w:pPr>
              <w:spacing w:before="200" w:line="360" w:lineRule="auto"/>
              <w:rPr>
                <w:rFonts w:cs="Arial"/>
                <w:lang w:val="en-US"/>
              </w:rPr>
            </w:pPr>
            <w:proofErr w:type="spellStart"/>
            <w:r w:rsidRPr="005B46E3">
              <w:rPr>
                <w:rFonts w:cs="Arial"/>
                <w:lang w:val="en-US"/>
              </w:rPr>
              <w:t>Dibuat</w:t>
            </w:r>
            <w:proofErr w:type="spellEnd"/>
            <w:r w:rsidRPr="005B46E3">
              <w:rPr>
                <w:rFonts w:cs="Arial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466396E0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59FDCD9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0E869FF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90795B" w:rsidRPr="005B46E3" w14:paraId="2AD21683" w14:textId="77777777" w:rsidTr="00623825">
        <w:trPr>
          <w:trHeight w:hRule="exact" w:val="124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CA7F017" w14:textId="77777777" w:rsidR="0090795B" w:rsidRPr="005B46E3" w:rsidRDefault="0090795B" w:rsidP="00623825">
            <w:pPr>
              <w:spacing w:before="200" w:line="360" w:lineRule="auto"/>
              <w:rPr>
                <w:rFonts w:cs="Arial"/>
                <w:lang w:val="en-US"/>
              </w:rPr>
            </w:pPr>
            <w:proofErr w:type="spellStart"/>
            <w:r w:rsidRPr="005B46E3">
              <w:rPr>
                <w:rFonts w:cs="Arial"/>
                <w:lang w:val="en-US"/>
              </w:rPr>
              <w:t>Disusun</w:t>
            </w:r>
            <w:proofErr w:type="spellEnd"/>
            <w:r w:rsidRPr="005B46E3">
              <w:rPr>
                <w:rFonts w:cs="Arial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11B26F9C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5707191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C17C80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90795B" w:rsidRPr="005B46E3" w14:paraId="668321B4" w14:textId="77777777" w:rsidTr="00623825">
        <w:trPr>
          <w:trHeight w:hRule="exact" w:val="1460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8B67B87" w14:textId="77777777" w:rsidR="0090795B" w:rsidRPr="005B46E3" w:rsidRDefault="0090795B" w:rsidP="00623825">
            <w:pPr>
              <w:rPr>
                <w:rFonts w:cs="Arial"/>
              </w:rPr>
            </w:pPr>
            <w:proofErr w:type="spellStart"/>
            <w:r w:rsidRPr="005B46E3">
              <w:rPr>
                <w:rFonts w:cs="Arial"/>
                <w:lang w:val="en-US"/>
              </w:rPr>
              <w:t>Disetujui</w:t>
            </w:r>
            <w:proofErr w:type="spellEnd"/>
            <w:r w:rsidRPr="005B46E3">
              <w:rPr>
                <w:rFonts w:cs="Arial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6BADBF02" w14:textId="77777777" w:rsidR="0090795B" w:rsidRPr="005B46E3" w:rsidRDefault="0090795B" w:rsidP="00623825">
            <w:pPr>
              <w:spacing w:before="200" w:line="360" w:lineRule="auto"/>
              <w:jc w:val="center"/>
              <w:rPr>
                <w:rFonts w:cs="Arial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385AF2F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A9E5080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90795B" w:rsidRPr="005B46E3" w14:paraId="06AA0CDC" w14:textId="77777777" w:rsidTr="00623825">
        <w:trPr>
          <w:trHeight w:hRule="exact" w:val="144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FB0E31C" w14:textId="77777777" w:rsidR="0090795B" w:rsidRPr="005B46E3" w:rsidRDefault="0090795B" w:rsidP="00623825">
            <w:pPr>
              <w:rPr>
                <w:rFonts w:cs="Arial"/>
              </w:rPr>
            </w:pPr>
            <w:proofErr w:type="spellStart"/>
            <w:r w:rsidRPr="005B46E3">
              <w:rPr>
                <w:rFonts w:cs="Arial"/>
                <w:lang w:val="en-US"/>
              </w:rPr>
              <w:t>Disetujui</w:t>
            </w:r>
            <w:proofErr w:type="spellEnd"/>
            <w:r w:rsidRPr="005B46E3">
              <w:rPr>
                <w:rFonts w:cs="Arial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50059884" w14:textId="77777777" w:rsidR="0090795B" w:rsidRPr="005B46E3" w:rsidRDefault="0090795B" w:rsidP="00623825">
            <w:pPr>
              <w:spacing w:before="200" w:line="360" w:lineRule="auto"/>
              <w:jc w:val="center"/>
              <w:rPr>
                <w:rFonts w:cs="Arial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1B8D6A6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B0F57DA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90795B" w:rsidRPr="005B46E3" w14:paraId="14227771" w14:textId="77777777" w:rsidTr="00623825">
        <w:trPr>
          <w:trHeight w:hRule="exact" w:val="144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4BC030D" w14:textId="77777777" w:rsidR="0090795B" w:rsidRPr="005B46E3" w:rsidRDefault="0090795B" w:rsidP="00623825">
            <w:pPr>
              <w:rPr>
                <w:rFonts w:cs="Arial"/>
              </w:rPr>
            </w:pPr>
            <w:proofErr w:type="spellStart"/>
            <w:r w:rsidRPr="005B46E3">
              <w:rPr>
                <w:rFonts w:cs="Arial"/>
                <w:lang w:val="en-US"/>
              </w:rPr>
              <w:t>Disetujui</w:t>
            </w:r>
            <w:proofErr w:type="spellEnd"/>
            <w:r w:rsidRPr="005B46E3">
              <w:rPr>
                <w:rFonts w:cs="Arial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7BCDED39" w14:textId="77777777" w:rsidR="0090795B" w:rsidRPr="005B46E3" w:rsidRDefault="0090795B" w:rsidP="00623825">
            <w:pPr>
              <w:spacing w:before="200" w:line="360" w:lineRule="auto"/>
              <w:jc w:val="center"/>
              <w:rPr>
                <w:rFonts w:cs="Arial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612AC4E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568E4E8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90795B" w:rsidRPr="005B46E3" w14:paraId="517CEE0F" w14:textId="77777777" w:rsidTr="00623825">
        <w:trPr>
          <w:trHeight w:hRule="exact" w:val="144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94CF7C1" w14:textId="77777777" w:rsidR="0090795B" w:rsidRPr="005B46E3" w:rsidRDefault="0090795B" w:rsidP="00623825">
            <w:pPr>
              <w:rPr>
                <w:rFonts w:cs="Arial"/>
              </w:rPr>
            </w:pPr>
            <w:proofErr w:type="spellStart"/>
            <w:r w:rsidRPr="005B46E3">
              <w:rPr>
                <w:rFonts w:cs="Arial"/>
                <w:lang w:val="en-US"/>
              </w:rPr>
              <w:t>Disetujui</w:t>
            </w:r>
            <w:proofErr w:type="spellEnd"/>
            <w:r w:rsidRPr="005B46E3">
              <w:rPr>
                <w:rFonts w:cs="Arial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68C96873" w14:textId="77777777" w:rsidR="0090795B" w:rsidRPr="005B46E3" w:rsidRDefault="0090795B" w:rsidP="00623825">
            <w:pPr>
              <w:spacing w:before="200" w:line="360" w:lineRule="auto"/>
              <w:jc w:val="center"/>
              <w:rPr>
                <w:rFonts w:cs="Arial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1B8EC9B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E59AE34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90795B" w:rsidRPr="005B46E3" w14:paraId="2260ED3B" w14:textId="77777777" w:rsidTr="00623825">
        <w:trPr>
          <w:trHeight w:hRule="exact" w:val="144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0C5A851" w14:textId="77777777" w:rsidR="0090795B" w:rsidRPr="005B46E3" w:rsidRDefault="0090795B" w:rsidP="00623825">
            <w:pPr>
              <w:rPr>
                <w:rFonts w:cs="Arial"/>
              </w:rPr>
            </w:pPr>
            <w:proofErr w:type="spellStart"/>
            <w:r w:rsidRPr="005B46E3">
              <w:rPr>
                <w:rFonts w:cs="Arial"/>
                <w:lang w:val="en-US"/>
              </w:rPr>
              <w:t>Disetujui</w:t>
            </w:r>
            <w:proofErr w:type="spellEnd"/>
            <w:r w:rsidRPr="005B46E3">
              <w:rPr>
                <w:rFonts w:cs="Arial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79D6F05B" w14:textId="77777777" w:rsidR="0090795B" w:rsidRPr="005B46E3" w:rsidRDefault="0090795B" w:rsidP="00623825">
            <w:pPr>
              <w:spacing w:before="200" w:line="360" w:lineRule="auto"/>
              <w:jc w:val="center"/>
              <w:rPr>
                <w:rFonts w:cs="Arial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CFD775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1897BD8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90795B" w:rsidRPr="005B46E3" w14:paraId="5BFC1E38" w14:textId="77777777" w:rsidTr="00623825">
        <w:trPr>
          <w:trHeight w:hRule="exact" w:val="144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02C525D" w14:textId="77777777" w:rsidR="0090795B" w:rsidRDefault="0090795B" w:rsidP="00623825">
            <w:pPr>
              <w:rPr>
                <w:rFonts w:cs="Arial"/>
                <w:lang w:val="en-US"/>
              </w:rPr>
            </w:pPr>
            <w:proofErr w:type="spellStart"/>
            <w:r w:rsidRPr="005B46E3">
              <w:rPr>
                <w:rFonts w:cs="Arial"/>
                <w:lang w:val="en-US"/>
              </w:rPr>
              <w:t>Disetujui</w:t>
            </w:r>
            <w:proofErr w:type="spellEnd"/>
            <w:r w:rsidRPr="005B46E3">
              <w:rPr>
                <w:rFonts w:cs="Arial"/>
                <w:lang w:val="en-US"/>
              </w:rPr>
              <w:t xml:space="preserve"> Oleh</w:t>
            </w:r>
          </w:p>
          <w:p w14:paraId="38960114" w14:textId="77777777" w:rsidR="00832513" w:rsidRPr="00832513" w:rsidRDefault="00832513" w:rsidP="00832513">
            <w:pPr>
              <w:rPr>
                <w:rFonts w:cs="Arial"/>
              </w:rPr>
            </w:pPr>
          </w:p>
          <w:p w14:paraId="371EE960" w14:textId="77777777" w:rsidR="00832513" w:rsidRPr="00832513" w:rsidRDefault="00832513" w:rsidP="00832513">
            <w:pPr>
              <w:rPr>
                <w:rFonts w:cs="Arial"/>
              </w:rPr>
            </w:pPr>
          </w:p>
          <w:p w14:paraId="6EF9FE41" w14:textId="77777777" w:rsidR="00832513" w:rsidRPr="00832513" w:rsidRDefault="00832513" w:rsidP="00832513">
            <w:pPr>
              <w:rPr>
                <w:rFonts w:cs="Arial"/>
              </w:rPr>
            </w:pPr>
          </w:p>
          <w:p w14:paraId="04CD1763" w14:textId="77777777" w:rsidR="00832513" w:rsidRPr="00832513" w:rsidRDefault="00832513" w:rsidP="00832513">
            <w:pPr>
              <w:rPr>
                <w:rFonts w:cs="Arial"/>
              </w:rPr>
            </w:pPr>
          </w:p>
          <w:p w14:paraId="6290738F" w14:textId="77777777" w:rsidR="00832513" w:rsidRPr="00832513" w:rsidRDefault="00832513" w:rsidP="00832513">
            <w:pPr>
              <w:rPr>
                <w:rFonts w:cs="Arial"/>
              </w:rPr>
            </w:pPr>
          </w:p>
          <w:p w14:paraId="6299CBA1" w14:textId="77777777" w:rsidR="00832513" w:rsidRPr="00832513" w:rsidRDefault="00832513" w:rsidP="00832513">
            <w:pPr>
              <w:rPr>
                <w:rFonts w:cs="Arial"/>
              </w:rPr>
            </w:pPr>
          </w:p>
          <w:p w14:paraId="7B79A927" w14:textId="5AAE0F9C" w:rsidR="00832513" w:rsidRPr="00832513" w:rsidRDefault="00832513" w:rsidP="00832513">
            <w:pPr>
              <w:rPr>
                <w:rFonts w:cs="Arial"/>
              </w:rPr>
            </w:pP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055B2A44" w14:textId="77777777" w:rsidR="0090795B" w:rsidRPr="005B46E3" w:rsidRDefault="0090795B" w:rsidP="00623825">
            <w:pPr>
              <w:spacing w:before="200" w:line="360" w:lineRule="auto"/>
              <w:jc w:val="center"/>
              <w:rPr>
                <w:rFonts w:cs="Arial"/>
                <w:b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571382A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3846558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  <w:p w14:paraId="7930C2BF" w14:textId="77777777" w:rsidR="0090795B" w:rsidRPr="005B46E3" w:rsidRDefault="0090795B" w:rsidP="00623825">
            <w:pPr>
              <w:rPr>
                <w:rFonts w:cs="Arial"/>
                <w:lang w:val="en-US" w:eastAsia="fr-FR"/>
              </w:rPr>
            </w:pPr>
          </w:p>
          <w:p w14:paraId="5EAC1B29" w14:textId="77777777" w:rsidR="0090795B" w:rsidRPr="005B46E3" w:rsidRDefault="0090795B" w:rsidP="00623825">
            <w:pPr>
              <w:rPr>
                <w:rFonts w:cs="Arial"/>
                <w:lang w:val="en-US" w:eastAsia="fr-FR"/>
              </w:rPr>
            </w:pPr>
          </w:p>
          <w:p w14:paraId="0B9AE4D1" w14:textId="77777777" w:rsidR="0090795B" w:rsidRPr="005B46E3" w:rsidRDefault="0090795B" w:rsidP="00623825">
            <w:pPr>
              <w:rPr>
                <w:rFonts w:cs="Arial"/>
                <w:lang w:val="en-US" w:eastAsia="fr-FR"/>
              </w:rPr>
            </w:pPr>
          </w:p>
          <w:p w14:paraId="5048CF23" w14:textId="77777777" w:rsidR="0090795B" w:rsidRPr="005B46E3" w:rsidRDefault="0090795B" w:rsidP="00623825">
            <w:pPr>
              <w:rPr>
                <w:rFonts w:cs="Arial"/>
                <w:lang w:val="en-US" w:eastAsia="fr-FR"/>
              </w:rPr>
            </w:pPr>
          </w:p>
          <w:p w14:paraId="143F47CF" w14:textId="77777777" w:rsidR="0090795B" w:rsidRPr="005B46E3" w:rsidRDefault="0090795B" w:rsidP="00623825">
            <w:pPr>
              <w:rPr>
                <w:rFonts w:cs="Arial"/>
                <w:lang w:val="en-US" w:eastAsia="fr-FR"/>
              </w:rPr>
            </w:pPr>
          </w:p>
          <w:p w14:paraId="5AB29EB9" w14:textId="77777777" w:rsidR="0090795B" w:rsidRPr="005B46E3" w:rsidRDefault="0090795B" w:rsidP="00623825">
            <w:pPr>
              <w:rPr>
                <w:rFonts w:cs="Arial"/>
                <w:lang w:val="en-US" w:eastAsia="fr-FR"/>
              </w:rPr>
            </w:pPr>
          </w:p>
          <w:p w14:paraId="118006D6" w14:textId="77777777" w:rsidR="0090795B" w:rsidRPr="005B46E3" w:rsidRDefault="0090795B" w:rsidP="00623825">
            <w:pPr>
              <w:rPr>
                <w:rFonts w:cs="Arial"/>
                <w:lang w:val="en-US" w:eastAsia="fr-FR"/>
              </w:rPr>
            </w:pPr>
          </w:p>
          <w:p w14:paraId="7792FB3B" w14:textId="77777777" w:rsidR="0090795B" w:rsidRPr="005B46E3" w:rsidRDefault="0090795B" w:rsidP="00623825">
            <w:pPr>
              <w:rPr>
                <w:rFonts w:cs="Arial"/>
                <w:lang w:val="en-US" w:eastAsia="fr-FR"/>
              </w:rPr>
            </w:pPr>
          </w:p>
          <w:p w14:paraId="5CBD0F2D" w14:textId="77777777" w:rsidR="0090795B" w:rsidRPr="005B46E3" w:rsidRDefault="0090795B" w:rsidP="00623825">
            <w:pPr>
              <w:rPr>
                <w:rFonts w:cs="Arial"/>
                <w:lang w:val="en-US" w:eastAsia="fr-FR"/>
              </w:rPr>
            </w:pPr>
          </w:p>
        </w:tc>
      </w:tr>
      <w:tr w:rsidR="0090795B" w:rsidRPr="005B46E3" w14:paraId="2C465C92" w14:textId="77777777" w:rsidTr="00623825">
        <w:trPr>
          <w:trHeight w:hRule="exact" w:val="144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2202142" w14:textId="77777777" w:rsidR="0090795B" w:rsidRPr="005B46E3" w:rsidRDefault="0090795B" w:rsidP="00623825">
            <w:pPr>
              <w:rPr>
                <w:rFonts w:cs="Arial"/>
              </w:rPr>
            </w:pPr>
            <w:proofErr w:type="spellStart"/>
            <w:r w:rsidRPr="005B46E3">
              <w:rPr>
                <w:rFonts w:cs="Arial"/>
                <w:lang w:val="en-US"/>
              </w:rPr>
              <w:t>Disetujui</w:t>
            </w:r>
            <w:proofErr w:type="spellEnd"/>
            <w:r w:rsidRPr="005B46E3">
              <w:rPr>
                <w:rFonts w:cs="Arial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55A8D5CA" w14:textId="77777777" w:rsidR="0090795B" w:rsidRPr="005B46E3" w:rsidRDefault="0090795B" w:rsidP="00623825">
            <w:pPr>
              <w:spacing w:before="200" w:line="360" w:lineRule="auto"/>
              <w:jc w:val="center"/>
              <w:rPr>
                <w:rFonts w:cs="Arial"/>
                <w:b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163D21" w14:textId="77777777" w:rsidR="0090795B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  <w:p w14:paraId="616ED64A" w14:textId="77777777" w:rsidR="00C70909" w:rsidRPr="00C70909" w:rsidRDefault="00C70909" w:rsidP="00C70909">
            <w:pPr>
              <w:rPr>
                <w:lang w:val="en-US" w:eastAsia="fr-FR"/>
              </w:rPr>
            </w:pPr>
          </w:p>
          <w:p w14:paraId="038966D1" w14:textId="77777777" w:rsidR="00C70909" w:rsidRPr="00C70909" w:rsidRDefault="00C70909" w:rsidP="00C70909">
            <w:pPr>
              <w:rPr>
                <w:lang w:val="en-US" w:eastAsia="fr-FR"/>
              </w:rPr>
            </w:pPr>
          </w:p>
          <w:p w14:paraId="52A2B820" w14:textId="77777777" w:rsidR="00C70909" w:rsidRPr="00C70909" w:rsidRDefault="00C70909" w:rsidP="00C70909">
            <w:pPr>
              <w:rPr>
                <w:lang w:val="en-US" w:eastAsia="fr-FR"/>
              </w:rPr>
            </w:pPr>
          </w:p>
          <w:p w14:paraId="491E871D" w14:textId="493A0A1C" w:rsidR="00C70909" w:rsidRPr="00C70909" w:rsidRDefault="00C70909" w:rsidP="00C70909">
            <w:pPr>
              <w:jc w:val="center"/>
              <w:rPr>
                <w:lang w:val="en-US" w:eastAsia="fr-FR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283AD7C" w14:textId="77777777" w:rsidR="0090795B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  <w:p w14:paraId="31DBCEB8" w14:textId="77777777" w:rsidR="0000381F" w:rsidRPr="0000381F" w:rsidRDefault="0000381F" w:rsidP="0000381F">
            <w:pPr>
              <w:rPr>
                <w:lang w:val="en-US" w:eastAsia="fr-FR"/>
              </w:rPr>
            </w:pPr>
          </w:p>
          <w:p w14:paraId="135315BF" w14:textId="77777777" w:rsidR="0000381F" w:rsidRPr="0000381F" w:rsidRDefault="0000381F" w:rsidP="0000381F">
            <w:pPr>
              <w:rPr>
                <w:lang w:val="en-US" w:eastAsia="fr-FR"/>
              </w:rPr>
            </w:pPr>
          </w:p>
          <w:p w14:paraId="4AA8C4FB" w14:textId="77777777" w:rsidR="0000381F" w:rsidRPr="0000381F" w:rsidRDefault="0000381F" w:rsidP="0000381F">
            <w:pPr>
              <w:rPr>
                <w:lang w:val="en-US" w:eastAsia="fr-FR"/>
              </w:rPr>
            </w:pPr>
          </w:p>
          <w:p w14:paraId="3332507B" w14:textId="7575FE46" w:rsidR="0000381F" w:rsidRPr="0000381F" w:rsidRDefault="0000381F" w:rsidP="0000381F">
            <w:pPr>
              <w:jc w:val="center"/>
              <w:rPr>
                <w:lang w:val="en-US" w:eastAsia="fr-FR"/>
              </w:rPr>
            </w:pPr>
          </w:p>
        </w:tc>
      </w:tr>
      <w:tr w:rsidR="0090795B" w:rsidRPr="005B46E3" w14:paraId="7A2A2DBF" w14:textId="77777777" w:rsidTr="00623825">
        <w:trPr>
          <w:trHeight w:hRule="exact" w:val="1433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25A175F" w14:textId="77777777" w:rsidR="0090795B" w:rsidRPr="005B46E3" w:rsidRDefault="0090795B" w:rsidP="00623825">
            <w:pPr>
              <w:rPr>
                <w:rFonts w:cs="Arial"/>
              </w:rPr>
            </w:pPr>
            <w:proofErr w:type="spellStart"/>
            <w:r w:rsidRPr="005B46E3">
              <w:rPr>
                <w:rFonts w:cs="Arial"/>
                <w:lang w:val="en-US"/>
              </w:rPr>
              <w:lastRenderedPageBreak/>
              <w:t>Disetujui</w:t>
            </w:r>
            <w:proofErr w:type="spellEnd"/>
            <w:r w:rsidRPr="005B46E3">
              <w:rPr>
                <w:rFonts w:cs="Arial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753F522D" w14:textId="77777777" w:rsidR="0090795B" w:rsidRPr="005B46E3" w:rsidRDefault="0090795B" w:rsidP="00623825">
            <w:pPr>
              <w:spacing w:before="200" w:line="360" w:lineRule="auto"/>
              <w:jc w:val="center"/>
              <w:rPr>
                <w:rFonts w:cs="Arial"/>
                <w:b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940912B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D0DEC2C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90795B" w:rsidRPr="005B46E3" w14:paraId="635F62A4" w14:textId="77777777" w:rsidTr="00623825">
        <w:trPr>
          <w:trHeight w:hRule="exact" w:val="1433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29E974" w14:textId="77777777" w:rsidR="0090795B" w:rsidRPr="005B46E3" w:rsidRDefault="0090795B" w:rsidP="00623825">
            <w:pPr>
              <w:rPr>
                <w:rFonts w:cs="Arial"/>
                <w:lang w:val="en-US"/>
              </w:rPr>
            </w:pPr>
            <w:proofErr w:type="spellStart"/>
            <w:r w:rsidRPr="005B46E3">
              <w:rPr>
                <w:rFonts w:cs="Arial"/>
                <w:lang w:val="en-US"/>
              </w:rPr>
              <w:t>Disetujui</w:t>
            </w:r>
            <w:proofErr w:type="spellEnd"/>
            <w:r w:rsidRPr="005B46E3">
              <w:rPr>
                <w:rFonts w:cs="Arial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45EDE4BA" w14:textId="77777777" w:rsidR="0090795B" w:rsidRPr="005B46E3" w:rsidRDefault="0090795B" w:rsidP="00623825">
            <w:pPr>
              <w:spacing w:before="200" w:line="360" w:lineRule="auto"/>
              <w:jc w:val="center"/>
              <w:rPr>
                <w:rFonts w:cs="Arial"/>
                <w:b/>
                <w:bCs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26C8863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8B92F7C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90795B" w:rsidRPr="005B46E3" w14:paraId="7CE0EC2B" w14:textId="77777777" w:rsidTr="00623825">
        <w:trPr>
          <w:trHeight w:hRule="exact" w:val="1433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D580910" w14:textId="77777777" w:rsidR="0090795B" w:rsidRPr="005B46E3" w:rsidRDefault="0090795B" w:rsidP="00623825">
            <w:pPr>
              <w:rPr>
                <w:rFonts w:cs="Arial"/>
                <w:lang w:val="en-US"/>
              </w:rPr>
            </w:pPr>
            <w:proofErr w:type="spellStart"/>
            <w:r w:rsidRPr="005B46E3">
              <w:rPr>
                <w:rFonts w:cs="Arial"/>
                <w:lang w:val="en-US"/>
              </w:rPr>
              <w:t>Disetujui</w:t>
            </w:r>
            <w:proofErr w:type="spellEnd"/>
            <w:r w:rsidRPr="005B46E3">
              <w:rPr>
                <w:rFonts w:cs="Arial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1560A2B3" w14:textId="77777777" w:rsidR="0090795B" w:rsidRPr="005B46E3" w:rsidRDefault="0090795B" w:rsidP="00623825">
            <w:pPr>
              <w:spacing w:before="200" w:line="360" w:lineRule="auto"/>
              <w:jc w:val="center"/>
              <w:rPr>
                <w:rFonts w:cs="Arial"/>
                <w:b/>
                <w:bCs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74E787B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870DD26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90795B" w:rsidRPr="005B46E3" w14:paraId="503E2562" w14:textId="77777777" w:rsidTr="00623825">
        <w:trPr>
          <w:trHeight w:hRule="exact" w:val="1433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BD12701" w14:textId="77777777" w:rsidR="0090795B" w:rsidRPr="005B46E3" w:rsidRDefault="0090795B" w:rsidP="00623825">
            <w:pPr>
              <w:rPr>
                <w:rFonts w:cs="Arial"/>
                <w:lang w:val="en-US"/>
              </w:rPr>
            </w:pPr>
            <w:proofErr w:type="spellStart"/>
            <w:r w:rsidRPr="005B46E3">
              <w:rPr>
                <w:rFonts w:cs="Arial"/>
                <w:lang w:val="en-US"/>
              </w:rPr>
              <w:t>Disetujui</w:t>
            </w:r>
            <w:proofErr w:type="spellEnd"/>
            <w:r w:rsidRPr="005B46E3">
              <w:rPr>
                <w:rFonts w:cs="Arial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01D23519" w14:textId="77777777" w:rsidR="0090795B" w:rsidRPr="005B46E3" w:rsidRDefault="0090795B" w:rsidP="00623825">
            <w:pPr>
              <w:spacing w:before="200" w:line="360" w:lineRule="auto"/>
              <w:jc w:val="center"/>
              <w:rPr>
                <w:rFonts w:cs="Arial"/>
                <w:b/>
                <w:bCs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84BAA7D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9D87647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90795B" w:rsidRPr="005B46E3" w14:paraId="098EF39D" w14:textId="77777777" w:rsidTr="00623825">
        <w:trPr>
          <w:trHeight w:hRule="exact" w:val="1433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B2D0527" w14:textId="77777777" w:rsidR="0090795B" w:rsidRPr="005B46E3" w:rsidRDefault="0090795B" w:rsidP="00623825">
            <w:pPr>
              <w:rPr>
                <w:rFonts w:cs="Arial"/>
                <w:lang w:val="en-US"/>
              </w:rPr>
            </w:pPr>
            <w:proofErr w:type="spellStart"/>
            <w:r w:rsidRPr="005B46E3">
              <w:rPr>
                <w:rFonts w:cs="Arial"/>
                <w:lang w:val="en-US"/>
              </w:rPr>
              <w:t>Disetujui</w:t>
            </w:r>
            <w:proofErr w:type="spellEnd"/>
            <w:r w:rsidRPr="005B46E3">
              <w:rPr>
                <w:rFonts w:cs="Arial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092BA03C" w14:textId="77777777" w:rsidR="0090795B" w:rsidRPr="005B46E3" w:rsidRDefault="0090795B" w:rsidP="00623825">
            <w:pPr>
              <w:spacing w:before="200" w:line="360" w:lineRule="auto"/>
              <w:jc w:val="center"/>
              <w:rPr>
                <w:rFonts w:cs="Arial"/>
                <w:b/>
                <w:bCs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9AEC309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7D14AC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90795B" w:rsidRPr="005B46E3" w14:paraId="21DA7221" w14:textId="77777777" w:rsidTr="00623825">
        <w:trPr>
          <w:trHeight w:hRule="exact" w:val="144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C247B84" w14:textId="77777777" w:rsidR="0090795B" w:rsidRPr="005B46E3" w:rsidRDefault="0090795B" w:rsidP="00623825">
            <w:pPr>
              <w:rPr>
                <w:rFonts w:cs="Arial"/>
              </w:rPr>
            </w:pPr>
            <w:proofErr w:type="spellStart"/>
            <w:r w:rsidRPr="005B46E3">
              <w:rPr>
                <w:rFonts w:cs="Arial"/>
                <w:lang w:val="en-US"/>
              </w:rPr>
              <w:t>Disetujui</w:t>
            </w:r>
            <w:proofErr w:type="spellEnd"/>
            <w:r w:rsidRPr="005B46E3">
              <w:rPr>
                <w:rFonts w:cs="Arial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2EA35A9C" w14:textId="77777777" w:rsidR="0090795B" w:rsidRPr="005B46E3" w:rsidRDefault="0090795B" w:rsidP="00623825">
            <w:pPr>
              <w:spacing w:before="200" w:line="360" w:lineRule="auto"/>
              <w:jc w:val="center"/>
              <w:rPr>
                <w:rFonts w:cs="Arial"/>
                <w:b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BD7DC7A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3320AF0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90795B" w:rsidRPr="005B46E3" w14:paraId="3208739C" w14:textId="77777777" w:rsidTr="00623825">
        <w:trPr>
          <w:trHeight w:hRule="exact" w:val="153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5926C4" w14:textId="77777777" w:rsidR="0090795B" w:rsidRPr="005B46E3" w:rsidRDefault="0090795B" w:rsidP="00623825">
            <w:pPr>
              <w:rPr>
                <w:rFonts w:cs="Arial"/>
                <w:lang w:val="en-US"/>
              </w:rPr>
            </w:pPr>
            <w:proofErr w:type="spellStart"/>
            <w:r w:rsidRPr="005B46E3">
              <w:rPr>
                <w:rFonts w:cs="Arial"/>
                <w:lang w:val="en-US"/>
              </w:rPr>
              <w:t>Disetujui</w:t>
            </w:r>
            <w:proofErr w:type="spellEnd"/>
            <w:r w:rsidRPr="005B46E3">
              <w:rPr>
                <w:rFonts w:cs="Arial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7B3111AE" w14:textId="77777777" w:rsidR="0090795B" w:rsidRPr="005B46E3" w:rsidRDefault="0090795B" w:rsidP="00623825">
            <w:pPr>
              <w:spacing w:before="200" w:line="360" w:lineRule="auto"/>
              <w:jc w:val="center"/>
              <w:rPr>
                <w:rFonts w:cs="Arial"/>
                <w:b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480304E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4C9EFFC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90795B" w:rsidRPr="005B46E3" w14:paraId="112BF1A3" w14:textId="77777777" w:rsidTr="00623825">
        <w:trPr>
          <w:trHeight w:hRule="exact" w:val="1613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947F214" w14:textId="77777777" w:rsidR="0090795B" w:rsidRPr="005B46E3" w:rsidRDefault="0090795B" w:rsidP="00623825">
            <w:pPr>
              <w:rPr>
                <w:rFonts w:cs="Arial"/>
                <w:lang w:val="en-US"/>
              </w:rPr>
            </w:pPr>
            <w:proofErr w:type="spellStart"/>
            <w:r w:rsidRPr="005B46E3">
              <w:rPr>
                <w:rFonts w:cs="Arial"/>
                <w:lang w:val="en-US"/>
              </w:rPr>
              <w:t>Disetujui</w:t>
            </w:r>
            <w:proofErr w:type="spellEnd"/>
            <w:r w:rsidRPr="005B46E3">
              <w:rPr>
                <w:rFonts w:cs="Arial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281EAAE8" w14:textId="77777777" w:rsidR="0090795B" w:rsidRPr="005B46E3" w:rsidRDefault="0090795B" w:rsidP="00623825">
            <w:pPr>
              <w:spacing w:before="200" w:line="360" w:lineRule="auto"/>
              <w:jc w:val="center"/>
              <w:rPr>
                <w:rFonts w:cs="Arial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B8F3E41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1541165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90795B" w:rsidRPr="005B46E3" w14:paraId="6B949BC6" w14:textId="77777777" w:rsidTr="00623825">
        <w:trPr>
          <w:trHeight w:hRule="exact" w:val="1613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DE1B88E" w14:textId="77777777" w:rsidR="0090795B" w:rsidRPr="005B46E3" w:rsidRDefault="0090795B" w:rsidP="00623825">
            <w:pPr>
              <w:rPr>
                <w:rFonts w:cs="Arial"/>
                <w:lang w:val="en-US"/>
              </w:rPr>
            </w:pPr>
            <w:proofErr w:type="spellStart"/>
            <w:r w:rsidRPr="005B46E3">
              <w:rPr>
                <w:rFonts w:cs="Arial"/>
                <w:lang w:val="en-US"/>
              </w:rPr>
              <w:t>Disetujui</w:t>
            </w:r>
            <w:proofErr w:type="spellEnd"/>
            <w:r w:rsidRPr="005B46E3">
              <w:rPr>
                <w:rFonts w:cs="Arial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377209B9" w14:textId="77777777" w:rsidR="0090795B" w:rsidRPr="005B46E3" w:rsidRDefault="0090795B" w:rsidP="00623825">
            <w:pPr>
              <w:spacing w:before="200" w:line="360" w:lineRule="auto"/>
              <w:jc w:val="center"/>
              <w:rPr>
                <w:rFonts w:cs="Arial"/>
                <w:i/>
                <w:iCs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EBD02E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D9E439C" w14:textId="77777777" w:rsidR="0090795B" w:rsidRPr="005B46E3" w:rsidRDefault="0090795B" w:rsidP="00623825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</w:tbl>
    <w:p w14:paraId="0E907307" w14:textId="5C11C757" w:rsidR="000863A0" w:rsidRDefault="000863A0" w:rsidP="000863A0">
      <w:pPr>
        <w:rPr>
          <w:lang w:val="en-US"/>
        </w:rPr>
        <w:sectPr w:rsidR="000863A0" w:rsidSect="0000381F">
          <w:headerReference w:type="default" r:id="rId15"/>
          <w:footerReference w:type="default" r:id="rId16"/>
          <w:pgSz w:w="11906" w:h="16838"/>
          <w:pgMar w:top="1440" w:right="1440" w:bottom="1440" w:left="1440" w:header="0" w:footer="0" w:gutter="0"/>
          <w:pgNumType w:fmt="lowerRoman" w:start="1"/>
          <w:cols w:space="708"/>
          <w:docGrid w:linePitch="360"/>
        </w:sectPr>
      </w:pPr>
    </w:p>
    <w:p w14:paraId="5A7DF72B" w14:textId="4FC2B6F9" w:rsidR="000863A0" w:rsidRDefault="000863A0" w:rsidP="00EC5534">
      <w:pPr>
        <w:pStyle w:val="Heading1"/>
        <w:numPr>
          <w:ilvl w:val="0"/>
          <w:numId w:val="0"/>
        </w:numPr>
        <w:ind w:left="360" w:hanging="360"/>
      </w:pPr>
      <w:bookmarkStart w:id="3" w:name="_Toc117602841"/>
      <w:r>
        <w:lastRenderedPageBreak/>
        <w:t>HALAMAN RIWAYAT PERBAIKAN</w:t>
      </w:r>
      <w:bookmarkEnd w:id="3"/>
    </w:p>
    <w:tbl>
      <w:tblPr>
        <w:tblW w:w="96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2167"/>
        <w:gridCol w:w="1985"/>
        <w:gridCol w:w="4536"/>
      </w:tblGrid>
      <w:tr w:rsidR="00506999" w:rsidRPr="005B46E3" w14:paraId="36B133A1" w14:textId="77777777" w:rsidTr="00623825">
        <w:trPr>
          <w:trHeight w:hRule="exact" w:val="1319"/>
        </w:trPr>
        <w:tc>
          <w:tcPr>
            <w:tcW w:w="918" w:type="dxa"/>
            <w:shd w:val="clear" w:color="auto" w:fill="BFBFBF"/>
            <w:vAlign w:val="center"/>
          </w:tcPr>
          <w:p w14:paraId="63E0D906" w14:textId="77777777" w:rsidR="00506999" w:rsidRPr="005B46E3" w:rsidRDefault="00506999" w:rsidP="00623825">
            <w:pPr>
              <w:pStyle w:val="Normal1"/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id-ID"/>
              </w:rPr>
            </w:pPr>
            <w:r w:rsidRPr="005B46E3">
              <w:rPr>
                <w:rFonts w:ascii="Arial" w:hAnsi="Arial" w:cs="Arial"/>
                <w:b/>
                <w:bCs/>
                <w:sz w:val="22"/>
                <w:szCs w:val="22"/>
                <w:u w:val="single"/>
              </w:rPr>
              <w:br w:type="page"/>
            </w:r>
            <w:r w:rsidRPr="005B46E3">
              <w:rPr>
                <w:rFonts w:ascii="Arial" w:hAnsi="Arial" w:cs="Arial"/>
                <w:b/>
                <w:bCs/>
                <w:sz w:val="22"/>
                <w:szCs w:val="22"/>
                <w:lang w:val="id-ID"/>
              </w:rPr>
              <w:t>VERSI</w:t>
            </w:r>
          </w:p>
        </w:tc>
        <w:tc>
          <w:tcPr>
            <w:tcW w:w="2167" w:type="dxa"/>
            <w:shd w:val="clear" w:color="auto" w:fill="BFBFBF"/>
            <w:vAlign w:val="center"/>
          </w:tcPr>
          <w:p w14:paraId="43F2A368" w14:textId="77777777" w:rsidR="00506999" w:rsidRPr="005B46E3" w:rsidRDefault="00506999" w:rsidP="00623825">
            <w:pPr>
              <w:pStyle w:val="Normal1"/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id-ID"/>
              </w:rPr>
            </w:pPr>
            <w:r w:rsidRPr="005B46E3">
              <w:rPr>
                <w:rFonts w:ascii="Arial" w:hAnsi="Arial" w:cs="Arial"/>
                <w:b/>
                <w:bCs/>
                <w:sz w:val="22"/>
                <w:szCs w:val="22"/>
                <w:lang w:val="id-ID"/>
              </w:rPr>
              <w:t>TANGGAL</w:t>
            </w:r>
          </w:p>
        </w:tc>
        <w:tc>
          <w:tcPr>
            <w:tcW w:w="1985" w:type="dxa"/>
            <w:shd w:val="clear" w:color="auto" w:fill="BFBFBF"/>
            <w:vAlign w:val="center"/>
          </w:tcPr>
          <w:p w14:paraId="4E7399A8" w14:textId="77777777" w:rsidR="00506999" w:rsidRPr="005B46E3" w:rsidRDefault="00506999" w:rsidP="00623825">
            <w:pPr>
              <w:pStyle w:val="Normal1"/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n-US"/>
              </w:rPr>
            </w:pPr>
            <w:r w:rsidRPr="005B46E3">
              <w:rPr>
                <w:rFonts w:ascii="Arial" w:hAnsi="Arial" w:cs="Arial"/>
                <w:b/>
                <w:bCs/>
                <w:sz w:val="22"/>
                <w:szCs w:val="22"/>
                <w:lang w:val="en-US"/>
              </w:rPr>
              <w:t>AUTHOR</w:t>
            </w:r>
          </w:p>
        </w:tc>
        <w:tc>
          <w:tcPr>
            <w:tcW w:w="4536" w:type="dxa"/>
            <w:shd w:val="clear" w:color="auto" w:fill="BFBFBF"/>
            <w:vAlign w:val="center"/>
          </w:tcPr>
          <w:p w14:paraId="43DAA9CF" w14:textId="77777777" w:rsidR="00506999" w:rsidRPr="005B46E3" w:rsidRDefault="00506999" w:rsidP="00623825">
            <w:pPr>
              <w:pStyle w:val="Normal1"/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id-ID"/>
              </w:rPr>
            </w:pPr>
            <w:r w:rsidRPr="005B46E3">
              <w:rPr>
                <w:rFonts w:ascii="Arial" w:hAnsi="Arial" w:cs="Arial"/>
                <w:b/>
                <w:bCs/>
                <w:sz w:val="22"/>
                <w:szCs w:val="22"/>
                <w:lang w:val="id-ID"/>
              </w:rPr>
              <w:t>DESKRIPSI</w:t>
            </w:r>
          </w:p>
        </w:tc>
      </w:tr>
      <w:tr w:rsidR="00506999" w:rsidRPr="005B46E3" w14:paraId="06C00DC1" w14:textId="77777777" w:rsidTr="00623825">
        <w:trPr>
          <w:trHeight w:val="432"/>
        </w:trPr>
        <w:tc>
          <w:tcPr>
            <w:tcW w:w="918" w:type="dxa"/>
            <w:shd w:val="clear" w:color="auto" w:fill="auto"/>
            <w:vAlign w:val="center"/>
          </w:tcPr>
          <w:p w14:paraId="471681A0" w14:textId="2C6C3818" w:rsidR="00506999" w:rsidRPr="005B46E3" w:rsidRDefault="00C23E73" w:rsidP="00623825">
            <w:pPr>
              <w:pStyle w:val="TableText"/>
              <w:jc w:val="center"/>
              <w:rPr>
                <w:rFonts w:cs="Arial"/>
                <w:sz w:val="22"/>
                <w:szCs w:val="22"/>
                <w:lang w:val="en-US" w:eastAsia="en-US"/>
              </w:rPr>
            </w:pPr>
            <w:r>
              <w:rPr>
                <w:rFonts w:cs="Arial"/>
                <w:sz w:val="22"/>
                <w:szCs w:val="22"/>
                <w:lang w:val="en-US" w:eastAsia="en-US"/>
              </w:rPr>
              <w:t>1.0</w:t>
            </w:r>
          </w:p>
        </w:tc>
        <w:tc>
          <w:tcPr>
            <w:tcW w:w="2167" w:type="dxa"/>
            <w:shd w:val="clear" w:color="auto" w:fill="auto"/>
            <w:vAlign w:val="center"/>
          </w:tcPr>
          <w:p w14:paraId="4577C4AC" w14:textId="56F9AEF7" w:rsidR="00506999" w:rsidRPr="005B46E3" w:rsidRDefault="00506999" w:rsidP="00623825">
            <w:pPr>
              <w:pStyle w:val="TableText"/>
              <w:jc w:val="center"/>
              <w:rPr>
                <w:rFonts w:cs="Arial"/>
                <w:sz w:val="22"/>
                <w:szCs w:val="22"/>
                <w:lang w:val="en-GB" w:eastAsia="en-US"/>
              </w:rPr>
            </w:pPr>
          </w:p>
        </w:tc>
        <w:tc>
          <w:tcPr>
            <w:tcW w:w="1985" w:type="dxa"/>
            <w:vAlign w:val="center"/>
          </w:tcPr>
          <w:p w14:paraId="1EC0C364" w14:textId="541B3A7C" w:rsidR="00506999" w:rsidRPr="005B46E3" w:rsidRDefault="005B16EA" w:rsidP="00623825">
            <w:pPr>
              <w:pStyle w:val="TableText"/>
              <w:jc w:val="center"/>
              <w:rPr>
                <w:rFonts w:cs="Arial"/>
                <w:sz w:val="22"/>
                <w:szCs w:val="22"/>
                <w:lang w:val="en-GB" w:eastAsia="en-US"/>
              </w:rPr>
            </w:pPr>
            <w:proofErr w:type="spellStart"/>
            <w:r>
              <w:rPr>
                <w:rFonts w:cs="Arial"/>
                <w:sz w:val="22"/>
                <w:szCs w:val="22"/>
                <w:lang w:val="en-GB" w:eastAsia="en-US"/>
              </w:rPr>
              <w:t>Alvat</w:t>
            </w:r>
            <w:proofErr w:type="spellEnd"/>
            <w:r>
              <w:rPr>
                <w:rFonts w:cs="Arial"/>
                <w:sz w:val="22"/>
                <w:szCs w:val="22"/>
                <w:lang w:val="en-GB" w:eastAsia="en-US"/>
              </w:rPr>
              <w:t xml:space="preserve"> </w:t>
            </w:r>
            <w:proofErr w:type="spellStart"/>
            <w:r>
              <w:rPr>
                <w:rFonts w:cs="Arial"/>
                <w:sz w:val="22"/>
                <w:szCs w:val="22"/>
                <w:lang w:val="en-GB" w:eastAsia="en-US"/>
              </w:rPr>
              <w:t>Taupik</w:t>
            </w:r>
            <w:proofErr w:type="spellEnd"/>
          </w:p>
        </w:tc>
        <w:tc>
          <w:tcPr>
            <w:tcW w:w="4536" w:type="dxa"/>
            <w:shd w:val="clear" w:color="auto" w:fill="auto"/>
            <w:vAlign w:val="center"/>
          </w:tcPr>
          <w:p w14:paraId="6414A30D" w14:textId="4CBFD6BA" w:rsidR="00506999" w:rsidRPr="005B46E3" w:rsidRDefault="00001BB2" w:rsidP="00623825">
            <w:pPr>
              <w:pStyle w:val="TableText"/>
              <w:jc w:val="center"/>
              <w:rPr>
                <w:rFonts w:cs="Arial"/>
                <w:sz w:val="22"/>
                <w:szCs w:val="22"/>
                <w:lang w:val="en-US" w:eastAsia="en-US"/>
              </w:rPr>
            </w:pPr>
            <w:proofErr w:type="spellStart"/>
            <w:r>
              <w:rPr>
                <w:rFonts w:cs="Arial"/>
                <w:sz w:val="22"/>
                <w:szCs w:val="22"/>
                <w:lang w:val="en-US" w:eastAsia="en-US"/>
              </w:rPr>
              <w:t>Dokumen</w:t>
            </w:r>
            <w:proofErr w:type="spellEnd"/>
            <w:r>
              <w:rPr>
                <w:rFonts w:cs="Arial"/>
                <w:sz w:val="22"/>
                <w:szCs w:val="22"/>
                <w:lang w:val="en-US" w:eastAsia="en-US"/>
              </w:rPr>
              <w:t xml:space="preserve"> Awal</w:t>
            </w:r>
          </w:p>
        </w:tc>
      </w:tr>
      <w:tr w:rsidR="00506999" w:rsidRPr="005B46E3" w14:paraId="11F08CAC" w14:textId="77777777" w:rsidTr="00623825">
        <w:trPr>
          <w:trHeight w:val="432"/>
        </w:trPr>
        <w:tc>
          <w:tcPr>
            <w:tcW w:w="918" w:type="dxa"/>
            <w:shd w:val="clear" w:color="auto" w:fill="auto"/>
            <w:vAlign w:val="center"/>
          </w:tcPr>
          <w:p w14:paraId="10DC6B66" w14:textId="792B70D0" w:rsidR="00506999" w:rsidRPr="005B46E3" w:rsidRDefault="005B16EA" w:rsidP="00623825">
            <w:pPr>
              <w:pStyle w:val="TableText"/>
              <w:jc w:val="center"/>
              <w:rPr>
                <w:rFonts w:cs="Arial"/>
                <w:sz w:val="22"/>
                <w:szCs w:val="22"/>
                <w:lang w:val="en-GB" w:eastAsia="en-US"/>
              </w:rPr>
            </w:pPr>
            <w:r>
              <w:rPr>
                <w:rFonts w:cs="Arial"/>
                <w:sz w:val="22"/>
                <w:szCs w:val="22"/>
                <w:lang w:val="en-GB" w:eastAsia="en-US"/>
              </w:rPr>
              <w:t>1.1</w:t>
            </w:r>
          </w:p>
        </w:tc>
        <w:tc>
          <w:tcPr>
            <w:tcW w:w="2167" w:type="dxa"/>
            <w:shd w:val="clear" w:color="auto" w:fill="auto"/>
            <w:vAlign w:val="center"/>
          </w:tcPr>
          <w:p w14:paraId="7310EA10" w14:textId="7EA4FCAD" w:rsidR="00506999" w:rsidRPr="005B46E3" w:rsidRDefault="005B16EA" w:rsidP="00623825">
            <w:pPr>
              <w:pStyle w:val="TableText"/>
              <w:jc w:val="center"/>
              <w:rPr>
                <w:rFonts w:cs="Arial"/>
                <w:sz w:val="22"/>
                <w:szCs w:val="22"/>
                <w:lang w:val="en-GB" w:eastAsia="en-US"/>
              </w:rPr>
            </w:pPr>
            <w:r>
              <w:rPr>
                <w:rFonts w:cs="Arial"/>
                <w:sz w:val="22"/>
                <w:szCs w:val="22"/>
                <w:lang w:val="en-GB" w:eastAsia="en-US"/>
              </w:rPr>
              <w:t xml:space="preserve">10 </w:t>
            </w:r>
            <w:proofErr w:type="spellStart"/>
            <w:r>
              <w:rPr>
                <w:rFonts w:cs="Arial"/>
                <w:sz w:val="22"/>
                <w:szCs w:val="22"/>
                <w:lang w:val="en-GB" w:eastAsia="en-US"/>
              </w:rPr>
              <w:t>Oktober</w:t>
            </w:r>
            <w:proofErr w:type="spellEnd"/>
            <w:r>
              <w:rPr>
                <w:rFonts w:cs="Arial"/>
                <w:sz w:val="22"/>
                <w:szCs w:val="22"/>
                <w:lang w:val="en-GB" w:eastAsia="en-US"/>
              </w:rPr>
              <w:t xml:space="preserve"> 2022</w:t>
            </w:r>
          </w:p>
        </w:tc>
        <w:tc>
          <w:tcPr>
            <w:tcW w:w="1985" w:type="dxa"/>
            <w:vAlign w:val="center"/>
          </w:tcPr>
          <w:p w14:paraId="6AF068FD" w14:textId="75871FDC" w:rsidR="00506999" w:rsidRPr="005B46E3" w:rsidRDefault="005B16EA" w:rsidP="00623825">
            <w:pPr>
              <w:pStyle w:val="TableText"/>
              <w:jc w:val="center"/>
              <w:rPr>
                <w:rFonts w:cs="Arial"/>
                <w:sz w:val="22"/>
                <w:szCs w:val="22"/>
                <w:lang w:val="en-GB" w:eastAsia="en-US"/>
              </w:rPr>
            </w:pPr>
            <w:r>
              <w:rPr>
                <w:rFonts w:cs="Arial"/>
                <w:sz w:val="22"/>
                <w:szCs w:val="22"/>
                <w:lang w:val="en-GB" w:eastAsia="en-US"/>
              </w:rPr>
              <w:t>Fikri Ahmad Ramdhan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23F89172" w14:textId="32012C86" w:rsidR="00506999" w:rsidRPr="00D01F68" w:rsidRDefault="00506999" w:rsidP="00D01F68">
            <w:pPr>
              <w:pStyle w:val="TableText"/>
              <w:jc w:val="center"/>
              <w:rPr>
                <w:rFonts w:cs="Arial"/>
                <w:sz w:val="22"/>
                <w:szCs w:val="32"/>
                <w:lang w:val="en-US" w:eastAsia="id-ID"/>
              </w:rPr>
            </w:pPr>
          </w:p>
        </w:tc>
      </w:tr>
      <w:tr w:rsidR="00506999" w:rsidRPr="005B46E3" w14:paraId="0DF3FCA5" w14:textId="77777777" w:rsidTr="00623825">
        <w:trPr>
          <w:trHeight w:val="432"/>
        </w:trPr>
        <w:tc>
          <w:tcPr>
            <w:tcW w:w="918" w:type="dxa"/>
            <w:shd w:val="clear" w:color="auto" w:fill="auto"/>
            <w:vAlign w:val="center"/>
          </w:tcPr>
          <w:p w14:paraId="5451562F" w14:textId="180CA184" w:rsidR="00506999" w:rsidRPr="005B46E3" w:rsidRDefault="00506999" w:rsidP="00623825">
            <w:pPr>
              <w:pStyle w:val="TableText"/>
              <w:jc w:val="center"/>
              <w:rPr>
                <w:rFonts w:cs="Arial"/>
                <w:sz w:val="22"/>
                <w:szCs w:val="22"/>
                <w:lang w:val="en-GB" w:eastAsia="en-US"/>
              </w:rPr>
            </w:pPr>
          </w:p>
        </w:tc>
        <w:tc>
          <w:tcPr>
            <w:tcW w:w="2167" w:type="dxa"/>
            <w:shd w:val="clear" w:color="auto" w:fill="auto"/>
            <w:vAlign w:val="center"/>
          </w:tcPr>
          <w:p w14:paraId="4F642FA7" w14:textId="7BEC4432" w:rsidR="00506999" w:rsidRPr="005B46E3" w:rsidRDefault="00506999" w:rsidP="00623825">
            <w:pPr>
              <w:pStyle w:val="TableText"/>
              <w:jc w:val="center"/>
              <w:rPr>
                <w:rFonts w:cs="Arial"/>
                <w:sz w:val="22"/>
                <w:szCs w:val="22"/>
                <w:lang w:val="en-GB" w:eastAsia="en-US"/>
              </w:rPr>
            </w:pPr>
          </w:p>
        </w:tc>
        <w:tc>
          <w:tcPr>
            <w:tcW w:w="1985" w:type="dxa"/>
            <w:vAlign w:val="center"/>
          </w:tcPr>
          <w:p w14:paraId="5184E6B2" w14:textId="259262FD" w:rsidR="00506999" w:rsidRPr="005B46E3" w:rsidRDefault="00506999" w:rsidP="00623825">
            <w:pPr>
              <w:pStyle w:val="TableText"/>
              <w:jc w:val="center"/>
              <w:rPr>
                <w:rFonts w:cs="Arial"/>
                <w:sz w:val="22"/>
                <w:szCs w:val="22"/>
                <w:lang w:val="en-GB" w:eastAsia="en-US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14:paraId="72930A03" w14:textId="4BA51B14" w:rsidR="00506999" w:rsidRPr="005B46E3" w:rsidRDefault="00506999" w:rsidP="00D02F26">
            <w:pPr>
              <w:pStyle w:val="TableText"/>
              <w:jc w:val="center"/>
              <w:rPr>
                <w:rFonts w:cs="Arial"/>
                <w:sz w:val="22"/>
                <w:szCs w:val="22"/>
                <w:lang w:val="en-GB" w:eastAsia="en-US"/>
              </w:rPr>
            </w:pPr>
          </w:p>
        </w:tc>
      </w:tr>
      <w:tr w:rsidR="00506999" w:rsidRPr="005B46E3" w14:paraId="0DC671F6" w14:textId="77777777" w:rsidTr="00623825">
        <w:trPr>
          <w:trHeight w:val="432"/>
        </w:trPr>
        <w:tc>
          <w:tcPr>
            <w:tcW w:w="918" w:type="dxa"/>
            <w:shd w:val="clear" w:color="auto" w:fill="auto"/>
            <w:vAlign w:val="center"/>
          </w:tcPr>
          <w:p w14:paraId="642FFA9D" w14:textId="77777777" w:rsidR="00506999" w:rsidRPr="005B46E3" w:rsidRDefault="00506999" w:rsidP="00623825">
            <w:pPr>
              <w:pStyle w:val="TableText"/>
              <w:jc w:val="center"/>
              <w:rPr>
                <w:rFonts w:cs="Arial"/>
                <w:sz w:val="22"/>
                <w:szCs w:val="22"/>
                <w:lang w:val="en-GB" w:eastAsia="en-US"/>
              </w:rPr>
            </w:pPr>
          </w:p>
        </w:tc>
        <w:tc>
          <w:tcPr>
            <w:tcW w:w="2167" w:type="dxa"/>
            <w:shd w:val="clear" w:color="auto" w:fill="auto"/>
            <w:vAlign w:val="center"/>
          </w:tcPr>
          <w:p w14:paraId="1FAE4D7A" w14:textId="77777777" w:rsidR="00506999" w:rsidRPr="005B46E3" w:rsidRDefault="00506999" w:rsidP="00623825">
            <w:pPr>
              <w:pStyle w:val="TableText"/>
              <w:jc w:val="center"/>
              <w:rPr>
                <w:rFonts w:cs="Arial"/>
                <w:sz w:val="22"/>
                <w:szCs w:val="22"/>
                <w:lang w:val="en-GB" w:eastAsia="en-US"/>
              </w:rPr>
            </w:pPr>
          </w:p>
        </w:tc>
        <w:tc>
          <w:tcPr>
            <w:tcW w:w="1985" w:type="dxa"/>
            <w:vAlign w:val="center"/>
          </w:tcPr>
          <w:p w14:paraId="7CDEFF22" w14:textId="77777777" w:rsidR="00506999" w:rsidRPr="005B46E3" w:rsidRDefault="00506999" w:rsidP="00623825">
            <w:pPr>
              <w:pStyle w:val="TableText"/>
              <w:jc w:val="center"/>
              <w:rPr>
                <w:rFonts w:cs="Arial"/>
                <w:sz w:val="22"/>
                <w:szCs w:val="22"/>
                <w:lang w:val="en-GB" w:eastAsia="en-US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14:paraId="11EEB5F0" w14:textId="77777777" w:rsidR="00506999" w:rsidRPr="005B46E3" w:rsidRDefault="00506999" w:rsidP="00623825">
            <w:pPr>
              <w:pStyle w:val="TableText"/>
              <w:jc w:val="center"/>
              <w:rPr>
                <w:rFonts w:cs="Arial"/>
                <w:sz w:val="22"/>
                <w:szCs w:val="22"/>
                <w:lang w:val="en-GB" w:eastAsia="en-US"/>
              </w:rPr>
            </w:pPr>
          </w:p>
        </w:tc>
      </w:tr>
    </w:tbl>
    <w:p w14:paraId="7BF24752" w14:textId="6F647B16" w:rsidR="00EC5534" w:rsidRDefault="00EC5534" w:rsidP="00EC5534">
      <w:pPr>
        <w:rPr>
          <w:lang w:val="en-US"/>
        </w:rPr>
      </w:pPr>
    </w:p>
    <w:p w14:paraId="33DAF38A" w14:textId="77777777" w:rsidR="00EC5534" w:rsidRDefault="00EC5534" w:rsidP="00EC5534">
      <w:pPr>
        <w:rPr>
          <w:lang w:val="en-US"/>
        </w:rPr>
        <w:sectPr w:rsidR="00EC5534" w:rsidSect="0000381F">
          <w:pgSz w:w="11906" w:h="16838"/>
          <w:pgMar w:top="1440" w:right="1440" w:bottom="1440" w:left="1440" w:header="90" w:footer="0" w:gutter="0"/>
          <w:pgNumType w:fmt="lowerRoman"/>
          <w:cols w:space="708"/>
          <w:docGrid w:linePitch="360"/>
        </w:sectPr>
      </w:pPr>
    </w:p>
    <w:p w14:paraId="534A51F0" w14:textId="7408C2F7" w:rsidR="00EC5534" w:rsidRDefault="00A31EE2" w:rsidP="00A31EE2">
      <w:pPr>
        <w:pStyle w:val="Heading1"/>
        <w:numPr>
          <w:ilvl w:val="0"/>
          <w:numId w:val="0"/>
        </w:numPr>
        <w:ind w:left="360" w:hanging="360"/>
        <w:rPr>
          <w:lang w:val="en-US"/>
        </w:rPr>
      </w:pPr>
      <w:bookmarkStart w:id="4" w:name="_Toc117602842"/>
      <w:r>
        <w:rPr>
          <w:lang w:val="en-US"/>
        </w:rPr>
        <w:lastRenderedPageBreak/>
        <w:t>DAFTAR ISI</w:t>
      </w:r>
      <w:bookmarkEnd w:id="4"/>
    </w:p>
    <w:p w14:paraId="63513FCC" w14:textId="42A60FA3" w:rsidR="00FC2B4C" w:rsidRDefault="009067A7" w:rsidP="00FC2B4C">
      <w:pPr>
        <w:pStyle w:val="TOC1"/>
        <w:tabs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  <w:hyperlink w:anchor="_Toc117602840" w:history="1">
        <w:r w:rsidR="00FC2B4C" w:rsidRPr="00554EE6">
          <w:rPr>
            <w:rStyle w:val="Hyperlink"/>
            <w:noProof/>
            <w:lang w:val="en-US"/>
          </w:rPr>
          <w:t>HALAMAN PENGESAHAN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_Toc117602840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i</w:t>
        </w:r>
        <w:r w:rsidR="00FC2B4C">
          <w:rPr>
            <w:noProof/>
            <w:webHidden/>
          </w:rPr>
          <w:fldChar w:fldCharType="end"/>
        </w:r>
      </w:hyperlink>
    </w:p>
    <w:p w14:paraId="3F0958C4" w14:textId="08114C87" w:rsidR="00FC2B4C" w:rsidRDefault="00000000" w:rsidP="00FC2B4C">
      <w:pPr>
        <w:pStyle w:val="TOC1"/>
        <w:tabs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41" w:history="1">
        <w:r w:rsidR="00FC2B4C" w:rsidRPr="00554EE6">
          <w:rPr>
            <w:rStyle w:val="Hyperlink"/>
            <w:noProof/>
          </w:rPr>
          <w:t>HALAMAN RIWAYAT PERBAIKAN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_Toc117602841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iii</w:t>
        </w:r>
        <w:r w:rsidR="00FC2B4C">
          <w:rPr>
            <w:noProof/>
            <w:webHidden/>
          </w:rPr>
          <w:fldChar w:fldCharType="end"/>
        </w:r>
      </w:hyperlink>
    </w:p>
    <w:p w14:paraId="649F2101" w14:textId="49E0E905" w:rsidR="00FC2B4C" w:rsidRDefault="00000000" w:rsidP="00FC2B4C">
      <w:pPr>
        <w:pStyle w:val="TOC1"/>
        <w:tabs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42" w:history="1">
        <w:r w:rsidR="00FC2B4C" w:rsidRPr="00554EE6">
          <w:rPr>
            <w:rStyle w:val="Hyperlink"/>
            <w:noProof/>
            <w:lang w:val="en-US"/>
          </w:rPr>
          <w:t>DAFTAR ISI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_Toc117602842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iv</w:t>
        </w:r>
        <w:r w:rsidR="00FC2B4C">
          <w:rPr>
            <w:noProof/>
            <w:webHidden/>
          </w:rPr>
          <w:fldChar w:fldCharType="end"/>
        </w:r>
      </w:hyperlink>
    </w:p>
    <w:p w14:paraId="47C22058" w14:textId="0ECAE579" w:rsidR="00FC2B4C" w:rsidRDefault="00000000" w:rsidP="00FC2B4C">
      <w:pPr>
        <w:pStyle w:val="TOC1"/>
        <w:tabs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43" w:history="1">
        <w:r w:rsidR="00FC2B4C" w:rsidRPr="00554EE6">
          <w:rPr>
            <w:rStyle w:val="Hyperlink"/>
            <w:bCs/>
            <w:noProof/>
          </w:rPr>
          <w:t>DAFTAR GAMBAR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_Toc117602843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vi</w:t>
        </w:r>
        <w:r w:rsidR="00FC2B4C">
          <w:rPr>
            <w:noProof/>
            <w:webHidden/>
          </w:rPr>
          <w:fldChar w:fldCharType="end"/>
        </w:r>
      </w:hyperlink>
    </w:p>
    <w:p w14:paraId="7D5FA8E8" w14:textId="5093CB22" w:rsidR="00FC2B4C" w:rsidRDefault="00000000" w:rsidP="00FC2B4C">
      <w:pPr>
        <w:pStyle w:val="TOC1"/>
        <w:tabs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44" w:history="1">
        <w:r w:rsidR="00FC2B4C" w:rsidRPr="00554EE6">
          <w:rPr>
            <w:rStyle w:val="Hyperlink"/>
            <w:noProof/>
            <w:lang w:val="en-US"/>
          </w:rPr>
          <w:t>DAFTAR TABLE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_Toc117602844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vii</w:t>
        </w:r>
        <w:r w:rsidR="00FC2B4C">
          <w:rPr>
            <w:noProof/>
            <w:webHidden/>
          </w:rPr>
          <w:fldChar w:fldCharType="end"/>
        </w:r>
      </w:hyperlink>
    </w:p>
    <w:p w14:paraId="59DFBD6C" w14:textId="7585602A" w:rsidR="00FC2B4C" w:rsidRDefault="00000000" w:rsidP="00FC2B4C">
      <w:pPr>
        <w:pStyle w:val="TOC1"/>
        <w:tabs>
          <w:tab w:val="left" w:pos="48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45" w:history="1">
        <w:r w:rsidR="00FC2B4C" w:rsidRPr="00554EE6">
          <w:rPr>
            <w:rStyle w:val="Hyperlink"/>
            <w:noProof/>
            <w:lang w:val="en-US"/>
          </w:rPr>
          <w:t>1.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  <w:lang w:val="en-US"/>
          </w:rPr>
          <w:t>Pendahuluan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_Toc117602845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1</w:t>
        </w:r>
        <w:r w:rsidR="00FC2B4C">
          <w:rPr>
            <w:noProof/>
            <w:webHidden/>
          </w:rPr>
          <w:fldChar w:fldCharType="end"/>
        </w:r>
      </w:hyperlink>
    </w:p>
    <w:p w14:paraId="7772BCDC" w14:textId="6B5E4735" w:rsidR="00FC2B4C" w:rsidRDefault="00000000" w:rsidP="00FC2B4C">
      <w:pPr>
        <w:pStyle w:val="TOC2"/>
        <w:tabs>
          <w:tab w:val="left" w:pos="88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46" w:history="1">
        <w:r w:rsidR="00FC2B4C" w:rsidRPr="00554EE6">
          <w:rPr>
            <w:rStyle w:val="Hyperlink"/>
            <w:noProof/>
            <w:lang w:val="en-US"/>
          </w:rPr>
          <w:t>1.1.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  <w:lang w:val="en-US"/>
          </w:rPr>
          <w:t>Latar Belakang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_Toc117602846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1</w:t>
        </w:r>
        <w:r w:rsidR="00FC2B4C">
          <w:rPr>
            <w:noProof/>
            <w:webHidden/>
          </w:rPr>
          <w:fldChar w:fldCharType="end"/>
        </w:r>
      </w:hyperlink>
    </w:p>
    <w:p w14:paraId="07C441F4" w14:textId="52E6913D" w:rsidR="00FC2B4C" w:rsidRDefault="00000000" w:rsidP="00FC2B4C">
      <w:pPr>
        <w:pStyle w:val="TOC2"/>
        <w:tabs>
          <w:tab w:val="left" w:pos="88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47" w:history="1">
        <w:r w:rsidR="00FC2B4C" w:rsidRPr="00554EE6">
          <w:rPr>
            <w:rStyle w:val="Hyperlink"/>
            <w:noProof/>
            <w:lang w:val="en-US"/>
          </w:rPr>
          <w:t>1.2.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  <w:lang w:val="en-US"/>
          </w:rPr>
          <w:t>Business Goals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_Toc117602847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1</w:t>
        </w:r>
        <w:r w:rsidR="00FC2B4C">
          <w:rPr>
            <w:noProof/>
            <w:webHidden/>
          </w:rPr>
          <w:fldChar w:fldCharType="end"/>
        </w:r>
      </w:hyperlink>
    </w:p>
    <w:p w14:paraId="0F22F533" w14:textId="5D2EE56A" w:rsidR="00FC2B4C" w:rsidRDefault="00000000" w:rsidP="00FC2B4C">
      <w:pPr>
        <w:pStyle w:val="TOC2"/>
        <w:tabs>
          <w:tab w:val="left" w:pos="88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48" w:history="1">
        <w:r w:rsidR="00FC2B4C" w:rsidRPr="00554EE6">
          <w:rPr>
            <w:rStyle w:val="Hyperlink"/>
            <w:noProof/>
            <w:lang w:val="en-US"/>
          </w:rPr>
          <w:t>1.3.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  <w:lang w:val="en-US"/>
          </w:rPr>
          <w:t>Deskripsi Umum Dokumen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_Toc117602848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1</w:t>
        </w:r>
        <w:r w:rsidR="00FC2B4C">
          <w:rPr>
            <w:noProof/>
            <w:webHidden/>
          </w:rPr>
          <w:fldChar w:fldCharType="end"/>
        </w:r>
      </w:hyperlink>
    </w:p>
    <w:p w14:paraId="4B256AE9" w14:textId="1FA8B821" w:rsidR="00FC2B4C" w:rsidRDefault="00000000" w:rsidP="00FC2B4C">
      <w:pPr>
        <w:pStyle w:val="TOC2"/>
        <w:tabs>
          <w:tab w:val="left" w:pos="88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49" w:history="1">
        <w:r w:rsidR="00FC2B4C" w:rsidRPr="00554EE6">
          <w:rPr>
            <w:rStyle w:val="Hyperlink"/>
            <w:noProof/>
            <w:lang w:val="en-US"/>
          </w:rPr>
          <w:t>1.4.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  <w:lang w:val="en-US"/>
          </w:rPr>
          <w:t>Dokumen Referensi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_Toc117602849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2</w:t>
        </w:r>
        <w:r w:rsidR="00FC2B4C">
          <w:rPr>
            <w:noProof/>
            <w:webHidden/>
          </w:rPr>
          <w:fldChar w:fldCharType="end"/>
        </w:r>
      </w:hyperlink>
    </w:p>
    <w:p w14:paraId="75834E20" w14:textId="3CA5B2C8" w:rsidR="00FC2B4C" w:rsidRDefault="00000000" w:rsidP="00FC2B4C">
      <w:pPr>
        <w:pStyle w:val="TOC2"/>
        <w:tabs>
          <w:tab w:val="left" w:pos="88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50" w:history="1">
        <w:r w:rsidR="00FC2B4C" w:rsidRPr="00554EE6">
          <w:rPr>
            <w:rStyle w:val="Hyperlink"/>
            <w:noProof/>
            <w:lang w:val="en-US"/>
          </w:rPr>
          <w:t>1.5.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  <w:lang w:val="en-US"/>
          </w:rPr>
          <w:t>Definisi dan Istilah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_Toc117602850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2</w:t>
        </w:r>
        <w:r w:rsidR="00FC2B4C">
          <w:rPr>
            <w:noProof/>
            <w:webHidden/>
          </w:rPr>
          <w:fldChar w:fldCharType="end"/>
        </w:r>
      </w:hyperlink>
    </w:p>
    <w:p w14:paraId="49590787" w14:textId="74FFA66B" w:rsidR="00FC2B4C" w:rsidRDefault="00000000" w:rsidP="00FC2B4C">
      <w:pPr>
        <w:pStyle w:val="TOC1"/>
        <w:tabs>
          <w:tab w:val="left" w:pos="48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51" w:history="1">
        <w:r w:rsidR="00FC2B4C" w:rsidRPr="00554EE6">
          <w:rPr>
            <w:rStyle w:val="Hyperlink"/>
            <w:noProof/>
            <w:lang w:val="en-US"/>
          </w:rPr>
          <w:t>2.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  <w:lang w:val="en-US"/>
          </w:rPr>
          <w:t>Deskripsi Produk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_Toc117602851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3</w:t>
        </w:r>
        <w:r w:rsidR="00FC2B4C">
          <w:rPr>
            <w:noProof/>
            <w:webHidden/>
          </w:rPr>
          <w:fldChar w:fldCharType="end"/>
        </w:r>
      </w:hyperlink>
    </w:p>
    <w:p w14:paraId="7782A114" w14:textId="589BF328" w:rsidR="00FC2B4C" w:rsidRDefault="00000000" w:rsidP="00FC2B4C">
      <w:pPr>
        <w:pStyle w:val="TOC2"/>
        <w:tabs>
          <w:tab w:val="left" w:pos="88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52" w:history="1">
        <w:r w:rsidR="00FC2B4C" w:rsidRPr="00554EE6">
          <w:rPr>
            <w:rStyle w:val="Hyperlink"/>
            <w:noProof/>
            <w:lang w:val="en-US"/>
          </w:rPr>
          <w:t>2.1.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  <w:lang w:val="en-US"/>
          </w:rPr>
          <w:t>Perspektif Produk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_Toc117602852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3</w:t>
        </w:r>
        <w:r w:rsidR="00FC2B4C">
          <w:rPr>
            <w:noProof/>
            <w:webHidden/>
          </w:rPr>
          <w:fldChar w:fldCharType="end"/>
        </w:r>
      </w:hyperlink>
    </w:p>
    <w:p w14:paraId="696A70B4" w14:textId="6C168B97" w:rsidR="00FC2B4C" w:rsidRDefault="00000000" w:rsidP="00FC2B4C">
      <w:pPr>
        <w:pStyle w:val="TOC2"/>
        <w:tabs>
          <w:tab w:val="left" w:pos="88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53" w:history="1">
        <w:r w:rsidR="00FC2B4C" w:rsidRPr="00554EE6">
          <w:rPr>
            <w:rStyle w:val="Hyperlink"/>
            <w:noProof/>
            <w:lang w:val="en-US"/>
          </w:rPr>
          <w:t>2.2.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  <w:lang w:val="en-US"/>
          </w:rPr>
          <w:t>Fungsional Sistem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_Toc117602853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3</w:t>
        </w:r>
        <w:r w:rsidR="00FC2B4C">
          <w:rPr>
            <w:noProof/>
            <w:webHidden/>
          </w:rPr>
          <w:fldChar w:fldCharType="end"/>
        </w:r>
      </w:hyperlink>
    </w:p>
    <w:p w14:paraId="33728DB8" w14:textId="7112F1AE" w:rsidR="00FC2B4C" w:rsidRDefault="00000000" w:rsidP="00FC2B4C">
      <w:pPr>
        <w:pStyle w:val="TOC2"/>
        <w:tabs>
          <w:tab w:val="left" w:pos="88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54" w:history="1">
        <w:r w:rsidR="00FC2B4C" w:rsidRPr="00554EE6">
          <w:rPr>
            <w:rStyle w:val="Hyperlink"/>
            <w:noProof/>
            <w:lang w:val="en-US"/>
          </w:rPr>
          <w:t>2.3.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  <w:lang w:val="en-US"/>
          </w:rPr>
          <w:t>Arsitektur Sistem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_Toc117602854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4</w:t>
        </w:r>
        <w:r w:rsidR="00FC2B4C">
          <w:rPr>
            <w:noProof/>
            <w:webHidden/>
          </w:rPr>
          <w:fldChar w:fldCharType="end"/>
        </w:r>
      </w:hyperlink>
    </w:p>
    <w:p w14:paraId="4CB3AE00" w14:textId="2AA9703E" w:rsidR="00FC2B4C" w:rsidRDefault="00000000" w:rsidP="00FC2B4C">
      <w:pPr>
        <w:pStyle w:val="TOC2"/>
        <w:tabs>
          <w:tab w:val="left" w:pos="88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55" w:history="1">
        <w:r w:rsidR="00FC2B4C" w:rsidRPr="00554EE6">
          <w:rPr>
            <w:rStyle w:val="Hyperlink"/>
            <w:i/>
            <w:iCs/>
            <w:noProof/>
            <w:lang w:val="en-US"/>
          </w:rPr>
          <w:t>2.4.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i/>
            <w:iCs/>
            <w:noProof/>
            <w:lang w:val="en-US"/>
          </w:rPr>
          <w:t>Services Architecture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_Toc117602855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5</w:t>
        </w:r>
        <w:r w:rsidR="00FC2B4C">
          <w:rPr>
            <w:noProof/>
            <w:webHidden/>
          </w:rPr>
          <w:fldChar w:fldCharType="end"/>
        </w:r>
      </w:hyperlink>
    </w:p>
    <w:p w14:paraId="24270DE5" w14:textId="79FAB258" w:rsidR="00FC2B4C" w:rsidRDefault="00000000" w:rsidP="00FC2B4C">
      <w:pPr>
        <w:pStyle w:val="TOC2"/>
        <w:tabs>
          <w:tab w:val="left" w:pos="88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56" w:history="1">
        <w:r w:rsidR="00FC2B4C" w:rsidRPr="00554EE6">
          <w:rPr>
            <w:rStyle w:val="Hyperlink"/>
            <w:noProof/>
            <w:lang w:val="en-US"/>
          </w:rPr>
          <w:t>2.5.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  <w:lang w:val="en-US"/>
          </w:rPr>
          <w:t>Ruang Lingkup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_Toc117602856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5</w:t>
        </w:r>
        <w:r w:rsidR="00FC2B4C">
          <w:rPr>
            <w:noProof/>
            <w:webHidden/>
          </w:rPr>
          <w:fldChar w:fldCharType="end"/>
        </w:r>
      </w:hyperlink>
    </w:p>
    <w:p w14:paraId="094CC025" w14:textId="324943C5" w:rsidR="00FC2B4C" w:rsidRDefault="00000000" w:rsidP="00FC2B4C">
      <w:pPr>
        <w:pStyle w:val="TOC3"/>
        <w:tabs>
          <w:tab w:val="left" w:pos="132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57" w:history="1">
        <w:r w:rsidR="00FC2B4C" w:rsidRPr="00554EE6">
          <w:rPr>
            <w:rStyle w:val="Hyperlink"/>
            <w:noProof/>
          </w:rPr>
          <w:t>2.5.1.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</w:rPr>
          <w:t>Pengguna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_Toc117602857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5</w:t>
        </w:r>
        <w:r w:rsidR="00FC2B4C">
          <w:rPr>
            <w:noProof/>
            <w:webHidden/>
          </w:rPr>
          <w:fldChar w:fldCharType="end"/>
        </w:r>
      </w:hyperlink>
    </w:p>
    <w:p w14:paraId="6073F686" w14:textId="6ADE8B40" w:rsidR="00FC2B4C" w:rsidRDefault="00000000" w:rsidP="00FC2B4C">
      <w:pPr>
        <w:pStyle w:val="TOC2"/>
        <w:tabs>
          <w:tab w:val="left" w:pos="88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58" w:history="1">
        <w:r w:rsidR="00FC2B4C" w:rsidRPr="00554EE6">
          <w:rPr>
            <w:rStyle w:val="Hyperlink"/>
            <w:noProof/>
            <w:lang w:val="en-US"/>
          </w:rPr>
          <w:t>2.6.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  <w:lang w:val="en-US"/>
          </w:rPr>
          <w:t>Usecase diagram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_Toc117602858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6</w:t>
        </w:r>
        <w:r w:rsidR="00FC2B4C">
          <w:rPr>
            <w:noProof/>
            <w:webHidden/>
          </w:rPr>
          <w:fldChar w:fldCharType="end"/>
        </w:r>
      </w:hyperlink>
    </w:p>
    <w:p w14:paraId="5BC55D87" w14:textId="0C2DD7F9" w:rsidR="00FC2B4C" w:rsidRDefault="00000000" w:rsidP="00FC2B4C">
      <w:pPr>
        <w:pStyle w:val="TOC2"/>
        <w:tabs>
          <w:tab w:val="left" w:pos="88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59" w:history="1">
        <w:r w:rsidR="00FC2B4C" w:rsidRPr="00554EE6">
          <w:rPr>
            <w:rStyle w:val="Hyperlink"/>
            <w:noProof/>
            <w:lang w:val="en-US"/>
          </w:rPr>
          <w:t>2.7.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  <w:lang w:val="en-US"/>
          </w:rPr>
          <w:t>Diagram Alur Proses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_Toc117602859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6</w:t>
        </w:r>
        <w:r w:rsidR="00FC2B4C">
          <w:rPr>
            <w:noProof/>
            <w:webHidden/>
          </w:rPr>
          <w:fldChar w:fldCharType="end"/>
        </w:r>
      </w:hyperlink>
    </w:p>
    <w:p w14:paraId="3DA1DEA2" w14:textId="4201ADBE" w:rsidR="00FC2B4C" w:rsidRDefault="00000000" w:rsidP="00FC2B4C">
      <w:pPr>
        <w:pStyle w:val="TOC3"/>
        <w:tabs>
          <w:tab w:val="left" w:pos="132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60" w:history="1">
        <w:r w:rsidR="00FC2B4C" w:rsidRPr="00554EE6">
          <w:rPr>
            <w:rStyle w:val="Hyperlink"/>
            <w:noProof/>
            <w:lang w:val="en-US"/>
          </w:rPr>
          <w:t>2.7.1.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  <w:lang w:val="en-US"/>
          </w:rPr>
          <w:t>Login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_Toc117602860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6</w:t>
        </w:r>
        <w:r w:rsidR="00FC2B4C">
          <w:rPr>
            <w:noProof/>
            <w:webHidden/>
          </w:rPr>
          <w:fldChar w:fldCharType="end"/>
        </w:r>
      </w:hyperlink>
    </w:p>
    <w:p w14:paraId="05E6B77C" w14:textId="2D4A5A37" w:rsidR="00FC2B4C" w:rsidRDefault="00000000" w:rsidP="00FC2B4C">
      <w:pPr>
        <w:pStyle w:val="TOC3"/>
        <w:tabs>
          <w:tab w:val="left" w:pos="132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61" w:history="1">
        <w:r w:rsidR="00FC2B4C" w:rsidRPr="00554EE6">
          <w:rPr>
            <w:rStyle w:val="Hyperlink"/>
            <w:noProof/>
            <w:lang w:val="en-US"/>
          </w:rPr>
          <w:t>2.7.2.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  <w:lang w:val="en-US"/>
          </w:rPr>
          <w:t>Penanganan lupa password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_Toc117602861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7</w:t>
        </w:r>
        <w:r w:rsidR="00FC2B4C">
          <w:rPr>
            <w:noProof/>
            <w:webHidden/>
          </w:rPr>
          <w:fldChar w:fldCharType="end"/>
        </w:r>
      </w:hyperlink>
    </w:p>
    <w:p w14:paraId="7F19C039" w14:textId="743C4F96" w:rsidR="00FC2B4C" w:rsidRDefault="00000000" w:rsidP="00FC2B4C">
      <w:pPr>
        <w:pStyle w:val="TOC3"/>
        <w:tabs>
          <w:tab w:val="left" w:pos="132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62" w:history="1">
        <w:r w:rsidR="00FC2B4C" w:rsidRPr="00554EE6">
          <w:rPr>
            <w:rStyle w:val="Hyperlink"/>
            <w:noProof/>
            <w:lang w:val="en-US"/>
          </w:rPr>
          <w:t>2.7.3.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  <w:lang w:val="en-US"/>
          </w:rPr>
          <w:t>Notifikasi email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_Toc117602862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8</w:t>
        </w:r>
        <w:r w:rsidR="00FC2B4C">
          <w:rPr>
            <w:noProof/>
            <w:webHidden/>
          </w:rPr>
          <w:fldChar w:fldCharType="end"/>
        </w:r>
      </w:hyperlink>
    </w:p>
    <w:p w14:paraId="19F0430B" w14:textId="7CAE735C" w:rsidR="00FC2B4C" w:rsidRDefault="00000000" w:rsidP="00FC2B4C">
      <w:pPr>
        <w:pStyle w:val="TOC3"/>
        <w:tabs>
          <w:tab w:val="left" w:pos="132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63" w:history="1">
        <w:r w:rsidR="00FC2B4C" w:rsidRPr="00554EE6">
          <w:rPr>
            <w:rStyle w:val="Hyperlink"/>
            <w:noProof/>
            <w:lang w:val="en-US"/>
          </w:rPr>
          <w:t>2.7.4.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  <w:lang w:val="en-US"/>
          </w:rPr>
          <w:t>Kelola user login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_Toc117602863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9</w:t>
        </w:r>
        <w:r w:rsidR="00FC2B4C">
          <w:rPr>
            <w:noProof/>
            <w:webHidden/>
          </w:rPr>
          <w:fldChar w:fldCharType="end"/>
        </w:r>
      </w:hyperlink>
    </w:p>
    <w:p w14:paraId="3148CC0C" w14:textId="22BBB311" w:rsidR="00FC2B4C" w:rsidRDefault="00000000" w:rsidP="00FC2B4C">
      <w:pPr>
        <w:pStyle w:val="TOC3"/>
        <w:tabs>
          <w:tab w:val="left" w:pos="132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64" w:history="1">
        <w:r w:rsidR="00FC2B4C" w:rsidRPr="00554EE6">
          <w:rPr>
            <w:rStyle w:val="Hyperlink"/>
            <w:noProof/>
          </w:rPr>
          <w:t>2.7.5.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</w:rPr>
          <w:t>Kelola data master bank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_Toc117602864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18</w:t>
        </w:r>
        <w:r w:rsidR="00FC2B4C">
          <w:rPr>
            <w:noProof/>
            <w:webHidden/>
          </w:rPr>
          <w:fldChar w:fldCharType="end"/>
        </w:r>
      </w:hyperlink>
    </w:p>
    <w:p w14:paraId="50C8B409" w14:textId="13105EE6" w:rsidR="00FC2B4C" w:rsidRDefault="00000000" w:rsidP="00FC2B4C">
      <w:pPr>
        <w:pStyle w:val="TOC3"/>
        <w:tabs>
          <w:tab w:val="left" w:pos="132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65" w:history="1">
        <w:r w:rsidR="00FC2B4C" w:rsidRPr="00554EE6">
          <w:rPr>
            <w:rStyle w:val="Hyperlink"/>
            <w:noProof/>
          </w:rPr>
          <w:t>2.7.6.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</w:rPr>
          <w:t>Kelola data provinsi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_Toc117602865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23</w:t>
        </w:r>
        <w:r w:rsidR="00FC2B4C">
          <w:rPr>
            <w:noProof/>
            <w:webHidden/>
          </w:rPr>
          <w:fldChar w:fldCharType="end"/>
        </w:r>
      </w:hyperlink>
    </w:p>
    <w:p w14:paraId="3EAFA8A4" w14:textId="178F9186" w:rsidR="00FC2B4C" w:rsidRDefault="00000000" w:rsidP="00FC2B4C">
      <w:pPr>
        <w:pStyle w:val="TOC3"/>
        <w:tabs>
          <w:tab w:val="left" w:pos="132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66" w:history="1">
        <w:r w:rsidR="00FC2B4C" w:rsidRPr="00554EE6">
          <w:rPr>
            <w:rStyle w:val="Hyperlink"/>
            <w:noProof/>
          </w:rPr>
          <w:t>2.7.7.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</w:rPr>
          <w:t>Kelola data Kabupaten/Kota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_Toc117602866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27</w:t>
        </w:r>
        <w:r w:rsidR="00FC2B4C">
          <w:rPr>
            <w:noProof/>
            <w:webHidden/>
          </w:rPr>
          <w:fldChar w:fldCharType="end"/>
        </w:r>
      </w:hyperlink>
    </w:p>
    <w:p w14:paraId="73E58094" w14:textId="2F8FC0B5" w:rsidR="00FC2B4C" w:rsidRDefault="00000000" w:rsidP="00FC2B4C">
      <w:pPr>
        <w:pStyle w:val="TOC3"/>
        <w:tabs>
          <w:tab w:val="left" w:pos="132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67" w:history="1">
        <w:r w:rsidR="00FC2B4C" w:rsidRPr="00554EE6">
          <w:rPr>
            <w:rStyle w:val="Hyperlink"/>
            <w:noProof/>
          </w:rPr>
          <w:t>2.7.8.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</w:rPr>
          <w:t>Kelola jenis pajak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_Toc117602867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31</w:t>
        </w:r>
        <w:r w:rsidR="00FC2B4C">
          <w:rPr>
            <w:noProof/>
            <w:webHidden/>
          </w:rPr>
          <w:fldChar w:fldCharType="end"/>
        </w:r>
      </w:hyperlink>
    </w:p>
    <w:p w14:paraId="4682A846" w14:textId="30A32B7D" w:rsidR="00FC2B4C" w:rsidRDefault="00000000" w:rsidP="00FC2B4C">
      <w:pPr>
        <w:pStyle w:val="TOC3"/>
        <w:tabs>
          <w:tab w:val="left" w:pos="132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68" w:history="1">
        <w:r w:rsidR="00FC2B4C" w:rsidRPr="00554EE6">
          <w:rPr>
            <w:rStyle w:val="Hyperlink"/>
            <w:noProof/>
          </w:rPr>
          <w:t>2.7.9.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</w:rPr>
          <w:t xml:space="preserve">Mengelola </w:t>
        </w:r>
        <w:r w:rsidR="00FC2B4C" w:rsidRPr="00554EE6">
          <w:rPr>
            <w:rStyle w:val="Hyperlink"/>
            <w:i/>
            <w:iCs/>
            <w:noProof/>
          </w:rPr>
          <w:t>virtual account client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_Toc117602868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35</w:t>
        </w:r>
        <w:r w:rsidR="00FC2B4C">
          <w:rPr>
            <w:noProof/>
            <w:webHidden/>
          </w:rPr>
          <w:fldChar w:fldCharType="end"/>
        </w:r>
      </w:hyperlink>
    </w:p>
    <w:p w14:paraId="1D7E5EAC" w14:textId="59667259" w:rsidR="00FC2B4C" w:rsidRDefault="00000000" w:rsidP="00FC2B4C">
      <w:pPr>
        <w:pStyle w:val="TOC3"/>
        <w:tabs>
          <w:tab w:val="left" w:pos="154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69" w:history="1">
        <w:r w:rsidR="00FC2B4C" w:rsidRPr="00554EE6">
          <w:rPr>
            <w:rStyle w:val="Hyperlink"/>
            <w:noProof/>
          </w:rPr>
          <w:t>2.7.10.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</w:rPr>
          <w:t xml:space="preserve">Mengelola </w:t>
        </w:r>
        <w:r w:rsidR="00FC2B4C" w:rsidRPr="00554EE6">
          <w:rPr>
            <w:rStyle w:val="Hyperlink"/>
            <w:i/>
            <w:iCs/>
            <w:noProof/>
          </w:rPr>
          <w:t xml:space="preserve">virtual account </w:t>
        </w:r>
        <w:r w:rsidR="00FC2B4C" w:rsidRPr="00554EE6">
          <w:rPr>
            <w:rStyle w:val="Hyperlink"/>
            <w:i/>
            <w:iCs/>
            <w:noProof/>
            <w:lang w:val="en-US"/>
          </w:rPr>
          <w:t>product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_Toc117602869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41</w:t>
        </w:r>
        <w:r w:rsidR="00FC2B4C">
          <w:rPr>
            <w:noProof/>
            <w:webHidden/>
          </w:rPr>
          <w:fldChar w:fldCharType="end"/>
        </w:r>
      </w:hyperlink>
    </w:p>
    <w:p w14:paraId="1402ACC7" w14:textId="7A153DD9" w:rsidR="00FC2B4C" w:rsidRDefault="00000000" w:rsidP="00FC2B4C">
      <w:pPr>
        <w:pStyle w:val="TOC3"/>
        <w:tabs>
          <w:tab w:val="left" w:pos="154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70" w:history="1">
        <w:r w:rsidR="00FC2B4C" w:rsidRPr="00554EE6">
          <w:rPr>
            <w:rStyle w:val="Hyperlink"/>
            <w:noProof/>
          </w:rPr>
          <w:t>2.7.11.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</w:rPr>
          <w:t>Mengelola client profile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_Toc117602870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45</w:t>
        </w:r>
        <w:r w:rsidR="00FC2B4C">
          <w:rPr>
            <w:noProof/>
            <w:webHidden/>
          </w:rPr>
          <w:fldChar w:fldCharType="end"/>
        </w:r>
      </w:hyperlink>
    </w:p>
    <w:p w14:paraId="45AAFBED" w14:textId="4E44EC50" w:rsidR="00FC2B4C" w:rsidRDefault="00000000" w:rsidP="00FC2B4C">
      <w:pPr>
        <w:pStyle w:val="TOC3"/>
        <w:tabs>
          <w:tab w:val="left" w:pos="154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71" w:history="1">
        <w:r w:rsidR="00FC2B4C" w:rsidRPr="00554EE6">
          <w:rPr>
            <w:rStyle w:val="Hyperlink"/>
            <w:noProof/>
          </w:rPr>
          <w:t>2.7.12.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</w:rPr>
          <w:t>M</w:t>
        </w:r>
        <w:r w:rsidR="00FC2B4C" w:rsidRPr="00554EE6">
          <w:rPr>
            <w:rStyle w:val="Hyperlink"/>
            <w:noProof/>
            <w:lang w:val="en-US"/>
          </w:rPr>
          <w:t>odul Monitoring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_Toc117602871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47</w:t>
        </w:r>
        <w:r w:rsidR="00FC2B4C">
          <w:rPr>
            <w:noProof/>
            <w:webHidden/>
          </w:rPr>
          <w:fldChar w:fldCharType="end"/>
        </w:r>
      </w:hyperlink>
    </w:p>
    <w:p w14:paraId="4B8F7E53" w14:textId="5617C953" w:rsidR="00FC2B4C" w:rsidRDefault="00000000" w:rsidP="00FC2B4C">
      <w:pPr>
        <w:pStyle w:val="TOC2"/>
        <w:tabs>
          <w:tab w:val="left" w:pos="88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72" w:history="1">
        <w:r w:rsidR="00FC2B4C" w:rsidRPr="00554EE6">
          <w:rPr>
            <w:rStyle w:val="Hyperlink"/>
            <w:noProof/>
            <w:lang w:val="en-US"/>
          </w:rPr>
          <w:t>2.8.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  <w:lang w:val="en-US"/>
          </w:rPr>
          <w:t>Modul Backend Process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_Toc117602872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47</w:t>
        </w:r>
        <w:r w:rsidR="00FC2B4C">
          <w:rPr>
            <w:noProof/>
            <w:webHidden/>
          </w:rPr>
          <w:fldChar w:fldCharType="end"/>
        </w:r>
      </w:hyperlink>
    </w:p>
    <w:p w14:paraId="5AEE1E14" w14:textId="174EDAE8" w:rsidR="00FC2B4C" w:rsidRDefault="00000000" w:rsidP="00FC2B4C">
      <w:pPr>
        <w:pStyle w:val="TOC3"/>
        <w:tabs>
          <w:tab w:val="left" w:pos="132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73" w:history="1">
        <w:r w:rsidR="00FC2B4C" w:rsidRPr="00554EE6">
          <w:rPr>
            <w:rStyle w:val="Hyperlink"/>
            <w:noProof/>
            <w:lang w:val="en-US"/>
          </w:rPr>
          <w:t>2.8.1.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  <w:lang w:val="en-US"/>
          </w:rPr>
          <w:t>Memperbaharui status open/close virtual account number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_Toc117602873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47</w:t>
        </w:r>
        <w:r w:rsidR="00FC2B4C">
          <w:rPr>
            <w:noProof/>
            <w:webHidden/>
          </w:rPr>
          <w:fldChar w:fldCharType="end"/>
        </w:r>
      </w:hyperlink>
    </w:p>
    <w:p w14:paraId="7C04BCA1" w14:textId="507441D9" w:rsidR="00FC2B4C" w:rsidRDefault="00000000" w:rsidP="00FC2B4C">
      <w:pPr>
        <w:pStyle w:val="TOC3"/>
        <w:tabs>
          <w:tab w:val="left" w:pos="132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74" w:history="1">
        <w:r w:rsidR="00FC2B4C" w:rsidRPr="00554EE6">
          <w:rPr>
            <w:rStyle w:val="Hyperlink"/>
            <w:noProof/>
            <w:lang w:val="en-US"/>
          </w:rPr>
          <w:t>2.8.2.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  <w:lang w:val="en-US"/>
          </w:rPr>
          <w:t>Resend callback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_Toc117602874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48</w:t>
        </w:r>
        <w:r w:rsidR="00FC2B4C">
          <w:rPr>
            <w:noProof/>
            <w:webHidden/>
          </w:rPr>
          <w:fldChar w:fldCharType="end"/>
        </w:r>
      </w:hyperlink>
    </w:p>
    <w:p w14:paraId="5CC564BF" w14:textId="2C49A063" w:rsidR="00FC2B4C" w:rsidRDefault="00000000" w:rsidP="00FC2B4C">
      <w:pPr>
        <w:pStyle w:val="TOC3"/>
        <w:tabs>
          <w:tab w:val="left" w:pos="132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75" w:history="1">
        <w:r w:rsidR="00FC2B4C" w:rsidRPr="00554EE6">
          <w:rPr>
            <w:rStyle w:val="Hyperlink"/>
            <w:noProof/>
          </w:rPr>
          <w:t>2.8.3.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</w:rPr>
          <w:t>Transaction routing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_Toc117602875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48</w:t>
        </w:r>
        <w:r w:rsidR="00FC2B4C">
          <w:rPr>
            <w:noProof/>
            <w:webHidden/>
          </w:rPr>
          <w:fldChar w:fldCharType="end"/>
        </w:r>
      </w:hyperlink>
    </w:p>
    <w:p w14:paraId="1BB6E1C2" w14:textId="276AA6C7" w:rsidR="00FC2B4C" w:rsidRDefault="00000000" w:rsidP="00FC2B4C">
      <w:pPr>
        <w:pStyle w:val="TOC1"/>
        <w:tabs>
          <w:tab w:val="left" w:pos="48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76" w:history="1">
        <w:r w:rsidR="00FC2B4C" w:rsidRPr="00554EE6">
          <w:rPr>
            <w:rStyle w:val="Hyperlink"/>
            <w:noProof/>
            <w:lang w:val="en-US"/>
          </w:rPr>
          <w:t>3.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  <w:lang w:val="en-US"/>
          </w:rPr>
          <w:t>Deskripsi Kebutuhan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_Toc117602876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49</w:t>
        </w:r>
        <w:r w:rsidR="00FC2B4C">
          <w:rPr>
            <w:noProof/>
            <w:webHidden/>
          </w:rPr>
          <w:fldChar w:fldCharType="end"/>
        </w:r>
      </w:hyperlink>
    </w:p>
    <w:p w14:paraId="51FF984E" w14:textId="7EBF9EE6" w:rsidR="00FC2B4C" w:rsidRDefault="00000000" w:rsidP="00FC2B4C">
      <w:pPr>
        <w:pStyle w:val="TOC2"/>
        <w:tabs>
          <w:tab w:val="left" w:pos="88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77" w:history="1">
        <w:r w:rsidR="00FC2B4C" w:rsidRPr="00554EE6">
          <w:rPr>
            <w:rStyle w:val="Hyperlink"/>
            <w:noProof/>
            <w:lang w:val="en-US"/>
          </w:rPr>
          <w:t>3.1.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  <w:lang w:val="en-US"/>
          </w:rPr>
          <w:t>Desain Table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_Toc117602877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49</w:t>
        </w:r>
        <w:r w:rsidR="00FC2B4C">
          <w:rPr>
            <w:noProof/>
            <w:webHidden/>
          </w:rPr>
          <w:fldChar w:fldCharType="end"/>
        </w:r>
      </w:hyperlink>
    </w:p>
    <w:p w14:paraId="5582D774" w14:textId="73D87DA6" w:rsidR="00FC2B4C" w:rsidRDefault="00000000" w:rsidP="00FC2B4C">
      <w:pPr>
        <w:pStyle w:val="TOC2"/>
        <w:tabs>
          <w:tab w:val="left" w:pos="88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78" w:history="1">
        <w:r w:rsidR="00FC2B4C" w:rsidRPr="00554EE6">
          <w:rPr>
            <w:rStyle w:val="Hyperlink"/>
            <w:noProof/>
            <w:lang w:val="en-US"/>
          </w:rPr>
          <w:t>3.2.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  <w:lang w:val="en-US"/>
          </w:rPr>
          <w:t>Daftar Table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_Toc117602878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49</w:t>
        </w:r>
        <w:r w:rsidR="00FC2B4C">
          <w:rPr>
            <w:noProof/>
            <w:webHidden/>
          </w:rPr>
          <w:fldChar w:fldCharType="end"/>
        </w:r>
      </w:hyperlink>
    </w:p>
    <w:p w14:paraId="1790654B" w14:textId="744BB9F4" w:rsidR="00FC2B4C" w:rsidRDefault="00000000" w:rsidP="00FC2B4C">
      <w:pPr>
        <w:pStyle w:val="TOC2"/>
        <w:tabs>
          <w:tab w:val="left" w:pos="88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79" w:history="1">
        <w:r w:rsidR="00FC2B4C" w:rsidRPr="00554EE6">
          <w:rPr>
            <w:rStyle w:val="Hyperlink"/>
            <w:noProof/>
            <w:lang w:val="en-US"/>
          </w:rPr>
          <w:t>3.3.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  <w:lang w:val="en-US"/>
          </w:rPr>
          <w:t>Daftar Query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_Toc117602879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58</w:t>
        </w:r>
        <w:r w:rsidR="00FC2B4C">
          <w:rPr>
            <w:noProof/>
            <w:webHidden/>
          </w:rPr>
          <w:fldChar w:fldCharType="end"/>
        </w:r>
      </w:hyperlink>
    </w:p>
    <w:p w14:paraId="198AB428" w14:textId="695C0718" w:rsidR="00FC2B4C" w:rsidRDefault="00000000" w:rsidP="00FC2B4C">
      <w:pPr>
        <w:pStyle w:val="TOC1"/>
        <w:tabs>
          <w:tab w:val="left" w:pos="480"/>
          <w:tab w:val="right" w:leader="dot" w:pos="9016"/>
        </w:tabs>
        <w:spacing w:after="0"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80" w:history="1">
        <w:r w:rsidR="00FC2B4C" w:rsidRPr="00554EE6">
          <w:rPr>
            <w:rStyle w:val="Hyperlink"/>
            <w:noProof/>
            <w:lang w:val="en-US"/>
          </w:rPr>
          <w:t>4.</w:t>
        </w:r>
        <w:r w:rsidR="00FC2B4C">
          <w:rPr>
            <w:rFonts w:asciiTheme="minorHAnsi" w:hAnsiTheme="minorHAnsi"/>
            <w:noProof/>
            <w:sz w:val="22"/>
            <w:lang w:eastAsia="id-ID"/>
          </w:rPr>
          <w:tab/>
        </w:r>
        <w:r w:rsidR="00FC2B4C" w:rsidRPr="00554EE6">
          <w:rPr>
            <w:rStyle w:val="Hyperlink"/>
            <w:noProof/>
            <w:lang w:val="en-US"/>
          </w:rPr>
          <w:t>User interface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_Toc117602880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59</w:t>
        </w:r>
        <w:r w:rsidR="00FC2B4C">
          <w:rPr>
            <w:noProof/>
            <w:webHidden/>
          </w:rPr>
          <w:fldChar w:fldCharType="end"/>
        </w:r>
      </w:hyperlink>
    </w:p>
    <w:p w14:paraId="44F5776B" w14:textId="792E2810" w:rsidR="00D35A39" w:rsidRDefault="009067A7" w:rsidP="00FC2B4C">
      <w:pPr>
        <w:spacing w:after="0" w:afterAutospacing="0" w:line="360" w:lineRule="auto"/>
        <w:rPr>
          <w:lang w:val="en-US"/>
        </w:rPr>
        <w:sectPr w:rsidR="00D35A39" w:rsidSect="0000381F">
          <w:pgSz w:w="11906" w:h="16838"/>
          <w:pgMar w:top="1440" w:right="1440" w:bottom="1440" w:left="1440" w:header="90" w:footer="0" w:gutter="0"/>
          <w:pgNumType w:fmt="lowerRoman"/>
          <w:cols w:space="708"/>
          <w:docGrid w:linePitch="360"/>
        </w:sectPr>
      </w:pPr>
      <w:r>
        <w:rPr>
          <w:lang w:val="en-US"/>
        </w:rPr>
        <w:fldChar w:fldCharType="end"/>
      </w:r>
    </w:p>
    <w:p w14:paraId="79191E2B" w14:textId="77777777" w:rsidR="00316285" w:rsidRPr="00431B15" w:rsidRDefault="00D35A39" w:rsidP="00431B15">
      <w:pPr>
        <w:pStyle w:val="Heading1"/>
        <w:numPr>
          <w:ilvl w:val="0"/>
          <w:numId w:val="0"/>
        </w:numPr>
        <w:ind w:left="360" w:hanging="360"/>
        <w:rPr>
          <w:rStyle w:val="Heading1Char"/>
          <w:b/>
          <w:bCs/>
        </w:rPr>
      </w:pPr>
      <w:bookmarkStart w:id="5" w:name="_Toc117602843"/>
      <w:r w:rsidRPr="00431B15">
        <w:rPr>
          <w:rStyle w:val="Heading1Char"/>
          <w:b/>
          <w:bCs/>
        </w:rPr>
        <w:lastRenderedPageBreak/>
        <w:t>DAFTAR GAMBAR</w:t>
      </w:r>
      <w:bookmarkEnd w:id="5"/>
    </w:p>
    <w:p w14:paraId="20F80D7E" w14:textId="671F01A9" w:rsidR="00FC2B4C" w:rsidRDefault="006F05A4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\c "Gambar" </w:instrText>
      </w:r>
      <w:r>
        <w:rPr>
          <w:lang w:val="en-US"/>
        </w:rPr>
        <w:fldChar w:fldCharType="separate"/>
      </w:r>
      <w:hyperlink w:anchor="_Toc117602896" w:history="1">
        <w:r w:rsidR="00FC2B4C" w:rsidRPr="00B36469">
          <w:rPr>
            <w:rStyle w:val="Hyperlink"/>
            <w:noProof/>
          </w:rPr>
          <w:t>Gambar 1</w:t>
        </w:r>
        <w:r w:rsidR="00FC2B4C" w:rsidRPr="00B36469">
          <w:rPr>
            <w:rStyle w:val="Hyperlink"/>
            <w:noProof/>
            <w:lang w:val="en-US"/>
          </w:rPr>
          <w:t>. Desain arsitektur sistem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_Toc117602896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4</w:t>
        </w:r>
        <w:r w:rsidR="00FC2B4C">
          <w:rPr>
            <w:noProof/>
            <w:webHidden/>
          </w:rPr>
          <w:fldChar w:fldCharType="end"/>
        </w:r>
      </w:hyperlink>
    </w:p>
    <w:p w14:paraId="672A6BC5" w14:textId="72F3111A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97" w:history="1">
        <w:r w:rsidR="00FC2B4C" w:rsidRPr="00B36469">
          <w:rPr>
            <w:rStyle w:val="Hyperlink"/>
            <w:noProof/>
          </w:rPr>
          <w:t>Gambar 2</w:t>
        </w:r>
        <w:r w:rsidR="00FC2B4C" w:rsidRPr="00B36469">
          <w:rPr>
            <w:rStyle w:val="Hyperlink"/>
            <w:noProof/>
            <w:lang w:val="en-US"/>
          </w:rPr>
          <w:t>. Usecase diagram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_Toc117602897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6</w:t>
        </w:r>
        <w:r w:rsidR="00FC2B4C">
          <w:rPr>
            <w:noProof/>
            <w:webHidden/>
          </w:rPr>
          <w:fldChar w:fldCharType="end"/>
        </w:r>
      </w:hyperlink>
    </w:p>
    <w:p w14:paraId="61754BF7" w14:textId="0E282BE9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98" w:history="1">
        <w:r w:rsidR="00FC2B4C" w:rsidRPr="00B36469">
          <w:rPr>
            <w:rStyle w:val="Hyperlink"/>
            <w:noProof/>
          </w:rPr>
          <w:t>Gambar 3</w:t>
        </w:r>
        <w:r w:rsidR="00FC2B4C" w:rsidRPr="00B36469">
          <w:rPr>
            <w:rStyle w:val="Hyperlink"/>
            <w:noProof/>
            <w:lang w:val="en-US"/>
          </w:rPr>
          <w:t>. Activity diagram penanganan login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_Toc117602898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6</w:t>
        </w:r>
        <w:r w:rsidR="00FC2B4C">
          <w:rPr>
            <w:noProof/>
            <w:webHidden/>
          </w:rPr>
          <w:fldChar w:fldCharType="end"/>
        </w:r>
      </w:hyperlink>
    </w:p>
    <w:p w14:paraId="6BF0360B" w14:textId="67759ECA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99" w:history="1">
        <w:r w:rsidR="00FC2B4C" w:rsidRPr="00B36469">
          <w:rPr>
            <w:rStyle w:val="Hyperlink"/>
            <w:noProof/>
          </w:rPr>
          <w:t>Gambar 4</w:t>
        </w:r>
        <w:r w:rsidR="00FC2B4C" w:rsidRPr="00B36469">
          <w:rPr>
            <w:rStyle w:val="Hyperlink"/>
            <w:noProof/>
            <w:lang w:val="en-US"/>
          </w:rPr>
          <w:t>. Sequence diagram penanganan login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_Toc117602899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7</w:t>
        </w:r>
        <w:r w:rsidR="00FC2B4C">
          <w:rPr>
            <w:noProof/>
            <w:webHidden/>
          </w:rPr>
          <w:fldChar w:fldCharType="end"/>
        </w:r>
      </w:hyperlink>
    </w:p>
    <w:p w14:paraId="795632BD" w14:textId="19A73ECD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00" w:history="1">
        <w:r w:rsidR="00FC2B4C" w:rsidRPr="00B36469">
          <w:rPr>
            <w:rStyle w:val="Hyperlink"/>
            <w:noProof/>
          </w:rPr>
          <w:t>Gambar 5</w:t>
        </w:r>
        <w:r w:rsidR="00FC2B4C" w:rsidRPr="00B36469">
          <w:rPr>
            <w:rStyle w:val="Hyperlink"/>
            <w:noProof/>
            <w:lang w:val="en-US"/>
          </w:rPr>
          <w:t>. Activity diagram request reset password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_Toc117602900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7</w:t>
        </w:r>
        <w:r w:rsidR="00FC2B4C">
          <w:rPr>
            <w:noProof/>
            <w:webHidden/>
          </w:rPr>
          <w:fldChar w:fldCharType="end"/>
        </w:r>
      </w:hyperlink>
    </w:p>
    <w:p w14:paraId="7AE5687B" w14:textId="329601EC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01" w:history="1">
        <w:r w:rsidR="00FC2B4C" w:rsidRPr="00B36469">
          <w:rPr>
            <w:rStyle w:val="Hyperlink"/>
            <w:noProof/>
          </w:rPr>
          <w:t>Gambar 6</w:t>
        </w:r>
        <w:r w:rsidR="00FC2B4C" w:rsidRPr="00B36469">
          <w:rPr>
            <w:rStyle w:val="Hyperlink"/>
            <w:noProof/>
            <w:lang w:val="en-US"/>
          </w:rPr>
          <w:t>. Sequence diagram request reset password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_Toc117602901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8</w:t>
        </w:r>
        <w:r w:rsidR="00FC2B4C">
          <w:rPr>
            <w:noProof/>
            <w:webHidden/>
          </w:rPr>
          <w:fldChar w:fldCharType="end"/>
        </w:r>
      </w:hyperlink>
    </w:p>
    <w:p w14:paraId="4DE61F35" w14:textId="72D8D3A7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02" w:history="1">
        <w:r w:rsidR="00FC2B4C" w:rsidRPr="00B36469">
          <w:rPr>
            <w:rStyle w:val="Hyperlink"/>
            <w:noProof/>
          </w:rPr>
          <w:t>Gambar 7</w:t>
        </w:r>
        <w:r w:rsidR="00FC2B4C" w:rsidRPr="00B36469">
          <w:rPr>
            <w:rStyle w:val="Hyperlink"/>
            <w:noProof/>
            <w:lang w:val="en-US"/>
          </w:rPr>
          <w:t>. Activity diagram notifikasi email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_Toc117602902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8</w:t>
        </w:r>
        <w:r w:rsidR="00FC2B4C">
          <w:rPr>
            <w:noProof/>
            <w:webHidden/>
          </w:rPr>
          <w:fldChar w:fldCharType="end"/>
        </w:r>
      </w:hyperlink>
    </w:p>
    <w:p w14:paraId="10481D15" w14:textId="54E10FCA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03" w:history="1">
        <w:r w:rsidR="00FC2B4C" w:rsidRPr="00B36469">
          <w:rPr>
            <w:rStyle w:val="Hyperlink"/>
            <w:noProof/>
          </w:rPr>
          <w:t>Gambar 8</w:t>
        </w:r>
        <w:r w:rsidR="00FC2B4C" w:rsidRPr="00B36469">
          <w:rPr>
            <w:rStyle w:val="Hyperlink"/>
            <w:noProof/>
            <w:lang w:val="en-US"/>
          </w:rPr>
          <w:t>. Sequence diagram notifikasi email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_Toc117602903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9</w:t>
        </w:r>
        <w:r w:rsidR="00FC2B4C">
          <w:rPr>
            <w:noProof/>
            <w:webHidden/>
          </w:rPr>
          <w:fldChar w:fldCharType="end"/>
        </w:r>
      </w:hyperlink>
    </w:p>
    <w:p w14:paraId="39906687" w14:textId="6B629615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04" w:history="1">
        <w:r w:rsidR="00FC2B4C" w:rsidRPr="00B36469">
          <w:rPr>
            <w:rStyle w:val="Hyperlink"/>
            <w:noProof/>
          </w:rPr>
          <w:t>Gambar 9</w:t>
        </w:r>
        <w:r w:rsidR="00FC2B4C" w:rsidRPr="00B36469">
          <w:rPr>
            <w:rStyle w:val="Hyperlink"/>
            <w:noProof/>
            <w:lang w:val="en-US"/>
          </w:rPr>
          <w:t>. Activity diagram list user login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_Toc117602904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9</w:t>
        </w:r>
        <w:r w:rsidR="00FC2B4C">
          <w:rPr>
            <w:noProof/>
            <w:webHidden/>
          </w:rPr>
          <w:fldChar w:fldCharType="end"/>
        </w:r>
      </w:hyperlink>
    </w:p>
    <w:p w14:paraId="73BA0FD9" w14:textId="27FD7DF0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05" w:history="1">
        <w:r w:rsidR="00FC2B4C" w:rsidRPr="00B36469">
          <w:rPr>
            <w:rStyle w:val="Hyperlink"/>
            <w:noProof/>
          </w:rPr>
          <w:t>Gambar 10</w:t>
        </w:r>
        <w:r w:rsidR="00FC2B4C" w:rsidRPr="00B36469">
          <w:rPr>
            <w:rStyle w:val="Hyperlink"/>
            <w:noProof/>
            <w:lang w:val="en-US"/>
          </w:rPr>
          <w:t>. Sequence diagram list user login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_Toc117602905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9</w:t>
        </w:r>
        <w:r w:rsidR="00FC2B4C">
          <w:rPr>
            <w:noProof/>
            <w:webHidden/>
          </w:rPr>
          <w:fldChar w:fldCharType="end"/>
        </w:r>
      </w:hyperlink>
    </w:p>
    <w:p w14:paraId="43FEEA9F" w14:textId="5B5B143E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06" w:history="1">
        <w:r w:rsidR="00FC2B4C" w:rsidRPr="00B36469">
          <w:rPr>
            <w:rStyle w:val="Hyperlink"/>
            <w:noProof/>
          </w:rPr>
          <w:t>Gambar 11</w:t>
        </w:r>
        <w:r w:rsidR="00FC2B4C" w:rsidRPr="00B36469">
          <w:rPr>
            <w:rStyle w:val="Hyperlink"/>
            <w:noProof/>
            <w:lang w:val="en-US"/>
          </w:rPr>
          <w:t>. Activity diagram menambahkan list user login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_Toc117602906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10</w:t>
        </w:r>
        <w:r w:rsidR="00FC2B4C">
          <w:rPr>
            <w:noProof/>
            <w:webHidden/>
          </w:rPr>
          <w:fldChar w:fldCharType="end"/>
        </w:r>
      </w:hyperlink>
    </w:p>
    <w:p w14:paraId="257BBA18" w14:textId="241AE9A3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07" w:history="1">
        <w:r w:rsidR="00FC2B4C" w:rsidRPr="00B36469">
          <w:rPr>
            <w:rStyle w:val="Hyperlink"/>
            <w:noProof/>
          </w:rPr>
          <w:t>Gambar 12</w:t>
        </w:r>
        <w:r w:rsidR="00FC2B4C" w:rsidRPr="00B36469">
          <w:rPr>
            <w:rStyle w:val="Hyperlink"/>
            <w:noProof/>
            <w:lang w:val="en-US"/>
          </w:rPr>
          <w:t>. Sequence diagram menambahkan list user login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_Toc117602907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12</w:t>
        </w:r>
        <w:r w:rsidR="00FC2B4C">
          <w:rPr>
            <w:noProof/>
            <w:webHidden/>
          </w:rPr>
          <w:fldChar w:fldCharType="end"/>
        </w:r>
      </w:hyperlink>
    </w:p>
    <w:p w14:paraId="169EE684" w14:textId="0AAD3DF3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08" w:history="1">
        <w:r w:rsidR="00FC2B4C" w:rsidRPr="00B36469">
          <w:rPr>
            <w:rStyle w:val="Hyperlink"/>
            <w:noProof/>
          </w:rPr>
          <w:t>Gambar 13</w:t>
        </w:r>
        <w:r w:rsidR="00FC2B4C" w:rsidRPr="00B36469">
          <w:rPr>
            <w:rStyle w:val="Hyperlink"/>
            <w:noProof/>
            <w:lang w:val="en-US"/>
          </w:rPr>
          <w:t xml:space="preserve"> Activity diagram edit list user login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_Toc117602908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13</w:t>
        </w:r>
        <w:r w:rsidR="00FC2B4C">
          <w:rPr>
            <w:noProof/>
            <w:webHidden/>
          </w:rPr>
          <w:fldChar w:fldCharType="end"/>
        </w:r>
      </w:hyperlink>
    </w:p>
    <w:p w14:paraId="68FE077B" w14:textId="2D0C46DB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09" w:history="1">
        <w:r w:rsidR="00FC2B4C" w:rsidRPr="00B36469">
          <w:rPr>
            <w:rStyle w:val="Hyperlink"/>
            <w:noProof/>
          </w:rPr>
          <w:t>Gambar 14</w:t>
        </w:r>
        <w:r w:rsidR="00FC2B4C" w:rsidRPr="00B36469">
          <w:rPr>
            <w:rStyle w:val="Hyperlink"/>
            <w:noProof/>
            <w:lang w:val="en-US"/>
          </w:rPr>
          <w:t>. Sequence diagram edit list user login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_Toc117602909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14</w:t>
        </w:r>
        <w:r w:rsidR="00FC2B4C">
          <w:rPr>
            <w:noProof/>
            <w:webHidden/>
          </w:rPr>
          <w:fldChar w:fldCharType="end"/>
        </w:r>
      </w:hyperlink>
    </w:p>
    <w:p w14:paraId="7471D5FE" w14:textId="2C8BC03F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10" w:history="1">
        <w:r w:rsidR="00FC2B4C" w:rsidRPr="00B36469">
          <w:rPr>
            <w:rStyle w:val="Hyperlink"/>
            <w:noProof/>
          </w:rPr>
          <w:t>Gambar 15</w:t>
        </w:r>
        <w:r w:rsidR="00FC2B4C" w:rsidRPr="00B36469">
          <w:rPr>
            <w:rStyle w:val="Hyperlink"/>
            <w:noProof/>
            <w:lang w:val="en-US"/>
          </w:rPr>
          <w:t>. Activity diagram mengaktifkan dan menonaktifkan user login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_Toc117602910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15</w:t>
        </w:r>
        <w:r w:rsidR="00FC2B4C">
          <w:rPr>
            <w:noProof/>
            <w:webHidden/>
          </w:rPr>
          <w:fldChar w:fldCharType="end"/>
        </w:r>
      </w:hyperlink>
    </w:p>
    <w:p w14:paraId="4E2B6915" w14:textId="7C6D5F35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11" w:history="1">
        <w:r w:rsidR="00FC2B4C" w:rsidRPr="00B36469">
          <w:rPr>
            <w:rStyle w:val="Hyperlink"/>
            <w:noProof/>
          </w:rPr>
          <w:t>Gambar 16</w:t>
        </w:r>
        <w:r w:rsidR="00FC2B4C" w:rsidRPr="00B36469">
          <w:rPr>
            <w:rStyle w:val="Hyperlink"/>
            <w:noProof/>
            <w:lang w:val="en-US"/>
          </w:rPr>
          <w:t>. Sequence diagram mengaktifkan dan menonaktifkan user login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_Toc117602911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16</w:t>
        </w:r>
        <w:r w:rsidR="00FC2B4C">
          <w:rPr>
            <w:noProof/>
            <w:webHidden/>
          </w:rPr>
          <w:fldChar w:fldCharType="end"/>
        </w:r>
      </w:hyperlink>
    </w:p>
    <w:p w14:paraId="726B358C" w14:textId="31670251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12" w:history="1">
        <w:r w:rsidR="00FC2B4C" w:rsidRPr="00B36469">
          <w:rPr>
            <w:rStyle w:val="Hyperlink"/>
            <w:noProof/>
          </w:rPr>
          <w:t>Gambar 17</w:t>
        </w:r>
        <w:r w:rsidR="00FC2B4C" w:rsidRPr="00B36469">
          <w:rPr>
            <w:rStyle w:val="Hyperlink"/>
            <w:noProof/>
            <w:lang w:val="en-US"/>
          </w:rPr>
          <w:t>. Activity diagram menghapus list user login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_Toc117602912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17</w:t>
        </w:r>
        <w:r w:rsidR="00FC2B4C">
          <w:rPr>
            <w:noProof/>
            <w:webHidden/>
          </w:rPr>
          <w:fldChar w:fldCharType="end"/>
        </w:r>
      </w:hyperlink>
    </w:p>
    <w:p w14:paraId="15F243C8" w14:textId="6A1E4D3B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13" w:history="1">
        <w:r w:rsidR="00FC2B4C" w:rsidRPr="00B36469">
          <w:rPr>
            <w:rStyle w:val="Hyperlink"/>
            <w:noProof/>
          </w:rPr>
          <w:t>Gambar 18</w:t>
        </w:r>
        <w:r w:rsidR="00FC2B4C" w:rsidRPr="00B36469">
          <w:rPr>
            <w:rStyle w:val="Hyperlink"/>
            <w:noProof/>
            <w:lang w:val="en-US"/>
          </w:rPr>
          <w:t>. Sequence diagram menghapus list user login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_Toc117602913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18</w:t>
        </w:r>
        <w:r w:rsidR="00FC2B4C">
          <w:rPr>
            <w:noProof/>
            <w:webHidden/>
          </w:rPr>
          <w:fldChar w:fldCharType="end"/>
        </w:r>
      </w:hyperlink>
    </w:p>
    <w:p w14:paraId="0A1F1651" w14:textId="4D1EADB0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14" w:history="1">
        <w:r w:rsidR="00FC2B4C" w:rsidRPr="00B36469">
          <w:rPr>
            <w:rStyle w:val="Hyperlink"/>
            <w:noProof/>
          </w:rPr>
          <w:t>Gambar 19</w:t>
        </w:r>
        <w:r w:rsidR="00FC2B4C" w:rsidRPr="00B36469">
          <w:rPr>
            <w:rStyle w:val="Hyperlink"/>
            <w:noProof/>
            <w:lang w:val="en-US"/>
          </w:rPr>
          <w:t>. Activity diagram menampilkan list master bank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_Toc117602914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18</w:t>
        </w:r>
        <w:r w:rsidR="00FC2B4C">
          <w:rPr>
            <w:noProof/>
            <w:webHidden/>
          </w:rPr>
          <w:fldChar w:fldCharType="end"/>
        </w:r>
      </w:hyperlink>
    </w:p>
    <w:p w14:paraId="65A7DFEA" w14:textId="1BF67C12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15" w:history="1">
        <w:r w:rsidR="00FC2B4C" w:rsidRPr="00B36469">
          <w:rPr>
            <w:rStyle w:val="Hyperlink"/>
            <w:noProof/>
          </w:rPr>
          <w:t>Gambar 20</w:t>
        </w:r>
        <w:r w:rsidR="00FC2B4C" w:rsidRPr="00B36469">
          <w:rPr>
            <w:rStyle w:val="Hyperlink"/>
            <w:noProof/>
            <w:lang w:val="en-US"/>
          </w:rPr>
          <w:t>. Sequence diagram menampilkan list master bank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_Toc117602915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19</w:t>
        </w:r>
        <w:r w:rsidR="00FC2B4C">
          <w:rPr>
            <w:noProof/>
            <w:webHidden/>
          </w:rPr>
          <w:fldChar w:fldCharType="end"/>
        </w:r>
      </w:hyperlink>
    </w:p>
    <w:p w14:paraId="74460093" w14:textId="4496AE9B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16" w:history="1">
        <w:r w:rsidR="00FC2B4C" w:rsidRPr="00B36469">
          <w:rPr>
            <w:rStyle w:val="Hyperlink"/>
            <w:noProof/>
          </w:rPr>
          <w:t>Gambar 21</w:t>
        </w:r>
        <w:r w:rsidR="00FC2B4C" w:rsidRPr="00B36469">
          <w:rPr>
            <w:rStyle w:val="Hyperlink"/>
            <w:noProof/>
            <w:lang w:val="en-US"/>
          </w:rPr>
          <w:t>. Activity diagram menambahkan list bank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_Toc117602916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19</w:t>
        </w:r>
        <w:r w:rsidR="00FC2B4C">
          <w:rPr>
            <w:noProof/>
            <w:webHidden/>
          </w:rPr>
          <w:fldChar w:fldCharType="end"/>
        </w:r>
      </w:hyperlink>
    </w:p>
    <w:p w14:paraId="3C910F2C" w14:textId="4CEA326B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17" w:history="1">
        <w:r w:rsidR="00FC2B4C" w:rsidRPr="00B36469">
          <w:rPr>
            <w:rStyle w:val="Hyperlink"/>
            <w:noProof/>
          </w:rPr>
          <w:t>Gambar 22</w:t>
        </w:r>
        <w:r w:rsidR="00FC2B4C" w:rsidRPr="00B36469">
          <w:rPr>
            <w:rStyle w:val="Hyperlink"/>
            <w:noProof/>
            <w:lang w:val="en-US"/>
          </w:rPr>
          <w:t>. Sequence diagram menambahkan list bank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_Toc117602917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20</w:t>
        </w:r>
        <w:r w:rsidR="00FC2B4C">
          <w:rPr>
            <w:noProof/>
            <w:webHidden/>
          </w:rPr>
          <w:fldChar w:fldCharType="end"/>
        </w:r>
      </w:hyperlink>
    </w:p>
    <w:p w14:paraId="23FFE9EC" w14:textId="17D15AF4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18" w:history="1">
        <w:r w:rsidR="00FC2B4C" w:rsidRPr="00B36469">
          <w:rPr>
            <w:rStyle w:val="Hyperlink"/>
            <w:noProof/>
          </w:rPr>
          <w:t>Gambar 23</w:t>
        </w:r>
        <w:r w:rsidR="00FC2B4C" w:rsidRPr="00B36469">
          <w:rPr>
            <w:rStyle w:val="Hyperlink"/>
            <w:noProof/>
            <w:lang w:val="en-US"/>
          </w:rPr>
          <w:t>. Activity diagram edit list bank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_Toc117602918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21</w:t>
        </w:r>
        <w:r w:rsidR="00FC2B4C">
          <w:rPr>
            <w:noProof/>
            <w:webHidden/>
          </w:rPr>
          <w:fldChar w:fldCharType="end"/>
        </w:r>
      </w:hyperlink>
    </w:p>
    <w:p w14:paraId="2BBDBB88" w14:textId="7BA13C3A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19" w:history="1">
        <w:r w:rsidR="00FC2B4C" w:rsidRPr="00B36469">
          <w:rPr>
            <w:rStyle w:val="Hyperlink"/>
            <w:noProof/>
          </w:rPr>
          <w:t>Gambar 24</w:t>
        </w:r>
        <w:r w:rsidR="00FC2B4C" w:rsidRPr="00B36469">
          <w:rPr>
            <w:rStyle w:val="Hyperlink"/>
            <w:noProof/>
            <w:lang w:val="en-US"/>
          </w:rPr>
          <w:t>. Sequence diagram edit list bank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_Toc117602919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21</w:t>
        </w:r>
        <w:r w:rsidR="00FC2B4C">
          <w:rPr>
            <w:noProof/>
            <w:webHidden/>
          </w:rPr>
          <w:fldChar w:fldCharType="end"/>
        </w:r>
      </w:hyperlink>
    </w:p>
    <w:p w14:paraId="28D01E1C" w14:textId="61353462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20" w:history="1">
        <w:r w:rsidR="00FC2B4C" w:rsidRPr="00B36469">
          <w:rPr>
            <w:rStyle w:val="Hyperlink"/>
            <w:noProof/>
          </w:rPr>
          <w:t>Gambar 25</w:t>
        </w:r>
        <w:r w:rsidR="00FC2B4C" w:rsidRPr="00B36469">
          <w:rPr>
            <w:rStyle w:val="Hyperlink"/>
            <w:noProof/>
            <w:lang w:val="en-US"/>
          </w:rPr>
          <w:t>. Activity diagram menonaktifkan list bank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_Toc117602920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22</w:t>
        </w:r>
        <w:r w:rsidR="00FC2B4C">
          <w:rPr>
            <w:noProof/>
            <w:webHidden/>
          </w:rPr>
          <w:fldChar w:fldCharType="end"/>
        </w:r>
      </w:hyperlink>
    </w:p>
    <w:p w14:paraId="531FD982" w14:textId="7B08AA47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21" w:history="1">
        <w:r w:rsidR="00FC2B4C" w:rsidRPr="00B36469">
          <w:rPr>
            <w:rStyle w:val="Hyperlink"/>
            <w:noProof/>
          </w:rPr>
          <w:t>Gambar 26</w:t>
        </w:r>
        <w:r w:rsidR="00FC2B4C" w:rsidRPr="00B36469">
          <w:rPr>
            <w:rStyle w:val="Hyperlink"/>
            <w:noProof/>
            <w:lang w:val="en-US"/>
          </w:rPr>
          <w:t>. Sequence diagram menonaktifkan list bank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_Toc117602921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22</w:t>
        </w:r>
        <w:r w:rsidR="00FC2B4C">
          <w:rPr>
            <w:noProof/>
            <w:webHidden/>
          </w:rPr>
          <w:fldChar w:fldCharType="end"/>
        </w:r>
      </w:hyperlink>
    </w:p>
    <w:p w14:paraId="07E8390E" w14:textId="0DF8FF35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22" w:history="1">
        <w:r w:rsidR="00FC2B4C" w:rsidRPr="00B36469">
          <w:rPr>
            <w:rStyle w:val="Hyperlink"/>
            <w:noProof/>
          </w:rPr>
          <w:t>Gambar 27</w:t>
        </w:r>
        <w:r w:rsidR="00FC2B4C" w:rsidRPr="00B36469">
          <w:rPr>
            <w:rStyle w:val="Hyperlink"/>
            <w:noProof/>
            <w:lang w:val="en-US"/>
          </w:rPr>
          <w:t>. Activity diagram menampilkan master provinsi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_Toc117602922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23</w:t>
        </w:r>
        <w:r w:rsidR="00FC2B4C">
          <w:rPr>
            <w:noProof/>
            <w:webHidden/>
          </w:rPr>
          <w:fldChar w:fldCharType="end"/>
        </w:r>
      </w:hyperlink>
    </w:p>
    <w:p w14:paraId="72E185FB" w14:textId="116A0299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23" w:history="1">
        <w:r w:rsidR="00FC2B4C" w:rsidRPr="00B36469">
          <w:rPr>
            <w:rStyle w:val="Hyperlink"/>
            <w:noProof/>
          </w:rPr>
          <w:t>Gambar 28</w:t>
        </w:r>
        <w:r w:rsidR="00FC2B4C" w:rsidRPr="00B36469">
          <w:rPr>
            <w:rStyle w:val="Hyperlink"/>
            <w:noProof/>
            <w:lang w:val="en-US"/>
          </w:rPr>
          <w:t>. Sequence diagram menampilkan master provinsi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_Toc117602923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23</w:t>
        </w:r>
        <w:r w:rsidR="00FC2B4C">
          <w:rPr>
            <w:noProof/>
            <w:webHidden/>
          </w:rPr>
          <w:fldChar w:fldCharType="end"/>
        </w:r>
      </w:hyperlink>
    </w:p>
    <w:p w14:paraId="50DDDB5A" w14:textId="25C8AF31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24" w:history="1">
        <w:r w:rsidR="00FC2B4C" w:rsidRPr="00B36469">
          <w:rPr>
            <w:rStyle w:val="Hyperlink"/>
            <w:noProof/>
          </w:rPr>
          <w:t>Gambar 29</w:t>
        </w:r>
        <w:r w:rsidR="00FC2B4C" w:rsidRPr="00B36469">
          <w:rPr>
            <w:rStyle w:val="Hyperlink"/>
            <w:noProof/>
            <w:lang w:val="en-US"/>
          </w:rPr>
          <w:t>. Activity diagram menambahkan list provinsi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_Toc117602924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24</w:t>
        </w:r>
        <w:r w:rsidR="00FC2B4C">
          <w:rPr>
            <w:noProof/>
            <w:webHidden/>
          </w:rPr>
          <w:fldChar w:fldCharType="end"/>
        </w:r>
      </w:hyperlink>
    </w:p>
    <w:p w14:paraId="6A34FE8F" w14:textId="6B8204F3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25" w:history="1">
        <w:r w:rsidR="00FC2B4C" w:rsidRPr="00B36469">
          <w:rPr>
            <w:rStyle w:val="Hyperlink"/>
            <w:noProof/>
          </w:rPr>
          <w:t>Gambar 30</w:t>
        </w:r>
        <w:r w:rsidR="00FC2B4C" w:rsidRPr="00B36469">
          <w:rPr>
            <w:rStyle w:val="Hyperlink"/>
            <w:noProof/>
            <w:lang w:val="en-US"/>
          </w:rPr>
          <w:t>. Sequence diagram menambahkan list provinsi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_Toc117602925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24</w:t>
        </w:r>
        <w:r w:rsidR="00FC2B4C">
          <w:rPr>
            <w:noProof/>
            <w:webHidden/>
          </w:rPr>
          <w:fldChar w:fldCharType="end"/>
        </w:r>
      </w:hyperlink>
    </w:p>
    <w:p w14:paraId="0E169F40" w14:textId="4F9FAA27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26" w:history="1">
        <w:r w:rsidR="00FC2B4C" w:rsidRPr="00B36469">
          <w:rPr>
            <w:rStyle w:val="Hyperlink"/>
            <w:noProof/>
          </w:rPr>
          <w:t>Gambar 31</w:t>
        </w:r>
        <w:r w:rsidR="00FC2B4C" w:rsidRPr="00B36469">
          <w:rPr>
            <w:rStyle w:val="Hyperlink"/>
            <w:noProof/>
            <w:lang w:val="en-US"/>
          </w:rPr>
          <w:t>. Activity diagram mengedit list provinsi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_Toc117602926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25</w:t>
        </w:r>
        <w:r w:rsidR="00FC2B4C">
          <w:rPr>
            <w:noProof/>
            <w:webHidden/>
          </w:rPr>
          <w:fldChar w:fldCharType="end"/>
        </w:r>
      </w:hyperlink>
    </w:p>
    <w:p w14:paraId="14E811ED" w14:textId="79EDCB26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27" w:history="1">
        <w:r w:rsidR="00FC2B4C" w:rsidRPr="00B36469">
          <w:rPr>
            <w:rStyle w:val="Hyperlink"/>
            <w:noProof/>
          </w:rPr>
          <w:t>Gambar 32</w:t>
        </w:r>
        <w:r w:rsidR="00FC2B4C" w:rsidRPr="00B36469">
          <w:rPr>
            <w:rStyle w:val="Hyperlink"/>
            <w:noProof/>
            <w:lang w:val="en-US"/>
          </w:rPr>
          <w:t>. Sequence diagram edit data provinsi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_Toc117602927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25</w:t>
        </w:r>
        <w:r w:rsidR="00FC2B4C">
          <w:rPr>
            <w:noProof/>
            <w:webHidden/>
          </w:rPr>
          <w:fldChar w:fldCharType="end"/>
        </w:r>
      </w:hyperlink>
    </w:p>
    <w:p w14:paraId="26046300" w14:textId="16E91D89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28" w:history="1">
        <w:r w:rsidR="00FC2B4C" w:rsidRPr="00B36469">
          <w:rPr>
            <w:rStyle w:val="Hyperlink"/>
            <w:noProof/>
          </w:rPr>
          <w:t>Gambar 33</w:t>
        </w:r>
        <w:r w:rsidR="00FC2B4C" w:rsidRPr="00B36469">
          <w:rPr>
            <w:rStyle w:val="Hyperlink"/>
            <w:noProof/>
            <w:lang w:val="en-US"/>
          </w:rPr>
          <w:t>. Activity diagram menonaktifkan list provinsi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_Toc117602928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26</w:t>
        </w:r>
        <w:r w:rsidR="00FC2B4C">
          <w:rPr>
            <w:noProof/>
            <w:webHidden/>
          </w:rPr>
          <w:fldChar w:fldCharType="end"/>
        </w:r>
      </w:hyperlink>
    </w:p>
    <w:p w14:paraId="1156CFCB" w14:textId="07221432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29" w:history="1">
        <w:r w:rsidR="00FC2B4C" w:rsidRPr="00B36469">
          <w:rPr>
            <w:rStyle w:val="Hyperlink"/>
            <w:noProof/>
          </w:rPr>
          <w:t>Gambar 34</w:t>
        </w:r>
        <w:r w:rsidR="00FC2B4C" w:rsidRPr="00B36469">
          <w:rPr>
            <w:rStyle w:val="Hyperlink"/>
            <w:noProof/>
            <w:lang w:val="en-US"/>
          </w:rPr>
          <w:t>. Sequence diagram menonaktifkan list provinsi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_Toc117602929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26</w:t>
        </w:r>
        <w:r w:rsidR="00FC2B4C">
          <w:rPr>
            <w:noProof/>
            <w:webHidden/>
          </w:rPr>
          <w:fldChar w:fldCharType="end"/>
        </w:r>
      </w:hyperlink>
    </w:p>
    <w:p w14:paraId="4A6E5B96" w14:textId="460ECF3C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30" w:history="1">
        <w:r w:rsidR="00FC2B4C" w:rsidRPr="00B36469">
          <w:rPr>
            <w:rStyle w:val="Hyperlink"/>
            <w:noProof/>
          </w:rPr>
          <w:t>Gambar 35</w:t>
        </w:r>
        <w:r w:rsidR="00FC2B4C" w:rsidRPr="00B36469">
          <w:rPr>
            <w:rStyle w:val="Hyperlink"/>
            <w:noProof/>
            <w:lang w:val="en-US"/>
          </w:rPr>
          <w:t>. Activity diagram menampilkan list kabupaten/kota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_Toc117602930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27</w:t>
        </w:r>
        <w:r w:rsidR="00FC2B4C">
          <w:rPr>
            <w:noProof/>
            <w:webHidden/>
          </w:rPr>
          <w:fldChar w:fldCharType="end"/>
        </w:r>
      </w:hyperlink>
    </w:p>
    <w:p w14:paraId="06BC7638" w14:textId="336C45BF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31" w:history="1">
        <w:r w:rsidR="00FC2B4C" w:rsidRPr="00B36469">
          <w:rPr>
            <w:rStyle w:val="Hyperlink"/>
            <w:noProof/>
          </w:rPr>
          <w:t>Gambar 36</w:t>
        </w:r>
        <w:r w:rsidR="00FC2B4C" w:rsidRPr="00B36469">
          <w:rPr>
            <w:rStyle w:val="Hyperlink"/>
            <w:noProof/>
            <w:lang w:val="en-US"/>
          </w:rPr>
          <w:t>. Sequence diagram menampilkan list kabupaten/kota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_Toc117602931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27</w:t>
        </w:r>
        <w:r w:rsidR="00FC2B4C">
          <w:rPr>
            <w:noProof/>
            <w:webHidden/>
          </w:rPr>
          <w:fldChar w:fldCharType="end"/>
        </w:r>
      </w:hyperlink>
    </w:p>
    <w:p w14:paraId="070FE4F7" w14:textId="53C1E381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32" w:history="1">
        <w:r w:rsidR="00FC2B4C" w:rsidRPr="00B36469">
          <w:rPr>
            <w:rStyle w:val="Hyperlink"/>
            <w:noProof/>
          </w:rPr>
          <w:t>Gambar 37</w:t>
        </w:r>
        <w:r w:rsidR="00FC2B4C" w:rsidRPr="00B36469">
          <w:rPr>
            <w:rStyle w:val="Hyperlink"/>
            <w:noProof/>
            <w:lang w:val="en-US"/>
          </w:rPr>
          <w:t>. Activity diagram menambahkan list kabupaten/kota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_Toc117602932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28</w:t>
        </w:r>
        <w:r w:rsidR="00FC2B4C">
          <w:rPr>
            <w:noProof/>
            <w:webHidden/>
          </w:rPr>
          <w:fldChar w:fldCharType="end"/>
        </w:r>
      </w:hyperlink>
    </w:p>
    <w:p w14:paraId="07CF8810" w14:textId="2E0D2673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33" w:history="1">
        <w:r w:rsidR="00FC2B4C" w:rsidRPr="00B36469">
          <w:rPr>
            <w:rStyle w:val="Hyperlink"/>
            <w:noProof/>
          </w:rPr>
          <w:t>Gambar 38</w:t>
        </w:r>
        <w:r w:rsidR="00FC2B4C" w:rsidRPr="00B36469">
          <w:rPr>
            <w:rStyle w:val="Hyperlink"/>
            <w:noProof/>
            <w:lang w:val="en-US"/>
          </w:rPr>
          <w:t>. Sequence diagram menambahkan list kabupaten/kota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_Toc117602933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28</w:t>
        </w:r>
        <w:r w:rsidR="00FC2B4C">
          <w:rPr>
            <w:noProof/>
            <w:webHidden/>
          </w:rPr>
          <w:fldChar w:fldCharType="end"/>
        </w:r>
      </w:hyperlink>
    </w:p>
    <w:p w14:paraId="3FA3875C" w14:textId="036BE3D3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34" w:history="1">
        <w:r w:rsidR="00FC2B4C" w:rsidRPr="00B36469">
          <w:rPr>
            <w:rStyle w:val="Hyperlink"/>
            <w:noProof/>
          </w:rPr>
          <w:t>Gambar 39</w:t>
        </w:r>
        <w:r w:rsidR="00FC2B4C" w:rsidRPr="00B36469">
          <w:rPr>
            <w:rStyle w:val="Hyperlink"/>
            <w:noProof/>
            <w:lang w:val="en-US"/>
          </w:rPr>
          <w:t>. Activity diagram mengedit list kabupaten/kota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_Toc117602934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29</w:t>
        </w:r>
        <w:r w:rsidR="00FC2B4C">
          <w:rPr>
            <w:noProof/>
            <w:webHidden/>
          </w:rPr>
          <w:fldChar w:fldCharType="end"/>
        </w:r>
      </w:hyperlink>
    </w:p>
    <w:p w14:paraId="7F8C9B13" w14:textId="205D36BB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35" w:history="1">
        <w:r w:rsidR="00FC2B4C" w:rsidRPr="00B36469">
          <w:rPr>
            <w:rStyle w:val="Hyperlink"/>
            <w:noProof/>
          </w:rPr>
          <w:t>Gambar 40</w:t>
        </w:r>
        <w:r w:rsidR="00FC2B4C" w:rsidRPr="00B36469">
          <w:rPr>
            <w:rStyle w:val="Hyperlink"/>
            <w:noProof/>
            <w:lang w:val="en-US"/>
          </w:rPr>
          <w:t>. Sequence diagram mengedit list kabupaten/kota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_Toc117602935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29</w:t>
        </w:r>
        <w:r w:rsidR="00FC2B4C">
          <w:rPr>
            <w:noProof/>
            <w:webHidden/>
          </w:rPr>
          <w:fldChar w:fldCharType="end"/>
        </w:r>
      </w:hyperlink>
    </w:p>
    <w:p w14:paraId="5026331E" w14:textId="29368179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36" w:history="1">
        <w:r w:rsidR="00FC2B4C" w:rsidRPr="00B36469">
          <w:rPr>
            <w:rStyle w:val="Hyperlink"/>
            <w:noProof/>
          </w:rPr>
          <w:t>Gambar 41</w:t>
        </w:r>
        <w:r w:rsidR="00FC2B4C" w:rsidRPr="00B36469">
          <w:rPr>
            <w:rStyle w:val="Hyperlink"/>
            <w:noProof/>
            <w:lang w:val="en-US"/>
          </w:rPr>
          <w:t>, Activity diagram menonaktifkan list kabupaten/kota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_Toc117602936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30</w:t>
        </w:r>
        <w:r w:rsidR="00FC2B4C">
          <w:rPr>
            <w:noProof/>
            <w:webHidden/>
          </w:rPr>
          <w:fldChar w:fldCharType="end"/>
        </w:r>
      </w:hyperlink>
    </w:p>
    <w:p w14:paraId="6483F29E" w14:textId="69875431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37" w:history="1">
        <w:r w:rsidR="00FC2B4C" w:rsidRPr="00B36469">
          <w:rPr>
            <w:rStyle w:val="Hyperlink"/>
            <w:noProof/>
          </w:rPr>
          <w:t>Gambar 42</w:t>
        </w:r>
        <w:r w:rsidR="00FC2B4C" w:rsidRPr="00B36469">
          <w:rPr>
            <w:rStyle w:val="Hyperlink"/>
            <w:noProof/>
            <w:lang w:val="en-US"/>
          </w:rPr>
          <w:t>. Sequence diagram menonaktifkan list kabupaten/kota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_Toc117602937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30</w:t>
        </w:r>
        <w:r w:rsidR="00FC2B4C">
          <w:rPr>
            <w:noProof/>
            <w:webHidden/>
          </w:rPr>
          <w:fldChar w:fldCharType="end"/>
        </w:r>
      </w:hyperlink>
    </w:p>
    <w:p w14:paraId="34FF86BE" w14:textId="119AC372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38" w:history="1">
        <w:r w:rsidR="00FC2B4C" w:rsidRPr="00B36469">
          <w:rPr>
            <w:rStyle w:val="Hyperlink"/>
            <w:noProof/>
          </w:rPr>
          <w:t>Gambar 43</w:t>
        </w:r>
        <w:r w:rsidR="00FC2B4C" w:rsidRPr="00B36469">
          <w:rPr>
            <w:rStyle w:val="Hyperlink"/>
            <w:noProof/>
            <w:lang w:val="en-US"/>
          </w:rPr>
          <w:t>. Activity diagram menampilkan jenis pajak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_Toc117602938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31</w:t>
        </w:r>
        <w:r w:rsidR="00FC2B4C">
          <w:rPr>
            <w:noProof/>
            <w:webHidden/>
          </w:rPr>
          <w:fldChar w:fldCharType="end"/>
        </w:r>
      </w:hyperlink>
    </w:p>
    <w:p w14:paraId="49E0FDB7" w14:textId="3508E5DF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39" w:history="1">
        <w:r w:rsidR="00FC2B4C" w:rsidRPr="00B36469">
          <w:rPr>
            <w:rStyle w:val="Hyperlink"/>
            <w:noProof/>
          </w:rPr>
          <w:t>Gambar 44</w:t>
        </w:r>
        <w:r w:rsidR="00FC2B4C" w:rsidRPr="00B36469">
          <w:rPr>
            <w:rStyle w:val="Hyperlink"/>
            <w:noProof/>
            <w:lang w:val="en-US"/>
          </w:rPr>
          <w:t>. Sequence diagram menampilkan jenis pajak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_Toc117602939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31</w:t>
        </w:r>
        <w:r w:rsidR="00FC2B4C">
          <w:rPr>
            <w:noProof/>
            <w:webHidden/>
          </w:rPr>
          <w:fldChar w:fldCharType="end"/>
        </w:r>
      </w:hyperlink>
    </w:p>
    <w:p w14:paraId="57723563" w14:textId="4888CDE6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40" w:history="1">
        <w:r w:rsidR="00FC2B4C" w:rsidRPr="00B36469">
          <w:rPr>
            <w:rStyle w:val="Hyperlink"/>
            <w:noProof/>
          </w:rPr>
          <w:t>Gambar 45</w:t>
        </w:r>
        <w:r w:rsidR="00FC2B4C" w:rsidRPr="00B36469">
          <w:rPr>
            <w:rStyle w:val="Hyperlink"/>
            <w:noProof/>
            <w:lang w:val="en-US"/>
          </w:rPr>
          <w:t>. Activity diagram menambahkan list jenis pajak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_Toc117602940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32</w:t>
        </w:r>
        <w:r w:rsidR="00FC2B4C">
          <w:rPr>
            <w:noProof/>
            <w:webHidden/>
          </w:rPr>
          <w:fldChar w:fldCharType="end"/>
        </w:r>
      </w:hyperlink>
    </w:p>
    <w:p w14:paraId="537703FC" w14:textId="39E9B443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41" w:history="1">
        <w:r w:rsidR="00FC2B4C" w:rsidRPr="00B36469">
          <w:rPr>
            <w:rStyle w:val="Hyperlink"/>
            <w:noProof/>
          </w:rPr>
          <w:t>Gambar 46</w:t>
        </w:r>
        <w:r w:rsidR="00FC2B4C" w:rsidRPr="00B36469">
          <w:rPr>
            <w:rStyle w:val="Hyperlink"/>
            <w:noProof/>
            <w:lang w:val="en-US"/>
          </w:rPr>
          <w:t>. Sequence diagram menambahkan list jenis pajak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_Toc117602941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32</w:t>
        </w:r>
        <w:r w:rsidR="00FC2B4C">
          <w:rPr>
            <w:noProof/>
            <w:webHidden/>
          </w:rPr>
          <w:fldChar w:fldCharType="end"/>
        </w:r>
      </w:hyperlink>
    </w:p>
    <w:p w14:paraId="17E0BF67" w14:textId="52EA856B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42" w:history="1">
        <w:r w:rsidR="00FC2B4C" w:rsidRPr="00B36469">
          <w:rPr>
            <w:rStyle w:val="Hyperlink"/>
            <w:noProof/>
          </w:rPr>
          <w:t>Gambar 47</w:t>
        </w:r>
        <w:r w:rsidR="00FC2B4C" w:rsidRPr="00B36469">
          <w:rPr>
            <w:rStyle w:val="Hyperlink"/>
            <w:noProof/>
            <w:lang w:val="en-US"/>
          </w:rPr>
          <w:t>. Activity diagram mengedit list jenis pajak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_Toc117602942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33</w:t>
        </w:r>
        <w:r w:rsidR="00FC2B4C">
          <w:rPr>
            <w:noProof/>
            <w:webHidden/>
          </w:rPr>
          <w:fldChar w:fldCharType="end"/>
        </w:r>
      </w:hyperlink>
    </w:p>
    <w:p w14:paraId="241B98A1" w14:textId="219DE92A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43" w:history="1">
        <w:r w:rsidR="00FC2B4C" w:rsidRPr="00B36469">
          <w:rPr>
            <w:rStyle w:val="Hyperlink"/>
            <w:noProof/>
          </w:rPr>
          <w:t>Gambar 48</w:t>
        </w:r>
        <w:r w:rsidR="00FC2B4C" w:rsidRPr="00B36469">
          <w:rPr>
            <w:rStyle w:val="Hyperlink"/>
            <w:noProof/>
            <w:lang w:val="en-US"/>
          </w:rPr>
          <w:t>. Sequence diagram mengedit list jenis pajak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_Toc117602943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33</w:t>
        </w:r>
        <w:r w:rsidR="00FC2B4C">
          <w:rPr>
            <w:noProof/>
            <w:webHidden/>
          </w:rPr>
          <w:fldChar w:fldCharType="end"/>
        </w:r>
      </w:hyperlink>
    </w:p>
    <w:p w14:paraId="51BB1388" w14:textId="23D22A18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44" w:history="1">
        <w:r w:rsidR="00FC2B4C" w:rsidRPr="00B36469">
          <w:rPr>
            <w:rStyle w:val="Hyperlink"/>
            <w:noProof/>
          </w:rPr>
          <w:t>Gambar 49</w:t>
        </w:r>
        <w:r w:rsidR="00FC2B4C" w:rsidRPr="00B36469">
          <w:rPr>
            <w:rStyle w:val="Hyperlink"/>
            <w:noProof/>
            <w:lang w:val="en-US"/>
          </w:rPr>
          <w:t>. Activity diagram menonaktifkan list jenis pajak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_Toc117602944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34</w:t>
        </w:r>
        <w:r w:rsidR="00FC2B4C">
          <w:rPr>
            <w:noProof/>
            <w:webHidden/>
          </w:rPr>
          <w:fldChar w:fldCharType="end"/>
        </w:r>
      </w:hyperlink>
    </w:p>
    <w:p w14:paraId="10E92758" w14:textId="129D185F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45" w:history="1">
        <w:r w:rsidR="00FC2B4C" w:rsidRPr="00B36469">
          <w:rPr>
            <w:rStyle w:val="Hyperlink"/>
            <w:noProof/>
          </w:rPr>
          <w:t>Gambar 50</w:t>
        </w:r>
        <w:r w:rsidR="00FC2B4C" w:rsidRPr="00B36469">
          <w:rPr>
            <w:rStyle w:val="Hyperlink"/>
            <w:noProof/>
            <w:lang w:val="en-US"/>
          </w:rPr>
          <w:t>. Sequence diagram menonaktifkan list jenis pajak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_Toc117602945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34</w:t>
        </w:r>
        <w:r w:rsidR="00FC2B4C">
          <w:rPr>
            <w:noProof/>
            <w:webHidden/>
          </w:rPr>
          <w:fldChar w:fldCharType="end"/>
        </w:r>
      </w:hyperlink>
    </w:p>
    <w:p w14:paraId="5B9713C3" w14:textId="48040A6F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46" w:history="1">
        <w:r w:rsidR="00FC2B4C" w:rsidRPr="00B36469">
          <w:rPr>
            <w:rStyle w:val="Hyperlink"/>
            <w:noProof/>
          </w:rPr>
          <w:t>Gambar 51</w:t>
        </w:r>
        <w:r w:rsidR="00FC2B4C" w:rsidRPr="00B36469">
          <w:rPr>
            <w:rStyle w:val="Hyperlink"/>
            <w:noProof/>
            <w:lang w:val="en-US"/>
          </w:rPr>
          <w:t>. Activity diagram menampilkan list virtual account client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_Toc117602946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35</w:t>
        </w:r>
        <w:r w:rsidR="00FC2B4C">
          <w:rPr>
            <w:noProof/>
            <w:webHidden/>
          </w:rPr>
          <w:fldChar w:fldCharType="end"/>
        </w:r>
      </w:hyperlink>
    </w:p>
    <w:p w14:paraId="4DDE13E7" w14:textId="5BF93ED3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47" w:history="1">
        <w:r w:rsidR="00FC2B4C" w:rsidRPr="00B36469">
          <w:rPr>
            <w:rStyle w:val="Hyperlink"/>
            <w:noProof/>
          </w:rPr>
          <w:t>Gambar 52</w:t>
        </w:r>
        <w:r w:rsidR="00FC2B4C" w:rsidRPr="00B36469">
          <w:rPr>
            <w:rStyle w:val="Hyperlink"/>
            <w:noProof/>
            <w:lang w:val="en-US"/>
          </w:rPr>
          <w:t>. Sequence diagram menampilkan list virtual account client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_Toc117602947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35</w:t>
        </w:r>
        <w:r w:rsidR="00FC2B4C">
          <w:rPr>
            <w:noProof/>
            <w:webHidden/>
          </w:rPr>
          <w:fldChar w:fldCharType="end"/>
        </w:r>
      </w:hyperlink>
    </w:p>
    <w:p w14:paraId="5BAE6C9E" w14:textId="7797AFFF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48" w:history="1">
        <w:r w:rsidR="00FC2B4C" w:rsidRPr="00B36469">
          <w:rPr>
            <w:rStyle w:val="Hyperlink"/>
            <w:noProof/>
          </w:rPr>
          <w:t>Gambar 53</w:t>
        </w:r>
        <w:r w:rsidR="00FC2B4C" w:rsidRPr="00B36469">
          <w:rPr>
            <w:rStyle w:val="Hyperlink"/>
            <w:noProof/>
            <w:lang w:val="en-US"/>
          </w:rPr>
          <w:t>. Activity diagram menambahkan list</w:t>
        </w:r>
        <w:r w:rsidR="00FC2B4C" w:rsidRPr="00B36469">
          <w:rPr>
            <w:rStyle w:val="Hyperlink"/>
            <w:noProof/>
          </w:rPr>
          <w:t xml:space="preserve"> </w:t>
        </w:r>
        <w:r w:rsidR="00FC2B4C" w:rsidRPr="00B36469">
          <w:rPr>
            <w:rStyle w:val="Hyperlink"/>
            <w:noProof/>
            <w:lang w:val="en-US"/>
          </w:rPr>
          <w:t>virtual account client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_Toc117602948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36</w:t>
        </w:r>
        <w:r w:rsidR="00FC2B4C">
          <w:rPr>
            <w:noProof/>
            <w:webHidden/>
          </w:rPr>
          <w:fldChar w:fldCharType="end"/>
        </w:r>
      </w:hyperlink>
    </w:p>
    <w:p w14:paraId="4D89D239" w14:textId="0918F9B2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49" w:history="1">
        <w:r w:rsidR="00FC2B4C" w:rsidRPr="00B36469">
          <w:rPr>
            <w:rStyle w:val="Hyperlink"/>
            <w:noProof/>
          </w:rPr>
          <w:t>Gambar 54</w:t>
        </w:r>
        <w:r w:rsidR="00FC2B4C" w:rsidRPr="00B36469">
          <w:rPr>
            <w:rStyle w:val="Hyperlink"/>
            <w:noProof/>
            <w:lang w:val="en-US"/>
          </w:rPr>
          <w:t>. Sequence diagram menambahkan list virtual account client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_Toc117602949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38</w:t>
        </w:r>
        <w:r w:rsidR="00FC2B4C">
          <w:rPr>
            <w:noProof/>
            <w:webHidden/>
          </w:rPr>
          <w:fldChar w:fldCharType="end"/>
        </w:r>
      </w:hyperlink>
    </w:p>
    <w:p w14:paraId="3B52B2F8" w14:textId="4AE1A69D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50" w:history="1">
        <w:r w:rsidR="00FC2B4C" w:rsidRPr="00B36469">
          <w:rPr>
            <w:rStyle w:val="Hyperlink"/>
            <w:noProof/>
          </w:rPr>
          <w:t>Gambar 55</w:t>
        </w:r>
        <w:r w:rsidR="00FC2B4C" w:rsidRPr="00B36469">
          <w:rPr>
            <w:rStyle w:val="Hyperlink"/>
            <w:noProof/>
            <w:lang w:val="en-US"/>
          </w:rPr>
          <w:t>. Activity diagram mengedit list virtual account client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_Toc117602950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39</w:t>
        </w:r>
        <w:r w:rsidR="00FC2B4C">
          <w:rPr>
            <w:noProof/>
            <w:webHidden/>
          </w:rPr>
          <w:fldChar w:fldCharType="end"/>
        </w:r>
      </w:hyperlink>
    </w:p>
    <w:p w14:paraId="6EA89AE6" w14:textId="7722D59A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51" w:history="1">
        <w:r w:rsidR="00FC2B4C" w:rsidRPr="00B36469">
          <w:rPr>
            <w:rStyle w:val="Hyperlink"/>
            <w:noProof/>
          </w:rPr>
          <w:t>Gambar 56</w:t>
        </w:r>
        <w:r w:rsidR="00FC2B4C" w:rsidRPr="00B36469">
          <w:rPr>
            <w:rStyle w:val="Hyperlink"/>
            <w:noProof/>
            <w:lang w:val="en-US"/>
          </w:rPr>
          <w:t>. Sequence diagram mengedit list virtual account client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_Toc117602951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39</w:t>
        </w:r>
        <w:r w:rsidR="00FC2B4C">
          <w:rPr>
            <w:noProof/>
            <w:webHidden/>
          </w:rPr>
          <w:fldChar w:fldCharType="end"/>
        </w:r>
      </w:hyperlink>
    </w:p>
    <w:p w14:paraId="554B5C58" w14:textId="7B8DA1FC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52" w:history="1">
        <w:r w:rsidR="00FC2B4C" w:rsidRPr="00B36469">
          <w:rPr>
            <w:rStyle w:val="Hyperlink"/>
            <w:noProof/>
          </w:rPr>
          <w:t>Gambar 57</w:t>
        </w:r>
        <w:r w:rsidR="00FC2B4C" w:rsidRPr="00B36469">
          <w:rPr>
            <w:rStyle w:val="Hyperlink"/>
            <w:noProof/>
            <w:lang w:val="en-US"/>
          </w:rPr>
          <w:t>. Activity diagram menonaktifkan list virtual account client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_Toc117602952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40</w:t>
        </w:r>
        <w:r w:rsidR="00FC2B4C">
          <w:rPr>
            <w:noProof/>
            <w:webHidden/>
          </w:rPr>
          <w:fldChar w:fldCharType="end"/>
        </w:r>
      </w:hyperlink>
    </w:p>
    <w:p w14:paraId="4722804C" w14:textId="24A64202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53" w:history="1">
        <w:r w:rsidR="00FC2B4C" w:rsidRPr="00B36469">
          <w:rPr>
            <w:rStyle w:val="Hyperlink"/>
            <w:noProof/>
          </w:rPr>
          <w:t>Gambar 58</w:t>
        </w:r>
        <w:r w:rsidR="00FC2B4C" w:rsidRPr="00B36469">
          <w:rPr>
            <w:rStyle w:val="Hyperlink"/>
            <w:noProof/>
            <w:lang w:val="en-US"/>
          </w:rPr>
          <w:t>. Sequence diagram menonaktifkan list virtual account client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_Toc117602953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40</w:t>
        </w:r>
        <w:r w:rsidR="00FC2B4C">
          <w:rPr>
            <w:noProof/>
            <w:webHidden/>
          </w:rPr>
          <w:fldChar w:fldCharType="end"/>
        </w:r>
      </w:hyperlink>
    </w:p>
    <w:p w14:paraId="11A0C5C5" w14:textId="1F538F9A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54" w:history="1">
        <w:r w:rsidR="00FC2B4C" w:rsidRPr="00B36469">
          <w:rPr>
            <w:rStyle w:val="Hyperlink"/>
            <w:noProof/>
          </w:rPr>
          <w:t>Gambar 59</w:t>
        </w:r>
        <w:r w:rsidR="00FC2B4C" w:rsidRPr="00B36469">
          <w:rPr>
            <w:rStyle w:val="Hyperlink"/>
            <w:noProof/>
            <w:lang w:val="en-US"/>
          </w:rPr>
          <w:t>. Activity diagram menampilkan list detail virtual account product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_Toc117602954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41</w:t>
        </w:r>
        <w:r w:rsidR="00FC2B4C">
          <w:rPr>
            <w:noProof/>
            <w:webHidden/>
          </w:rPr>
          <w:fldChar w:fldCharType="end"/>
        </w:r>
      </w:hyperlink>
    </w:p>
    <w:p w14:paraId="5FCFC818" w14:textId="62974FE9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55" w:history="1">
        <w:r w:rsidR="00FC2B4C" w:rsidRPr="00B36469">
          <w:rPr>
            <w:rStyle w:val="Hyperlink"/>
            <w:noProof/>
          </w:rPr>
          <w:t>Gambar 60</w:t>
        </w:r>
        <w:r w:rsidR="00FC2B4C" w:rsidRPr="00B36469">
          <w:rPr>
            <w:rStyle w:val="Hyperlink"/>
            <w:noProof/>
            <w:lang w:val="en-US"/>
          </w:rPr>
          <w:t>. Sequence diagram menampilkan list detail virtual account product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_Toc117602955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41</w:t>
        </w:r>
        <w:r w:rsidR="00FC2B4C">
          <w:rPr>
            <w:noProof/>
            <w:webHidden/>
          </w:rPr>
          <w:fldChar w:fldCharType="end"/>
        </w:r>
      </w:hyperlink>
    </w:p>
    <w:p w14:paraId="413C1D08" w14:textId="67F7E053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56" w:history="1">
        <w:r w:rsidR="00FC2B4C" w:rsidRPr="00B36469">
          <w:rPr>
            <w:rStyle w:val="Hyperlink"/>
            <w:noProof/>
          </w:rPr>
          <w:t>Gambar 61</w:t>
        </w:r>
        <w:r w:rsidR="00FC2B4C" w:rsidRPr="00B36469">
          <w:rPr>
            <w:rStyle w:val="Hyperlink"/>
            <w:noProof/>
            <w:lang w:val="en-US"/>
          </w:rPr>
          <w:t>. Activity diagram menambahkan virtual account product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_Toc117602956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42</w:t>
        </w:r>
        <w:r w:rsidR="00FC2B4C">
          <w:rPr>
            <w:noProof/>
            <w:webHidden/>
          </w:rPr>
          <w:fldChar w:fldCharType="end"/>
        </w:r>
      </w:hyperlink>
    </w:p>
    <w:p w14:paraId="3A328D5B" w14:textId="5B8B8F68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57" w:history="1">
        <w:r w:rsidR="00FC2B4C" w:rsidRPr="00B36469">
          <w:rPr>
            <w:rStyle w:val="Hyperlink"/>
            <w:noProof/>
          </w:rPr>
          <w:t>Gambar 62</w:t>
        </w:r>
        <w:r w:rsidR="00FC2B4C" w:rsidRPr="00B36469">
          <w:rPr>
            <w:rStyle w:val="Hyperlink"/>
            <w:noProof/>
            <w:lang w:val="en-US"/>
          </w:rPr>
          <w:t>. Sequence diagram menambahkan virtual account product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_Toc117602957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43</w:t>
        </w:r>
        <w:r w:rsidR="00FC2B4C">
          <w:rPr>
            <w:noProof/>
            <w:webHidden/>
          </w:rPr>
          <w:fldChar w:fldCharType="end"/>
        </w:r>
      </w:hyperlink>
    </w:p>
    <w:p w14:paraId="4065A08B" w14:textId="1E06AF57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58" w:history="1">
        <w:r w:rsidR="00FC2B4C" w:rsidRPr="00B36469">
          <w:rPr>
            <w:rStyle w:val="Hyperlink"/>
            <w:noProof/>
          </w:rPr>
          <w:t>Gambar 63</w:t>
        </w:r>
        <w:r w:rsidR="00FC2B4C" w:rsidRPr="00B36469">
          <w:rPr>
            <w:rStyle w:val="Hyperlink"/>
            <w:noProof/>
            <w:lang w:val="en-US"/>
          </w:rPr>
          <w:t>. Activity diagram menonaktifkan list virtual account product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_Toc117602958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44</w:t>
        </w:r>
        <w:r w:rsidR="00FC2B4C">
          <w:rPr>
            <w:noProof/>
            <w:webHidden/>
          </w:rPr>
          <w:fldChar w:fldCharType="end"/>
        </w:r>
      </w:hyperlink>
    </w:p>
    <w:p w14:paraId="15CCCF16" w14:textId="742899CD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59" w:history="1">
        <w:r w:rsidR="00FC2B4C" w:rsidRPr="00B36469">
          <w:rPr>
            <w:rStyle w:val="Hyperlink"/>
            <w:noProof/>
          </w:rPr>
          <w:t>Gambar 64</w:t>
        </w:r>
        <w:r w:rsidR="00FC2B4C" w:rsidRPr="00B36469">
          <w:rPr>
            <w:rStyle w:val="Hyperlink"/>
            <w:noProof/>
            <w:lang w:val="en-US"/>
          </w:rPr>
          <w:t>. Sequence diagram menonaktifkan list virtual account product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_Toc117602959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44</w:t>
        </w:r>
        <w:r w:rsidR="00FC2B4C">
          <w:rPr>
            <w:noProof/>
            <w:webHidden/>
          </w:rPr>
          <w:fldChar w:fldCharType="end"/>
        </w:r>
      </w:hyperlink>
    </w:p>
    <w:p w14:paraId="6D31499E" w14:textId="5FE4848B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60" w:history="1">
        <w:r w:rsidR="00FC2B4C" w:rsidRPr="00B36469">
          <w:rPr>
            <w:rStyle w:val="Hyperlink"/>
            <w:noProof/>
          </w:rPr>
          <w:t>Gambar 65</w:t>
        </w:r>
        <w:r w:rsidR="00FC2B4C" w:rsidRPr="00B36469">
          <w:rPr>
            <w:rStyle w:val="Hyperlink"/>
            <w:noProof/>
            <w:lang w:val="en-US"/>
          </w:rPr>
          <w:t>. Activity diagram menampilkan client profile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_Toc117602960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45</w:t>
        </w:r>
        <w:r w:rsidR="00FC2B4C">
          <w:rPr>
            <w:noProof/>
            <w:webHidden/>
          </w:rPr>
          <w:fldChar w:fldCharType="end"/>
        </w:r>
      </w:hyperlink>
    </w:p>
    <w:p w14:paraId="16E22F4F" w14:textId="6DB5B37A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61" w:history="1">
        <w:r w:rsidR="00FC2B4C" w:rsidRPr="00B36469">
          <w:rPr>
            <w:rStyle w:val="Hyperlink"/>
            <w:noProof/>
          </w:rPr>
          <w:t>Gambar 66</w:t>
        </w:r>
        <w:r w:rsidR="00FC2B4C" w:rsidRPr="00B36469">
          <w:rPr>
            <w:rStyle w:val="Hyperlink"/>
            <w:noProof/>
            <w:lang w:val="en-US"/>
          </w:rPr>
          <w:t>. Sequence diagram menampilkan client profile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_Toc117602961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45</w:t>
        </w:r>
        <w:r w:rsidR="00FC2B4C">
          <w:rPr>
            <w:noProof/>
            <w:webHidden/>
          </w:rPr>
          <w:fldChar w:fldCharType="end"/>
        </w:r>
      </w:hyperlink>
    </w:p>
    <w:p w14:paraId="7E3D9561" w14:textId="6189A168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62" w:history="1">
        <w:r w:rsidR="00FC2B4C" w:rsidRPr="00B36469">
          <w:rPr>
            <w:rStyle w:val="Hyperlink"/>
            <w:noProof/>
          </w:rPr>
          <w:t>Gambar 67</w:t>
        </w:r>
        <w:r w:rsidR="00FC2B4C" w:rsidRPr="00B36469">
          <w:rPr>
            <w:rStyle w:val="Hyperlink"/>
            <w:noProof/>
            <w:lang w:val="en-US"/>
          </w:rPr>
          <w:t>. Activity diagram mengupdate public key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_Toc117602962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45</w:t>
        </w:r>
        <w:r w:rsidR="00FC2B4C">
          <w:rPr>
            <w:noProof/>
            <w:webHidden/>
          </w:rPr>
          <w:fldChar w:fldCharType="end"/>
        </w:r>
      </w:hyperlink>
    </w:p>
    <w:p w14:paraId="1B98A679" w14:textId="523520A2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63" w:history="1">
        <w:r w:rsidR="00FC2B4C" w:rsidRPr="00B36469">
          <w:rPr>
            <w:rStyle w:val="Hyperlink"/>
            <w:noProof/>
          </w:rPr>
          <w:t>Gambar 68</w:t>
        </w:r>
        <w:r w:rsidR="00FC2B4C" w:rsidRPr="00B36469">
          <w:rPr>
            <w:rStyle w:val="Hyperlink"/>
            <w:noProof/>
            <w:lang w:val="en-US"/>
          </w:rPr>
          <w:t>. Sequence diagram mengupdate public key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_Toc117602963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46</w:t>
        </w:r>
        <w:r w:rsidR="00FC2B4C">
          <w:rPr>
            <w:noProof/>
            <w:webHidden/>
          </w:rPr>
          <w:fldChar w:fldCharType="end"/>
        </w:r>
      </w:hyperlink>
    </w:p>
    <w:p w14:paraId="4A3729BA" w14:textId="1EA90ACD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64" w:history="1">
        <w:r w:rsidR="00FC2B4C" w:rsidRPr="00B36469">
          <w:rPr>
            <w:rStyle w:val="Hyperlink"/>
            <w:noProof/>
          </w:rPr>
          <w:t>Gambar 69</w:t>
        </w:r>
        <w:r w:rsidR="00FC2B4C" w:rsidRPr="00B36469">
          <w:rPr>
            <w:rStyle w:val="Hyperlink"/>
            <w:noProof/>
            <w:lang w:val="en-US"/>
          </w:rPr>
          <w:t>.</w:t>
        </w:r>
        <w:r w:rsidR="00FC2B4C" w:rsidRPr="00B36469">
          <w:rPr>
            <w:rStyle w:val="Hyperlink"/>
            <w:noProof/>
          </w:rPr>
          <w:t xml:space="preserve"> </w:t>
        </w:r>
        <w:r w:rsidR="00FC2B4C" w:rsidRPr="00B36469">
          <w:rPr>
            <w:rStyle w:val="Hyperlink"/>
            <w:noProof/>
            <w:lang w:val="en-US"/>
          </w:rPr>
          <w:t>Activity diagram send client credential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_Toc117602964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46</w:t>
        </w:r>
        <w:r w:rsidR="00FC2B4C">
          <w:rPr>
            <w:noProof/>
            <w:webHidden/>
          </w:rPr>
          <w:fldChar w:fldCharType="end"/>
        </w:r>
      </w:hyperlink>
    </w:p>
    <w:p w14:paraId="4148A022" w14:textId="55612F87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65" w:history="1">
        <w:r w:rsidR="00FC2B4C" w:rsidRPr="00B36469">
          <w:rPr>
            <w:rStyle w:val="Hyperlink"/>
            <w:noProof/>
          </w:rPr>
          <w:t>Gambar 70</w:t>
        </w:r>
        <w:r w:rsidR="00FC2B4C" w:rsidRPr="00B36469">
          <w:rPr>
            <w:rStyle w:val="Hyperlink"/>
            <w:noProof/>
            <w:lang w:val="en-US"/>
          </w:rPr>
          <w:t>. Sequence diagram send client credential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_Toc117602965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46</w:t>
        </w:r>
        <w:r w:rsidR="00FC2B4C">
          <w:rPr>
            <w:noProof/>
            <w:webHidden/>
          </w:rPr>
          <w:fldChar w:fldCharType="end"/>
        </w:r>
      </w:hyperlink>
    </w:p>
    <w:p w14:paraId="1A3410D8" w14:textId="21A8E8E0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66" w:history="1">
        <w:r w:rsidR="00FC2B4C" w:rsidRPr="00B36469">
          <w:rPr>
            <w:rStyle w:val="Hyperlink"/>
            <w:noProof/>
          </w:rPr>
          <w:t>Gambar 71</w:t>
        </w:r>
        <w:r w:rsidR="00FC2B4C" w:rsidRPr="00B36469">
          <w:rPr>
            <w:rStyle w:val="Hyperlink"/>
            <w:noProof/>
            <w:lang w:val="en-US"/>
          </w:rPr>
          <w:t>. Activity diagram open/close status VA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_Toc117602966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47</w:t>
        </w:r>
        <w:r w:rsidR="00FC2B4C">
          <w:rPr>
            <w:noProof/>
            <w:webHidden/>
          </w:rPr>
          <w:fldChar w:fldCharType="end"/>
        </w:r>
      </w:hyperlink>
    </w:p>
    <w:p w14:paraId="5A76F5CD" w14:textId="6A51FEEE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67" w:history="1">
        <w:r w:rsidR="00FC2B4C" w:rsidRPr="00B36469">
          <w:rPr>
            <w:rStyle w:val="Hyperlink"/>
            <w:noProof/>
          </w:rPr>
          <w:t>Gambar 72</w:t>
        </w:r>
        <w:r w:rsidR="00FC2B4C" w:rsidRPr="00B36469">
          <w:rPr>
            <w:rStyle w:val="Hyperlink"/>
            <w:noProof/>
            <w:lang w:val="en-US"/>
          </w:rPr>
          <w:t>. Sequence diagram open/close status VA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_Toc117602967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47</w:t>
        </w:r>
        <w:r w:rsidR="00FC2B4C">
          <w:rPr>
            <w:noProof/>
            <w:webHidden/>
          </w:rPr>
          <w:fldChar w:fldCharType="end"/>
        </w:r>
      </w:hyperlink>
    </w:p>
    <w:p w14:paraId="20C09051" w14:textId="74FCE179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68" w:history="1">
        <w:r w:rsidR="00FC2B4C" w:rsidRPr="00B36469">
          <w:rPr>
            <w:rStyle w:val="Hyperlink"/>
            <w:noProof/>
          </w:rPr>
          <w:t>Gambar 73</w:t>
        </w:r>
        <w:r w:rsidR="00FC2B4C" w:rsidRPr="00B36469">
          <w:rPr>
            <w:rStyle w:val="Hyperlink"/>
            <w:noProof/>
            <w:lang w:val="en-US"/>
          </w:rPr>
          <w:t>. Activity diagram resend callback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_Toc117602968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48</w:t>
        </w:r>
        <w:r w:rsidR="00FC2B4C">
          <w:rPr>
            <w:noProof/>
            <w:webHidden/>
          </w:rPr>
          <w:fldChar w:fldCharType="end"/>
        </w:r>
      </w:hyperlink>
    </w:p>
    <w:p w14:paraId="166D3AE9" w14:textId="641593F9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969" w:history="1">
        <w:r w:rsidR="00FC2B4C" w:rsidRPr="00B36469">
          <w:rPr>
            <w:rStyle w:val="Hyperlink"/>
            <w:noProof/>
          </w:rPr>
          <w:t>Gambar 74</w:t>
        </w:r>
        <w:r w:rsidR="00FC2B4C" w:rsidRPr="00B36469">
          <w:rPr>
            <w:rStyle w:val="Hyperlink"/>
            <w:noProof/>
            <w:lang w:val="en-US"/>
          </w:rPr>
          <w:t>. Activity diagram routing transaksi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_Toc117602969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48</w:t>
        </w:r>
        <w:r w:rsidR="00FC2B4C">
          <w:rPr>
            <w:noProof/>
            <w:webHidden/>
          </w:rPr>
          <w:fldChar w:fldCharType="end"/>
        </w:r>
      </w:hyperlink>
    </w:p>
    <w:p w14:paraId="6D934252" w14:textId="7779BB0F" w:rsidR="00A31EE2" w:rsidRDefault="006F05A4" w:rsidP="00FC2B4C">
      <w:pPr>
        <w:spacing w:after="0" w:afterAutospacing="0" w:line="360" w:lineRule="auto"/>
        <w:rPr>
          <w:lang w:val="en-US"/>
        </w:rPr>
        <w:sectPr w:rsidR="00A31EE2" w:rsidSect="0000381F">
          <w:pgSz w:w="11906" w:h="16838"/>
          <w:pgMar w:top="1440" w:right="1440" w:bottom="1440" w:left="1440" w:header="90" w:footer="0" w:gutter="0"/>
          <w:pgNumType w:fmt="lowerRoman"/>
          <w:cols w:space="708"/>
          <w:docGrid w:linePitch="360"/>
        </w:sectPr>
      </w:pPr>
      <w:r>
        <w:rPr>
          <w:lang w:val="en-US"/>
        </w:rPr>
        <w:fldChar w:fldCharType="end"/>
      </w:r>
    </w:p>
    <w:p w14:paraId="03AF0D06" w14:textId="01EC7C2D" w:rsidR="00A31EE2" w:rsidRDefault="00A31EE2" w:rsidP="00A31EE2">
      <w:pPr>
        <w:pStyle w:val="Heading1"/>
        <w:numPr>
          <w:ilvl w:val="0"/>
          <w:numId w:val="0"/>
        </w:numPr>
        <w:ind w:left="360" w:hanging="360"/>
        <w:rPr>
          <w:lang w:val="en-US"/>
        </w:rPr>
      </w:pPr>
      <w:bookmarkStart w:id="6" w:name="_Toc117602844"/>
      <w:r>
        <w:rPr>
          <w:lang w:val="en-US"/>
        </w:rPr>
        <w:lastRenderedPageBreak/>
        <w:t>DAFTAR TABLE</w:t>
      </w:r>
      <w:bookmarkEnd w:id="6"/>
    </w:p>
    <w:p w14:paraId="21DFEBB4" w14:textId="0F605138" w:rsidR="00FC2B4C" w:rsidRDefault="006F05A4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\c "Tabel" </w:instrText>
      </w:r>
      <w:r>
        <w:rPr>
          <w:lang w:val="en-US"/>
        </w:rPr>
        <w:fldChar w:fldCharType="separate"/>
      </w:r>
      <w:hyperlink w:anchor="_Toc117602881" w:history="1">
        <w:r w:rsidR="00FC2B4C" w:rsidRPr="00A1599F">
          <w:rPr>
            <w:rStyle w:val="Hyperlink"/>
            <w:noProof/>
          </w:rPr>
          <w:t>Tabel 1</w:t>
        </w:r>
        <w:r w:rsidR="00FC2B4C" w:rsidRPr="00A1599F">
          <w:rPr>
            <w:rStyle w:val="Hyperlink"/>
            <w:noProof/>
            <w:lang w:val="en-US"/>
          </w:rPr>
          <w:t>. Dokumen referensi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_Toc117602881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2</w:t>
        </w:r>
        <w:r w:rsidR="00FC2B4C">
          <w:rPr>
            <w:noProof/>
            <w:webHidden/>
          </w:rPr>
          <w:fldChar w:fldCharType="end"/>
        </w:r>
      </w:hyperlink>
    </w:p>
    <w:p w14:paraId="266225A5" w14:textId="28192D94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82" w:history="1">
        <w:r w:rsidR="00FC2B4C" w:rsidRPr="00A1599F">
          <w:rPr>
            <w:rStyle w:val="Hyperlink"/>
            <w:noProof/>
          </w:rPr>
          <w:t>Tabel 2</w:t>
        </w:r>
        <w:r w:rsidR="00FC2B4C" w:rsidRPr="00A1599F">
          <w:rPr>
            <w:rStyle w:val="Hyperlink"/>
            <w:noProof/>
            <w:lang w:val="en-US"/>
          </w:rPr>
          <w:t>. Definisi dan istilah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_Toc117602882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2</w:t>
        </w:r>
        <w:r w:rsidR="00FC2B4C">
          <w:rPr>
            <w:noProof/>
            <w:webHidden/>
          </w:rPr>
          <w:fldChar w:fldCharType="end"/>
        </w:r>
      </w:hyperlink>
    </w:p>
    <w:p w14:paraId="1E4AE8D6" w14:textId="210B3B7D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83" w:history="1">
        <w:r w:rsidR="00FC2B4C" w:rsidRPr="00A1599F">
          <w:rPr>
            <w:rStyle w:val="Hyperlink"/>
            <w:noProof/>
          </w:rPr>
          <w:t>Tabel 3</w:t>
        </w:r>
        <w:r w:rsidR="00FC2B4C" w:rsidRPr="00A1599F">
          <w:rPr>
            <w:rStyle w:val="Hyperlink"/>
            <w:noProof/>
            <w:lang w:val="en-US"/>
          </w:rPr>
          <w:t>. Users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_Toc117602883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49</w:t>
        </w:r>
        <w:r w:rsidR="00FC2B4C">
          <w:rPr>
            <w:noProof/>
            <w:webHidden/>
          </w:rPr>
          <w:fldChar w:fldCharType="end"/>
        </w:r>
      </w:hyperlink>
    </w:p>
    <w:p w14:paraId="3AD30E91" w14:textId="018C0894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84" w:history="1">
        <w:r w:rsidR="00FC2B4C" w:rsidRPr="00A1599F">
          <w:rPr>
            <w:rStyle w:val="Hyperlink"/>
            <w:noProof/>
          </w:rPr>
          <w:t>Tabel 4</w:t>
        </w:r>
        <w:r w:rsidR="00FC2B4C" w:rsidRPr="00A1599F">
          <w:rPr>
            <w:rStyle w:val="Hyperlink"/>
            <w:noProof/>
            <w:lang w:val="en-US"/>
          </w:rPr>
          <w:t>. vao_bank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_Toc117602884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50</w:t>
        </w:r>
        <w:r w:rsidR="00FC2B4C">
          <w:rPr>
            <w:noProof/>
            <w:webHidden/>
          </w:rPr>
          <w:fldChar w:fldCharType="end"/>
        </w:r>
      </w:hyperlink>
    </w:p>
    <w:p w14:paraId="4DE2ACB0" w14:textId="38DB73B0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85" w:history="1">
        <w:r w:rsidR="00FC2B4C" w:rsidRPr="00A1599F">
          <w:rPr>
            <w:rStyle w:val="Hyperlink"/>
            <w:noProof/>
          </w:rPr>
          <w:t>Tabel 5</w:t>
        </w:r>
        <w:r w:rsidR="00FC2B4C" w:rsidRPr="00A1599F">
          <w:rPr>
            <w:rStyle w:val="Hyperlink"/>
            <w:noProof/>
            <w:lang w:val="en-US"/>
          </w:rPr>
          <w:t>. vao_billing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_Toc117602885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50</w:t>
        </w:r>
        <w:r w:rsidR="00FC2B4C">
          <w:rPr>
            <w:noProof/>
            <w:webHidden/>
          </w:rPr>
          <w:fldChar w:fldCharType="end"/>
        </w:r>
      </w:hyperlink>
    </w:p>
    <w:p w14:paraId="0C07B7E1" w14:textId="66573208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86" w:history="1">
        <w:r w:rsidR="00FC2B4C" w:rsidRPr="00A1599F">
          <w:rPr>
            <w:rStyle w:val="Hyperlink"/>
            <w:noProof/>
          </w:rPr>
          <w:t>Tabel 6</w:t>
        </w:r>
        <w:r w:rsidR="00FC2B4C" w:rsidRPr="00A1599F">
          <w:rPr>
            <w:rStyle w:val="Hyperlink"/>
            <w:noProof/>
            <w:lang w:val="en-US"/>
          </w:rPr>
          <w:t>. vao_cin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_Toc117602886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51</w:t>
        </w:r>
        <w:r w:rsidR="00FC2B4C">
          <w:rPr>
            <w:noProof/>
            <w:webHidden/>
          </w:rPr>
          <w:fldChar w:fldCharType="end"/>
        </w:r>
      </w:hyperlink>
    </w:p>
    <w:p w14:paraId="1F25E159" w14:textId="52C9C186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87" w:history="1">
        <w:r w:rsidR="00FC2B4C" w:rsidRPr="00A1599F">
          <w:rPr>
            <w:rStyle w:val="Hyperlink"/>
            <w:noProof/>
          </w:rPr>
          <w:t>Tabel 7</w:t>
        </w:r>
        <w:r w:rsidR="00FC2B4C" w:rsidRPr="00A1599F">
          <w:rPr>
            <w:rStyle w:val="Hyperlink"/>
            <w:noProof/>
            <w:lang w:val="en-US"/>
          </w:rPr>
          <w:t>. vao_client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_Toc117602887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52</w:t>
        </w:r>
        <w:r w:rsidR="00FC2B4C">
          <w:rPr>
            <w:noProof/>
            <w:webHidden/>
          </w:rPr>
          <w:fldChar w:fldCharType="end"/>
        </w:r>
      </w:hyperlink>
    </w:p>
    <w:p w14:paraId="0B42C610" w14:textId="396A7717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88" w:history="1">
        <w:r w:rsidR="00FC2B4C" w:rsidRPr="00A1599F">
          <w:rPr>
            <w:rStyle w:val="Hyperlink"/>
            <w:noProof/>
          </w:rPr>
          <w:t>Tabel 8</w:t>
        </w:r>
        <w:r w:rsidR="00FC2B4C" w:rsidRPr="00A1599F">
          <w:rPr>
            <w:rStyle w:val="Hyperlink"/>
            <w:noProof/>
            <w:lang w:val="en-US"/>
          </w:rPr>
          <w:t>. vao_client_credential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_Toc117602888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53</w:t>
        </w:r>
        <w:r w:rsidR="00FC2B4C">
          <w:rPr>
            <w:noProof/>
            <w:webHidden/>
          </w:rPr>
          <w:fldChar w:fldCharType="end"/>
        </w:r>
      </w:hyperlink>
    </w:p>
    <w:p w14:paraId="1BB5062B" w14:textId="7743D8BB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89" w:history="1">
        <w:r w:rsidR="00FC2B4C" w:rsidRPr="00A1599F">
          <w:rPr>
            <w:rStyle w:val="Hyperlink"/>
            <w:noProof/>
          </w:rPr>
          <w:t>Tabel 9</w:t>
        </w:r>
        <w:r w:rsidR="00FC2B4C" w:rsidRPr="00A1599F">
          <w:rPr>
            <w:rStyle w:val="Hyperlink"/>
            <w:noProof/>
            <w:lang w:val="en-US"/>
          </w:rPr>
          <w:t>. vao_client_token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_Toc117602889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53</w:t>
        </w:r>
        <w:r w:rsidR="00FC2B4C">
          <w:rPr>
            <w:noProof/>
            <w:webHidden/>
          </w:rPr>
          <w:fldChar w:fldCharType="end"/>
        </w:r>
      </w:hyperlink>
    </w:p>
    <w:p w14:paraId="0ABA5580" w14:textId="3C787F07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90" w:history="1">
        <w:r w:rsidR="00FC2B4C" w:rsidRPr="00A1599F">
          <w:rPr>
            <w:rStyle w:val="Hyperlink"/>
            <w:noProof/>
          </w:rPr>
          <w:t>Tabel 10</w:t>
        </w:r>
        <w:r w:rsidR="00FC2B4C" w:rsidRPr="00A1599F">
          <w:rPr>
            <w:rStyle w:val="Hyperlink"/>
            <w:noProof/>
            <w:lang w:val="en-US"/>
          </w:rPr>
          <w:t>. vao_jenis_pajak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_Toc117602890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54</w:t>
        </w:r>
        <w:r w:rsidR="00FC2B4C">
          <w:rPr>
            <w:noProof/>
            <w:webHidden/>
          </w:rPr>
          <w:fldChar w:fldCharType="end"/>
        </w:r>
      </w:hyperlink>
    </w:p>
    <w:p w14:paraId="296EB39E" w14:textId="18F9FC14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91" w:history="1">
        <w:r w:rsidR="00FC2B4C" w:rsidRPr="00A1599F">
          <w:rPr>
            <w:rStyle w:val="Hyperlink"/>
            <w:noProof/>
          </w:rPr>
          <w:t>Tabel 11</w:t>
        </w:r>
        <w:r w:rsidR="00FC2B4C" w:rsidRPr="00A1599F">
          <w:rPr>
            <w:rStyle w:val="Hyperlink"/>
            <w:noProof/>
            <w:lang w:val="en-US"/>
          </w:rPr>
          <w:t>. vao_master_kota_kabupaten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_Toc117602891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54</w:t>
        </w:r>
        <w:r w:rsidR="00FC2B4C">
          <w:rPr>
            <w:noProof/>
            <w:webHidden/>
          </w:rPr>
          <w:fldChar w:fldCharType="end"/>
        </w:r>
      </w:hyperlink>
    </w:p>
    <w:p w14:paraId="16ED7D02" w14:textId="10001644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92" w:history="1">
        <w:r w:rsidR="00FC2B4C" w:rsidRPr="00A1599F">
          <w:rPr>
            <w:rStyle w:val="Hyperlink"/>
            <w:noProof/>
          </w:rPr>
          <w:t>Tabel 12</w:t>
        </w:r>
        <w:r w:rsidR="00FC2B4C" w:rsidRPr="00A1599F">
          <w:rPr>
            <w:rStyle w:val="Hyperlink"/>
            <w:noProof/>
            <w:lang w:val="en-US"/>
          </w:rPr>
          <w:t>. vao_master_provinsi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_Toc117602892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55</w:t>
        </w:r>
        <w:r w:rsidR="00FC2B4C">
          <w:rPr>
            <w:noProof/>
            <w:webHidden/>
          </w:rPr>
          <w:fldChar w:fldCharType="end"/>
        </w:r>
      </w:hyperlink>
    </w:p>
    <w:p w14:paraId="2FE16994" w14:textId="4F84ADBF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93" w:history="1">
        <w:r w:rsidR="00FC2B4C" w:rsidRPr="00A1599F">
          <w:rPr>
            <w:rStyle w:val="Hyperlink"/>
            <w:noProof/>
          </w:rPr>
          <w:t>Tabel 13</w:t>
        </w:r>
        <w:r w:rsidR="00FC2B4C" w:rsidRPr="00A1599F">
          <w:rPr>
            <w:rStyle w:val="Hyperlink"/>
            <w:noProof/>
            <w:lang w:val="en-US"/>
          </w:rPr>
          <w:t>. vao_prefix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_Toc117602893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55</w:t>
        </w:r>
        <w:r w:rsidR="00FC2B4C">
          <w:rPr>
            <w:noProof/>
            <w:webHidden/>
          </w:rPr>
          <w:fldChar w:fldCharType="end"/>
        </w:r>
      </w:hyperlink>
    </w:p>
    <w:p w14:paraId="759C20EA" w14:textId="39229D52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94" w:history="1">
        <w:r w:rsidR="00FC2B4C" w:rsidRPr="00A1599F">
          <w:rPr>
            <w:rStyle w:val="Hyperlink"/>
            <w:noProof/>
          </w:rPr>
          <w:t>Tabel 14</w:t>
        </w:r>
        <w:r w:rsidR="00FC2B4C" w:rsidRPr="00A1599F">
          <w:rPr>
            <w:rStyle w:val="Hyperlink"/>
            <w:noProof/>
            <w:lang w:val="en-US"/>
          </w:rPr>
          <w:t>. vao_produk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_Toc117602894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55</w:t>
        </w:r>
        <w:r w:rsidR="00FC2B4C">
          <w:rPr>
            <w:noProof/>
            <w:webHidden/>
          </w:rPr>
          <w:fldChar w:fldCharType="end"/>
        </w:r>
      </w:hyperlink>
    </w:p>
    <w:p w14:paraId="01A79C29" w14:textId="31D0553A" w:rsidR="00FC2B4C" w:rsidRDefault="00000000" w:rsidP="00FC2B4C">
      <w:pPr>
        <w:pStyle w:val="TableofFigures"/>
        <w:tabs>
          <w:tab w:val="right" w:leader="dot" w:pos="9016"/>
        </w:tabs>
        <w:spacing w:afterAutospacing="0" w:line="360" w:lineRule="auto"/>
        <w:rPr>
          <w:rFonts w:asciiTheme="minorHAnsi" w:hAnsiTheme="minorHAnsi"/>
          <w:noProof/>
          <w:sz w:val="22"/>
          <w:lang w:eastAsia="id-ID"/>
        </w:rPr>
      </w:pPr>
      <w:hyperlink w:anchor="_Toc117602895" w:history="1">
        <w:r w:rsidR="00FC2B4C" w:rsidRPr="00A1599F">
          <w:rPr>
            <w:rStyle w:val="Hyperlink"/>
            <w:noProof/>
          </w:rPr>
          <w:t>Tabel 15</w:t>
        </w:r>
        <w:r w:rsidR="00FC2B4C" w:rsidRPr="00A1599F">
          <w:rPr>
            <w:rStyle w:val="Hyperlink"/>
            <w:noProof/>
            <w:lang w:val="en-US"/>
          </w:rPr>
          <w:t>. vao_rc</w:t>
        </w:r>
        <w:r w:rsidR="00FC2B4C">
          <w:rPr>
            <w:noProof/>
            <w:webHidden/>
          </w:rPr>
          <w:tab/>
        </w:r>
        <w:r w:rsidR="00FC2B4C">
          <w:rPr>
            <w:noProof/>
            <w:webHidden/>
          </w:rPr>
          <w:fldChar w:fldCharType="begin"/>
        </w:r>
        <w:r w:rsidR="00FC2B4C">
          <w:rPr>
            <w:noProof/>
            <w:webHidden/>
          </w:rPr>
          <w:instrText xml:space="preserve"> PAGEREF _Toc117602895 \h </w:instrText>
        </w:r>
        <w:r w:rsidR="00FC2B4C">
          <w:rPr>
            <w:noProof/>
            <w:webHidden/>
          </w:rPr>
        </w:r>
        <w:r w:rsidR="00FC2B4C">
          <w:rPr>
            <w:noProof/>
            <w:webHidden/>
          </w:rPr>
          <w:fldChar w:fldCharType="separate"/>
        </w:r>
        <w:r w:rsidR="00FC2B4C">
          <w:rPr>
            <w:noProof/>
            <w:webHidden/>
          </w:rPr>
          <w:t>56</w:t>
        </w:r>
        <w:r w:rsidR="00FC2B4C">
          <w:rPr>
            <w:noProof/>
            <w:webHidden/>
          </w:rPr>
          <w:fldChar w:fldCharType="end"/>
        </w:r>
      </w:hyperlink>
    </w:p>
    <w:p w14:paraId="68647641" w14:textId="161E7AC8" w:rsidR="00A31EE2" w:rsidRDefault="006F05A4" w:rsidP="00FC2B4C">
      <w:pPr>
        <w:spacing w:after="0" w:afterAutospacing="0" w:line="360" w:lineRule="auto"/>
        <w:rPr>
          <w:lang w:val="en-US"/>
        </w:rPr>
      </w:pPr>
      <w:r>
        <w:rPr>
          <w:lang w:val="en-US"/>
        </w:rPr>
        <w:fldChar w:fldCharType="end"/>
      </w:r>
    </w:p>
    <w:p w14:paraId="60E2C754" w14:textId="77777777" w:rsidR="00A31EE2" w:rsidRDefault="00A31EE2" w:rsidP="004873A5">
      <w:pPr>
        <w:spacing w:after="0" w:afterAutospacing="0" w:line="360" w:lineRule="auto"/>
        <w:rPr>
          <w:lang w:val="en-US"/>
        </w:rPr>
        <w:sectPr w:rsidR="00A31EE2" w:rsidSect="0000381F">
          <w:pgSz w:w="11906" w:h="16838"/>
          <w:pgMar w:top="1440" w:right="1440" w:bottom="1440" w:left="1440" w:header="90" w:footer="0" w:gutter="0"/>
          <w:pgNumType w:fmt="lowerRoman"/>
          <w:cols w:space="708"/>
          <w:docGrid w:linePitch="360"/>
        </w:sectPr>
      </w:pPr>
    </w:p>
    <w:p w14:paraId="5BC2F2A0" w14:textId="31EAC5A8" w:rsidR="00A31EE2" w:rsidRDefault="0024015D" w:rsidP="00210D7E">
      <w:pPr>
        <w:pStyle w:val="Heading1"/>
        <w:rPr>
          <w:lang w:val="en-US"/>
        </w:rPr>
      </w:pPr>
      <w:bookmarkStart w:id="7" w:name="_Toc117602845"/>
      <w:proofErr w:type="spellStart"/>
      <w:r>
        <w:rPr>
          <w:lang w:val="en-US"/>
        </w:rPr>
        <w:lastRenderedPageBreak/>
        <w:t>Pendahuluan</w:t>
      </w:r>
      <w:bookmarkEnd w:id="7"/>
      <w:proofErr w:type="spellEnd"/>
    </w:p>
    <w:p w14:paraId="153271D4" w14:textId="61380A4F" w:rsidR="006C5722" w:rsidRDefault="000649FB" w:rsidP="000649FB">
      <w:pPr>
        <w:pStyle w:val="Paragraph"/>
        <w:ind w:left="360"/>
      </w:pPr>
      <w:r w:rsidRPr="006C3DF8">
        <w:t>Bagian</w:t>
      </w:r>
      <w:r>
        <w:t xml:space="preserve"> </w:t>
      </w:r>
      <w:proofErr w:type="spellStart"/>
      <w:r>
        <w:t>bab</w:t>
      </w:r>
      <w:proofErr w:type="spellEnd"/>
      <w:r w:rsidRPr="006C3DF8">
        <w:t xml:space="preserve"> </w:t>
      </w:r>
      <w:proofErr w:type="spellStart"/>
      <w:r w:rsidRPr="006C3DF8">
        <w:t>ini</w:t>
      </w:r>
      <w:proofErr w:type="spellEnd"/>
      <w:r w:rsidRPr="006C3DF8">
        <w:t xml:space="preserve"> </w:t>
      </w:r>
      <w:proofErr w:type="spellStart"/>
      <w:r w:rsidRPr="006C3DF8">
        <w:t>akan</w:t>
      </w:r>
      <w:proofErr w:type="spellEnd"/>
      <w:r w:rsidRPr="006C3DF8">
        <w:t xml:space="preserve"> </w:t>
      </w:r>
      <w:proofErr w:type="spellStart"/>
      <w:r w:rsidRPr="006C3DF8">
        <w:t>menguraikan</w:t>
      </w:r>
      <w:proofErr w:type="spellEnd"/>
      <w:r w:rsidRPr="006C3DF8">
        <w:t xml:space="preserve"> </w:t>
      </w:r>
      <w:proofErr w:type="spellStart"/>
      <w:r w:rsidRPr="006C3DF8">
        <w:t>mengenai</w:t>
      </w:r>
      <w:proofErr w:type="spellEnd"/>
      <w:r w:rsidRPr="006C3DF8">
        <w:t xml:space="preserve"> </w:t>
      </w:r>
      <w:proofErr w:type="spellStart"/>
      <w:r w:rsidRPr="006C3DF8">
        <w:t>Tujuan</w:t>
      </w:r>
      <w:proofErr w:type="spellEnd"/>
      <w:r w:rsidRPr="006C3DF8">
        <w:t xml:space="preserve">, </w:t>
      </w:r>
      <w:proofErr w:type="spellStart"/>
      <w:r w:rsidRPr="006C3DF8">
        <w:t>Referensi</w:t>
      </w:r>
      <w:proofErr w:type="spellEnd"/>
      <w:r w:rsidRPr="006C3DF8">
        <w:t xml:space="preserve">, </w:t>
      </w:r>
      <w:proofErr w:type="spellStart"/>
      <w:r w:rsidRPr="006C3DF8">
        <w:t>Deskripsi</w:t>
      </w:r>
      <w:proofErr w:type="spellEnd"/>
      <w:r w:rsidRPr="006C3DF8">
        <w:t xml:space="preserve"> </w:t>
      </w:r>
      <w:proofErr w:type="spellStart"/>
      <w:r w:rsidRPr="006C3DF8">
        <w:t>Dokumen</w:t>
      </w:r>
      <w:proofErr w:type="spellEnd"/>
      <w:r w:rsidRPr="006C3DF8">
        <w:t xml:space="preserve">, </w:t>
      </w:r>
      <w:proofErr w:type="spellStart"/>
      <w:r w:rsidRPr="006C3DF8">
        <w:t>serta</w:t>
      </w:r>
      <w:proofErr w:type="spellEnd"/>
      <w:r w:rsidRPr="006C3DF8">
        <w:t xml:space="preserve"> </w:t>
      </w:r>
      <w:proofErr w:type="spellStart"/>
      <w:r w:rsidRPr="006C3DF8">
        <w:t>ruang</w:t>
      </w:r>
      <w:proofErr w:type="spellEnd"/>
      <w:r w:rsidRPr="006C3DF8">
        <w:t xml:space="preserve"> </w:t>
      </w:r>
      <w:proofErr w:type="spellStart"/>
      <w:r w:rsidRPr="006C3DF8">
        <w:t>lingkup</w:t>
      </w:r>
      <w:proofErr w:type="spellEnd"/>
      <w:r w:rsidRPr="006C3DF8">
        <w:t xml:space="preserve"> </w:t>
      </w:r>
      <w:proofErr w:type="spellStart"/>
      <w:r w:rsidRPr="006C3DF8">
        <w:t>pengembangan</w:t>
      </w:r>
      <w:proofErr w:type="spellEnd"/>
      <w:r w:rsidRPr="006C3DF8">
        <w:t xml:space="preserve"> yang </w:t>
      </w:r>
      <w:proofErr w:type="spellStart"/>
      <w:r w:rsidRPr="006C3DF8">
        <w:t>akan</w:t>
      </w:r>
      <w:proofErr w:type="spellEnd"/>
      <w:r w:rsidRPr="006C3DF8">
        <w:t xml:space="preserve"> </w:t>
      </w:r>
      <w:proofErr w:type="spellStart"/>
      <w:r w:rsidRPr="006C3DF8">
        <w:t>dilakukan</w:t>
      </w:r>
      <w:proofErr w:type="spellEnd"/>
      <w:r w:rsidRPr="006C3DF8">
        <w:t xml:space="preserve"> </w:t>
      </w:r>
      <w:proofErr w:type="spellStart"/>
      <w:r w:rsidRPr="006C3DF8">
        <w:t>dalam</w:t>
      </w:r>
      <w:proofErr w:type="spellEnd"/>
      <w:r w:rsidRPr="006C3DF8">
        <w:t xml:space="preserve"> project </w:t>
      </w:r>
      <w:proofErr w:type="spellStart"/>
      <w:r w:rsidRPr="006C3DF8">
        <w:t>ini</w:t>
      </w:r>
      <w:proofErr w:type="spellEnd"/>
      <w:r w:rsidRPr="006C3DF8">
        <w:t xml:space="preserve"> </w:t>
      </w:r>
      <w:proofErr w:type="spellStart"/>
      <w:proofErr w:type="gramStart"/>
      <w:r w:rsidRPr="006C3DF8">
        <w:t>mengenai</w:t>
      </w:r>
      <w:proofErr w:type="spellEnd"/>
      <w:r w:rsidRPr="006C3DF8">
        <w:t xml:space="preserve"> :</w:t>
      </w:r>
      <w:proofErr w:type="gramEnd"/>
      <w:r w:rsidRPr="006C3DF8">
        <w:t xml:space="preserve"> </w:t>
      </w:r>
      <w:r>
        <w:t xml:space="preserve">Enhancement dan maintenance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bjb</w:t>
      </w:r>
      <w:proofErr w:type="spellEnd"/>
      <w:r>
        <w:t xml:space="preserve"> VA.</w:t>
      </w:r>
    </w:p>
    <w:p w14:paraId="3DF07229" w14:textId="77777777" w:rsidR="000649FB" w:rsidRPr="005D7CA1" w:rsidRDefault="000649FB" w:rsidP="000649FB">
      <w:pPr>
        <w:pStyle w:val="Paragraph"/>
        <w:ind w:left="360"/>
      </w:pPr>
    </w:p>
    <w:p w14:paraId="4A887BCB" w14:textId="29BEAFAF" w:rsidR="0017068F" w:rsidRDefault="0017068F" w:rsidP="000147B5">
      <w:pPr>
        <w:pStyle w:val="Heading2"/>
        <w:ind w:left="900" w:hanging="540"/>
        <w:rPr>
          <w:lang w:val="en-US"/>
        </w:rPr>
      </w:pPr>
      <w:bookmarkStart w:id="8" w:name="_Toc117602846"/>
      <w:proofErr w:type="spellStart"/>
      <w:r>
        <w:rPr>
          <w:lang w:val="en-US"/>
        </w:rPr>
        <w:t>Latar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bookmarkEnd w:id="8"/>
      <w:proofErr w:type="spellEnd"/>
    </w:p>
    <w:p w14:paraId="13669435" w14:textId="778B14E9" w:rsidR="0017068F" w:rsidRDefault="001D2BA0" w:rsidP="0017068F">
      <w:pPr>
        <w:pStyle w:val="Paragraph"/>
        <w:ind w:left="360" w:firstLine="540"/>
      </w:pPr>
      <w:proofErr w:type="spellStart"/>
      <w:ins w:id="9" w:author="Alvat Taupik" w:date="2021-06-15T08:21:00Z">
        <w:r>
          <w:t>Sesuai</w:t>
        </w:r>
        <w:proofErr w:type="spellEnd"/>
        <w:r>
          <w:t xml:space="preserve"> </w:t>
        </w:r>
        <w:proofErr w:type="spellStart"/>
        <w:r>
          <w:t>dengan</w:t>
        </w:r>
        <w:proofErr w:type="spellEnd"/>
        <w:r>
          <w:t xml:space="preserve"> Scope </w:t>
        </w:r>
      </w:ins>
      <w:proofErr w:type="spellStart"/>
      <w:r>
        <w:t>dari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(KAK) </w:t>
      </w:r>
      <w:proofErr w:type="spellStart"/>
      <w:r>
        <w:t>nomor</w:t>
      </w:r>
      <w:proofErr w:type="spellEnd"/>
      <w:r>
        <w:t xml:space="preserve"> 1206/06/BJB/RBB/NRBB/2022-A/I</w:t>
      </w:r>
      <w:ins w:id="10" w:author="Alvat Taupik" w:date="2021-06-15T08:21:00Z">
        <w:r>
          <w:t xml:space="preserve">, </w:t>
        </w:r>
      </w:ins>
      <w:proofErr w:type="spellStart"/>
      <w:r>
        <w:t>Dalam</w:t>
      </w:r>
      <w:proofErr w:type="spellEnd"/>
      <w:r>
        <w:t xml:space="preserve"> </w:t>
      </w:r>
      <w:proofErr w:type="spellStart"/>
      <w:r>
        <w:t>rangka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bank BJB dan </w:t>
      </w:r>
      <w:proofErr w:type="spellStart"/>
      <w:r>
        <w:t>intitusi</w:t>
      </w:r>
      <w:proofErr w:type="spellEnd"/>
      <w:r>
        <w:t xml:space="preserve"> / biller,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penyempurnaan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bjb</w:t>
      </w:r>
      <w:proofErr w:type="spellEnd"/>
      <w:r>
        <w:t xml:space="preserve"> virtual account</w:t>
      </w:r>
      <w:r w:rsidR="0017068F">
        <w:t>.</w:t>
      </w:r>
    </w:p>
    <w:p w14:paraId="3A9276E1" w14:textId="77777777" w:rsidR="0017068F" w:rsidRPr="0017068F" w:rsidRDefault="0017068F" w:rsidP="0017068F">
      <w:pPr>
        <w:pStyle w:val="Paragraph"/>
        <w:ind w:left="360" w:firstLine="540"/>
      </w:pPr>
    </w:p>
    <w:p w14:paraId="15E2A543" w14:textId="06384CA7" w:rsidR="002E1F5E" w:rsidRDefault="002E1F5E" w:rsidP="000147B5">
      <w:pPr>
        <w:pStyle w:val="Heading2"/>
        <w:ind w:left="900" w:hanging="540"/>
        <w:rPr>
          <w:lang w:val="en-US"/>
        </w:rPr>
      </w:pPr>
      <w:bookmarkStart w:id="11" w:name="_Toc117602847"/>
      <w:r>
        <w:rPr>
          <w:lang w:val="en-US"/>
        </w:rPr>
        <w:t>Business Goals</w:t>
      </w:r>
      <w:bookmarkEnd w:id="11"/>
    </w:p>
    <w:p w14:paraId="4967AE49" w14:textId="319F32CC" w:rsidR="0067608E" w:rsidRDefault="0067608E" w:rsidP="0067608E">
      <w:pPr>
        <w:pStyle w:val="Paragraph"/>
        <w:ind w:left="360" w:firstLine="540"/>
        <w:rPr>
          <w:lang w:eastAsia="id-ID"/>
        </w:rPr>
      </w:pPr>
      <w:r>
        <w:rPr>
          <w:lang w:eastAsia="id-ID"/>
        </w:rPr>
        <w:t xml:space="preserve">Adapun business goals yang </w:t>
      </w:r>
      <w:proofErr w:type="spellStart"/>
      <w:r>
        <w:rPr>
          <w:lang w:eastAsia="id-ID"/>
        </w:rPr>
        <w:t>dicapai</w:t>
      </w:r>
      <w:proofErr w:type="spellEnd"/>
      <w:r>
        <w:rPr>
          <w:lang w:eastAsia="id-ID"/>
        </w:rPr>
        <w:t xml:space="preserve"> pada </w:t>
      </w:r>
      <w:proofErr w:type="spellStart"/>
      <w:r>
        <w:rPr>
          <w:lang w:eastAsia="id-ID"/>
        </w:rPr>
        <w:t>kegiatan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penyempurnaan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layanan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bjb</w:t>
      </w:r>
      <w:proofErr w:type="spellEnd"/>
      <w:r>
        <w:rPr>
          <w:lang w:eastAsia="id-ID"/>
        </w:rPr>
        <w:t xml:space="preserve"> virtual account </w:t>
      </w:r>
      <w:proofErr w:type="spellStart"/>
      <w:r>
        <w:rPr>
          <w:lang w:eastAsia="id-ID"/>
        </w:rPr>
        <w:t>adalah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sebagai</w:t>
      </w:r>
      <w:proofErr w:type="spellEnd"/>
      <w:r>
        <w:rPr>
          <w:lang w:eastAsia="id-ID"/>
        </w:rPr>
        <w:t xml:space="preserve"> </w:t>
      </w:r>
      <w:proofErr w:type="spellStart"/>
      <w:proofErr w:type="gramStart"/>
      <w:r>
        <w:rPr>
          <w:lang w:eastAsia="id-ID"/>
        </w:rPr>
        <w:t>berikut</w:t>
      </w:r>
      <w:proofErr w:type="spellEnd"/>
      <w:r>
        <w:rPr>
          <w:lang w:eastAsia="id-ID"/>
        </w:rPr>
        <w:t xml:space="preserve"> :</w:t>
      </w:r>
      <w:proofErr w:type="gramEnd"/>
    </w:p>
    <w:p w14:paraId="2995FFE9" w14:textId="77777777" w:rsidR="0067608E" w:rsidRPr="007911F8" w:rsidRDefault="0067608E">
      <w:pPr>
        <w:pStyle w:val="Paragraph"/>
        <w:numPr>
          <w:ilvl w:val="0"/>
          <w:numId w:val="2"/>
        </w:numPr>
        <w:ind w:left="900"/>
      </w:pPr>
      <w:proofErr w:type="spellStart"/>
      <w:r w:rsidRPr="007911F8">
        <w:t>Menyempurnakan</w:t>
      </w:r>
      <w:proofErr w:type="spellEnd"/>
      <w:r w:rsidRPr="007911F8">
        <w:t xml:space="preserve"> </w:t>
      </w:r>
      <w:proofErr w:type="spellStart"/>
      <w:r w:rsidRPr="007911F8">
        <w:t>layanan</w:t>
      </w:r>
      <w:proofErr w:type="spellEnd"/>
      <w:r w:rsidRPr="007911F8">
        <w:t xml:space="preserve"> </w:t>
      </w:r>
      <w:proofErr w:type="spellStart"/>
      <w:r w:rsidRPr="007911F8">
        <w:t>bjb</w:t>
      </w:r>
      <w:proofErr w:type="spellEnd"/>
      <w:r w:rsidRPr="007911F8">
        <w:t xml:space="preserve"> Virtual Account</w:t>
      </w:r>
    </w:p>
    <w:p w14:paraId="7A875BDE" w14:textId="77777777" w:rsidR="0067608E" w:rsidRPr="007911F8" w:rsidRDefault="0067608E">
      <w:pPr>
        <w:pStyle w:val="Paragraph"/>
        <w:numPr>
          <w:ilvl w:val="0"/>
          <w:numId w:val="2"/>
        </w:numPr>
        <w:ind w:left="900"/>
      </w:pPr>
      <w:proofErr w:type="spellStart"/>
      <w:r w:rsidRPr="007911F8">
        <w:t>Meningkatkan</w:t>
      </w:r>
      <w:proofErr w:type="spellEnd"/>
      <w:r w:rsidRPr="007911F8">
        <w:t xml:space="preserve"> </w:t>
      </w:r>
      <w:proofErr w:type="spellStart"/>
      <w:r w:rsidRPr="007911F8">
        <w:t>penerimaan</w:t>
      </w:r>
      <w:proofErr w:type="spellEnd"/>
      <w:r w:rsidRPr="007911F8">
        <w:t xml:space="preserve"> fee based </w:t>
      </w:r>
      <w:proofErr w:type="spellStart"/>
      <w:proofErr w:type="gramStart"/>
      <w:r w:rsidRPr="007911F8">
        <w:t>dari</w:t>
      </w:r>
      <w:proofErr w:type="spellEnd"/>
      <w:r w:rsidRPr="007911F8">
        <w:t xml:space="preserve">  </w:t>
      </w:r>
      <w:proofErr w:type="spellStart"/>
      <w:r w:rsidRPr="007911F8">
        <w:t>transaksi</w:t>
      </w:r>
      <w:proofErr w:type="spellEnd"/>
      <w:proofErr w:type="gramEnd"/>
      <w:r w:rsidRPr="007911F8">
        <w:t xml:space="preserve"> virtual account</w:t>
      </w:r>
    </w:p>
    <w:p w14:paraId="35DC45C4" w14:textId="77777777" w:rsidR="0067608E" w:rsidRPr="007911F8" w:rsidRDefault="0067608E">
      <w:pPr>
        <w:pStyle w:val="Paragraph"/>
        <w:numPr>
          <w:ilvl w:val="0"/>
          <w:numId w:val="2"/>
        </w:numPr>
        <w:ind w:left="900"/>
      </w:pPr>
      <w:proofErr w:type="spellStart"/>
      <w:r w:rsidRPr="007911F8">
        <w:t>Mempermudah</w:t>
      </w:r>
      <w:proofErr w:type="spellEnd"/>
      <w:r w:rsidRPr="007911F8">
        <w:t xml:space="preserve"> proses </w:t>
      </w:r>
      <w:proofErr w:type="spellStart"/>
      <w:r w:rsidRPr="007911F8">
        <w:t>integrasi</w:t>
      </w:r>
      <w:proofErr w:type="spellEnd"/>
      <w:r w:rsidRPr="007911F8">
        <w:t xml:space="preserve"> </w:t>
      </w:r>
      <w:proofErr w:type="spellStart"/>
      <w:r w:rsidRPr="007911F8">
        <w:t>antara</w:t>
      </w:r>
      <w:proofErr w:type="spellEnd"/>
      <w:r w:rsidRPr="007911F8">
        <w:t xml:space="preserve"> bank </w:t>
      </w:r>
      <w:proofErr w:type="spellStart"/>
      <w:r w:rsidRPr="007911F8">
        <w:t>bjb</w:t>
      </w:r>
      <w:proofErr w:type="spellEnd"/>
      <w:r w:rsidRPr="007911F8">
        <w:t xml:space="preserve"> </w:t>
      </w:r>
      <w:proofErr w:type="spellStart"/>
      <w:r w:rsidRPr="007911F8">
        <w:t>dengan</w:t>
      </w:r>
      <w:proofErr w:type="spellEnd"/>
      <w:r w:rsidRPr="007911F8">
        <w:t xml:space="preserve"> </w:t>
      </w:r>
      <w:proofErr w:type="spellStart"/>
      <w:r w:rsidRPr="007911F8">
        <w:t>institusi</w:t>
      </w:r>
      <w:proofErr w:type="spellEnd"/>
      <w:r w:rsidRPr="007911F8">
        <w:t>/</w:t>
      </w:r>
      <w:proofErr w:type="spellStart"/>
      <w:r w:rsidRPr="007911F8">
        <w:t>perusahaan</w:t>
      </w:r>
      <w:proofErr w:type="spellEnd"/>
      <w:r w:rsidRPr="007911F8">
        <w:t>/biller</w:t>
      </w:r>
    </w:p>
    <w:p w14:paraId="38E1436A" w14:textId="1C979361" w:rsidR="002E1F5E" w:rsidRDefault="0067608E">
      <w:pPr>
        <w:pStyle w:val="Paragraph"/>
        <w:numPr>
          <w:ilvl w:val="0"/>
          <w:numId w:val="2"/>
        </w:numPr>
        <w:ind w:left="900"/>
      </w:pPr>
      <w:proofErr w:type="spellStart"/>
      <w:r w:rsidRPr="007911F8">
        <w:t>Mempermudah</w:t>
      </w:r>
      <w:proofErr w:type="spellEnd"/>
      <w:r w:rsidRPr="007911F8">
        <w:t xml:space="preserve"> monitoring </w:t>
      </w:r>
      <w:proofErr w:type="spellStart"/>
      <w:r w:rsidRPr="007911F8">
        <w:t>transaksi</w:t>
      </w:r>
      <w:proofErr w:type="spellEnd"/>
      <w:r w:rsidRPr="007911F8">
        <w:t xml:space="preserve"> </w:t>
      </w:r>
      <w:proofErr w:type="spellStart"/>
      <w:r w:rsidRPr="007911F8">
        <w:t>perusahaan</w:t>
      </w:r>
      <w:proofErr w:type="spellEnd"/>
      <w:r w:rsidRPr="007911F8">
        <w:t xml:space="preserve"> / biller</w:t>
      </w:r>
    </w:p>
    <w:p w14:paraId="7DFDAA14" w14:textId="77777777" w:rsidR="0067608E" w:rsidRPr="002E1F5E" w:rsidRDefault="0067608E" w:rsidP="0067608E">
      <w:pPr>
        <w:pStyle w:val="Paragraph"/>
        <w:ind w:left="900"/>
      </w:pPr>
    </w:p>
    <w:p w14:paraId="1BDCB8AF" w14:textId="040383C4" w:rsidR="00641430" w:rsidRDefault="00641430" w:rsidP="000147B5">
      <w:pPr>
        <w:pStyle w:val="Heading2"/>
        <w:ind w:left="900" w:hanging="540"/>
        <w:rPr>
          <w:lang w:val="en-US"/>
        </w:rPr>
      </w:pPr>
      <w:bookmarkStart w:id="12" w:name="_Toc117602848"/>
      <w:proofErr w:type="spellStart"/>
      <w:r>
        <w:rPr>
          <w:lang w:val="en-US"/>
        </w:rPr>
        <w:t>Deskripsi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bookmarkEnd w:id="12"/>
      <w:proofErr w:type="spellEnd"/>
    </w:p>
    <w:p w14:paraId="3CC0C0FF" w14:textId="2DC6AADF" w:rsidR="00641430" w:rsidRDefault="00641430" w:rsidP="00641430">
      <w:pPr>
        <w:pStyle w:val="Paragraph"/>
        <w:ind w:left="360" w:firstLine="540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garis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 w:rsidR="00F07FB5">
        <w:t xml:space="preserve"> </w:t>
      </w:r>
      <w:r w:rsidR="00AA0695">
        <w:t>4</w:t>
      </w:r>
      <w:r>
        <w:t xml:space="preserve"> (</w:t>
      </w:r>
      <w:proofErr w:type="spellStart"/>
      <w:r w:rsidR="00AA0695">
        <w:t>empat</w:t>
      </w:r>
      <w:proofErr w:type="spellEnd"/>
      <w:r>
        <w:t xml:space="preserve">) </w:t>
      </w:r>
      <w:proofErr w:type="spellStart"/>
      <w:r>
        <w:t>buah</w:t>
      </w:r>
      <w:proofErr w:type="spellEnd"/>
      <w:r>
        <w:t xml:space="preserve"> BAB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49B8D6D8" w14:textId="1039F9AA" w:rsidR="00641430" w:rsidRDefault="00641430" w:rsidP="00641430">
      <w:pPr>
        <w:pStyle w:val="Paragraph"/>
        <w:ind w:left="360" w:firstLine="540"/>
      </w:pPr>
      <w:r>
        <w:t xml:space="preserve">BAB I </w:t>
      </w:r>
      <w:proofErr w:type="spellStart"/>
      <w:r>
        <w:t>Pendahuluan</w:t>
      </w:r>
      <w:proofErr w:type="spellEnd"/>
      <w:r>
        <w:t xml:space="preserve">, </w:t>
      </w:r>
      <w:proofErr w:type="spellStart"/>
      <w:r w:rsidR="004125CE" w:rsidRPr="00EC5C82">
        <w:t>merupakan</w:t>
      </w:r>
      <w:proofErr w:type="spellEnd"/>
      <w:r w:rsidR="004125CE" w:rsidRPr="00EC5C82">
        <w:t xml:space="preserve"> </w:t>
      </w:r>
      <w:proofErr w:type="spellStart"/>
      <w:r w:rsidR="004125CE" w:rsidRPr="00EC5C82">
        <w:t>pengantar</w:t>
      </w:r>
      <w:proofErr w:type="spellEnd"/>
      <w:r w:rsidR="004125CE" w:rsidRPr="00EC5C82">
        <w:t xml:space="preserve"> </w:t>
      </w:r>
      <w:proofErr w:type="spellStart"/>
      <w:r w:rsidR="004125CE" w:rsidRPr="00EC5C82">
        <w:t>dokumen</w:t>
      </w:r>
      <w:proofErr w:type="spellEnd"/>
      <w:r w:rsidR="004125CE" w:rsidRPr="00EC5C82">
        <w:t xml:space="preserve"> </w:t>
      </w:r>
      <w:r w:rsidR="004125CE">
        <w:rPr>
          <w:lang w:val="en-GB"/>
        </w:rPr>
        <w:t xml:space="preserve">system design document </w:t>
      </w:r>
      <w:r w:rsidR="004125CE" w:rsidRPr="00EC5C82">
        <w:t xml:space="preserve">yang </w:t>
      </w:r>
      <w:proofErr w:type="spellStart"/>
      <w:r w:rsidR="004125CE" w:rsidRPr="00EC5C82">
        <w:t>berisi</w:t>
      </w:r>
      <w:proofErr w:type="spellEnd"/>
      <w:r w:rsidR="004125CE" w:rsidRPr="00EC5C82">
        <w:t xml:space="preserve"> </w:t>
      </w:r>
      <w:proofErr w:type="spellStart"/>
      <w:r w:rsidR="004125CE" w:rsidRPr="00EC5C82">
        <w:t>latar</w:t>
      </w:r>
      <w:proofErr w:type="spellEnd"/>
      <w:r w:rsidR="004125CE" w:rsidRPr="00EC5C82">
        <w:t xml:space="preserve"> </w:t>
      </w:r>
      <w:proofErr w:type="spellStart"/>
      <w:r w:rsidR="004125CE" w:rsidRPr="00EC5C82">
        <w:t>belakang</w:t>
      </w:r>
      <w:proofErr w:type="spellEnd"/>
      <w:r w:rsidR="004125CE" w:rsidRPr="00EC5C82">
        <w:t>,</w:t>
      </w:r>
      <w:r w:rsidR="004125CE">
        <w:t xml:space="preserve"> </w:t>
      </w:r>
      <w:r w:rsidR="004125CE" w:rsidRPr="000952A4">
        <w:rPr>
          <w:i/>
          <w:iCs/>
        </w:rPr>
        <w:t>business goals</w:t>
      </w:r>
      <w:r w:rsidR="004125CE" w:rsidRPr="00EC5C82">
        <w:t xml:space="preserve">, </w:t>
      </w:r>
      <w:proofErr w:type="spellStart"/>
      <w:r w:rsidR="004125CE" w:rsidRPr="00EC5C82">
        <w:t>dokumen</w:t>
      </w:r>
      <w:proofErr w:type="spellEnd"/>
      <w:r w:rsidR="004125CE" w:rsidRPr="00EC5C82">
        <w:t xml:space="preserve"> </w:t>
      </w:r>
      <w:proofErr w:type="spellStart"/>
      <w:r w:rsidR="004125CE" w:rsidRPr="00EC5C82">
        <w:t>referensi</w:t>
      </w:r>
      <w:proofErr w:type="spellEnd"/>
      <w:r w:rsidR="004125CE" w:rsidRPr="00EC5C82">
        <w:t xml:space="preserve"> dan daftar </w:t>
      </w:r>
      <w:proofErr w:type="spellStart"/>
      <w:r w:rsidR="004125CE" w:rsidRPr="00EC5C82">
        <w:t>definisi</w:t>
      </w:r>
      <w:proofErr w:type="spellEnd"/>
      <w:r w:rsidR="004125CE" w:rsidRPr="00EC5C82">
        <w:t xml:space="preserve"> dan </w:t>
      </w:r>
      <w:proofErr w:type="spellStart"/>
      <w:r w:rsidR="004125CE" w:rsidRPr="00EC5C82">
        <w:t>istilah</w:t>
      </w:r>
      <w:proofErr w:type="spellEnd"/>
      <w:r>
        <w:t>.</w:t>
      </w:r>
    </w:p>
    <w:p w14:paraId="4BE05487" w14:textId="70C07208" w:rsidR="00641430" w:rsidRDefault="00641430" w:rsidP="00641430">
      <w:pPr>
        <w:pStyle w:val="Paragraph"/>
        <w:ind w:left="360" w:firstLine="540"/>
      </w:pPr>
      <w:r>
        <w:t xml:space="preserve">BAB II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 w:rsidR="00AA0695" w:rsidRPr="00EC5C82">
        <w:t>mendeskripskan</w:t>
      </w:r>
      <w:proofErr w:type="spellEnd"/>
      <w:r w:rsidR="00AA0695" w:rsidRPr="00EC5C82">
        <w:t xml:space="preserve"> </w:t>
      </w:r>
      <w:proofErr w:type="spellStart"/>
      <w:r w:rsidR="00AA0695" w:rsidRPr="00EC5C82">
        <w:t>mengenai</w:t>
      </w:r>
      <w:proofErr w:type="spellEnd"/>
      <w:r w:rsidR="00AA0695" w:rsidRPr="00EC5C82">
        <w:t xml:space="preserve"> pe</w:t>
      </w:r>
      <w:proofErr w:type="spellStart"/>
      <w:r w:rsidR="00AA0695">
        <w:rPr>
          <w:lang w:val="en-GB"/>
        </w:rPr>
        <w:t>rspektif</w:t>
      </w:r>
      <w:proofErr w:type="spellEnd"/>
      <w:r w:rsidR="00AA0695" w:rsidRPr="00EC5C82">
        <w:t xml:space="preserve"> </w:t>
      </w:r>
      <w:proofErr w:type="spellStart"/>
      <w:r w:rsidR="00AA0695" w:rsidRPr="00EC5C82">
        <w:t>produk</w:t>
      </w:r>
      <w:proofErr w:type="spellEnd"/>
      <w:r w:rsidR="00AA0695" w:rsidRPr="00EC5C82">
        <w:t xml:space="preserve">, </w:t>
      </w:r>
      <w:proofErr w:type="spellStart"/>
      <w:r w:rsidR="00AA0695">
        <w:rPr>
          <w:lang w:val="en-GB"/>
        </w:rPr>
        <w:t>fungsional</w:t>
      </w:r>
      <w:proofErr w:type="spellEnd"/>
      <w:r w:rsidR="00AA0695">
        <w:rPr>
          <w:lang w:val="en-GB"/>
        </w:rPr>
        <w:t xml:space="preserve"> </w:t>
      </w:r>
      <w:proofErr w:type="spellStart"/>
      <w:r w:rsidR="00AA0695">
        <w:rPr>
          <w:lang w:val="en-GB"/>
        </w:rPr>
        <w:t>serta</w:t>
      </w:r>
      <w:proofErr w:type="spellEnd"/>
      <w:r w:rsidR="00AA0695">
        <w:rPr>
          <w:lang w:val="en-GB"/>
        </w:rPr>
        <w:t xml:space="preserve"> </w:t>
      </w:r>
      <w:proofErr w:type="spellStart"/>
      <w:r w:rsidR="00AA0695">
        <w:rPr>
          <w:lang w:val="en-GB"/>
        </w:rPr>
        <w:t>fitur</w:t>
      </w:r>
      <w:proofErr w:type="spellEnd"/>
      <w:r w:rsidR="00AA0695">
        <w:rPr>
          <w:lang w:val="en-GB"/>
        </w:rPr>
        <w:t xml:space="preserve"> dan business rules yang </w:t>
      </w:r>
      <w:proofErr w:type="spellStart"/>
      <w:r w:rsidR="00AA0695">
        <w:rPr>
          <w:lang w:val="en-GB"/>
        </w:rPr>
        <w:t>ada</w:t>
      </w:r>
      <w:proofErr w:type="spellEnd"/>
      <w:r w:rsidR="00AA0695">
        <w:rPr>
          <w:lang w:val="en-GB"/>
        </w:rPr>
        <w:t xml:space="preserve"> pada </w:t>
      </w:r>
      <w:proofErr w:type="spellStart"/>
      <w:r w:rsidR="00AA0695">
        <w:rPr>
          <w:lang w:val="en-GB"/>
        </w:rPr>
        <w:t>tiap</w:t>
      </w:r>
      <w:proofErr w:type="spellEnd"/>
      <w:r w:rsidR="00AA0695">
        <w:rPr>
          <w:lang w:val="en-GB"/>
        </w:rPr>
        <w:t xml:space="preserve"> menu.</w:t>
      </w:r>
    </w:p>
    <w:p w14:paraId="63A90CE7" w14:textId="77777777" w:rsidR="00AA0695" w:rsidRDefault="00641430" w:rsidP="00641430">
      <w:pPr>
        <w:pStyle w:val="Paragraph"/>
        <w:ind w:left="360" w:firstLine="540"/>
      </w:pPr>
      <w:r>
        <w:t xml:space="preserve">BAB III Desain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mendeskripsikan</w:t>
      </w:r>
      <w:proofErr w:type="spellEnd"/>
      <w:r>
        <w:t xml:space="preserve"> daftar table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, ERD, </w:t>
      </w:r>
      <w:proofErr w:type="spellStart"/>
      <w:r>
        <w:t>serta</w:t>
      </w:r>
      <w:proofErr w:type="spellEnd"/>
      <w:r>
        <w:t xml:space="preserve"> </w:t>
      </w:r>
      <w:r w:rsidR="00AA0695">
        <w:t xml:space="preserve">query yang </w:t>
      </w:r>
      <w:proofErr w:type="spellStart"/>
      <w:r w:rsidR="00AA0695">
        <w:t>digunakan</w:t>
      </w:r>
      <w:proofErr w:type="spellEnd"/>
      <w:r w:rsidR="00AA0695">
        <w:t>.</w:t>
      </w:r>
    </w:p>
    <w:p w14:paraId="57AA5662" w14:textId="15EC1140" w:rsidR="00641430" w:rsidRDefault="00AA0695" w:rsidP="00641430">
      <w:pPr>
        <w:pStyle w:val="Paragraph"/>
        <w:ind w:left="360" w:firstLine="540"/>
      </w:pPr>
      <w:r>
        <w:t xml:space="preserve">BAB IV User Interface, </w:t>
      </w:r>
      <w:proofErr w:type="spellStart"/>
      <w:r>
        <w:t>mendeskripsikan</w:t>
      </w:r>
      <w:proofErr w:type="spellEnd"/>
      <w:r>
        <w:t xml:space="preserve"> </w:t>
      </w:r>
      <w:r w:rsidR="00641430">
        <w:t xml:space="preserve">user interface pada </w:t>
      </w:r>
      <w:proofErr w:type="spellStart"/>
      <w:r w:rsidR="00641430">
        <w:t>sistem</w:t>
      </w:r>
      <w:proofErr w:type="spellEnd"/>
      <w:r w:rsidR="00641430">
        <w:t xml:space="preserve"> yang </w:t>
      </w:r>
      <w:proofErr w:type="spellStart"/>
      <w:r w:rsidR="00641430">
        <w:t>akan</w:t>
      </w:r>
      <w:proofErr w:type="spellEnd"/>
      <w:r w:rsidR="00641430">
        <w:t xml:space="preserve"> </w:t>
      </w:r>
      <w:proofErr w:type="spellStart"/>
      <w:r w:rsidR="00641430">
        <w:t>dibangun</w:t>
      </w:r>
      <w:proofErr w:type="spellEnd"/>
      <w:r w:rsidR="00641430">
        <w:t>.</w:t>
      </w:r>
    </w:p>
    <w:p w14:paraId="3B53F328" w14:textId="77777777" w:rsidR="00641430" w:rsidRPr="00641430" w:rsidRDefault="00641430" w:rsidP="00641430">
      <w:pPr>
        <w:pStyle w:val="Paragraph"/>
        <w:ind w:left="360" w:firstLine="540"/>
      </w:pPr>
    </w:p>
    <w:p w14:paraId="45823D24" w14:textId="0EA486D6" w:rsidR="00865F6B" w:rsidRDefault="00865F6B" w:rsidP="000147B5">
      <w:pPr>
        <w:pStyle w:val="Heading2"/>
        <w:ind w:left="900" w:hanging="540"/>
        <w:rPr>
          <w:lang w:val="en-US"/>
        </w:rPr>
      </w:pPr>
      <w:bookmarkStart w:id="13" w:name="_Toc117602849"/>
      <w:proofErr w:type="spellStart"/>
      <w:r>
        <w:rPr>
          <w:lang w:val="en-US"/>
        </w:rPr>
        <w:lastRenderedPageBreak/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Referens</w:t>
      </w:r>
      <w:r w:rsidR="00EA0D6E">
        <w:rPr>
          <w:lang w:val="en-US"/>
        </w:rPr>
        <w:t>i</w:t>
      </w:r>
      <w:bookmarkEnd w:id="13"/>
      <w:proofErr w:type="spellEnd"/>
    </w:p>
    <w:p w14:paraId="130D70B6" w14:textId="77777777" w:rsidR="00EE309B" w:rsidRDefault="00EE309B" w:rsidP="00EE309B">
      <w:pPr>
        <w:pStyle w:val="Paragraph"/>
        <w:ind w:left="360" w:firstLine="540"/>
      </w:pPr>
      <w:proofErr w:type="spellStart"/>
      <w:r w:rsidRPr="005B46E3">
        <w:t>Dokumen-dokumen</w:t>
      </w:r>
      <w:proofErr w:type="spellEnd"/>
      <w:r w:rsidRPr="005B46E3">
        <w:t xml:space="preserve"> yang </w:t>
      </w:r>
      <w:proofErr w:type="spellStart"/>
      <w:r w:rsidRPr="005B46E3">
        <w:t>digunakan</w:t>
      </w:r>
      <w:proofErr w:type="spellEnd"/>
      <w:r w:rsidRPr="005B46E3">
        <w:t xml:space="preserve"> </w:t>
      </w:r>
      <w:proofErr w:type="spellStart"/>
      <w:r w:rsidRPr="005B46E3">
        <w:t>sebagai</w:t>
      </w:r>
      <w:proofErr w:type="spellEnd"/>
      <w:r w:rsidRPr="005B46E3">
        <w:t xml:space="preserve"> </w:t>
      </w:r>
      <w:proofErr w:type="spellStart"/>
      <w:r w:rsidRPr="005B46E3">
        <w:t>referensi</w:t>
      </w:r>
      <w:proofErr w:type="spellEnd"/>
      <w:r w:rsidRPr="005B46E3">
        <w:t xml:space="preserve"> </w:t>
      </w:r>
      <w:proofErr w:type="spellStart"/>
      <w:r w:rsidRPr="005B46E3">
        <w:t>dalam</w:t>
      </w:r>
      <w:proofErr w:type="spellEnd"/>
      <w:r w:rsidRPr="005B46E3">
        <w:t xml:space="preserve"> </w:t>
      </w:r>
      <w:proofErr w:type="spellStart"/>
      <w:r w:rsidRPr="005B46E3">
        <w:t>pembuatan</w:t>
      </w:r>
      <w:proofErr w:type="spellEnd"/>
      <w:r w:rsidRPr="005B46E3">
        <w:t xml:space="preserve"> </w:t>
      </w:r>
      <w:proofErr w:type="spellStart"/>
      <w:r w:rsidRPr="005B46E3">
        <w:t>dokumen</w:t>
      </w:r>
      <w:proofErr w:type="spellEnd"/>
      <w:r w:rsidRPr="005B46E3">
        <w:t xml:space="preserve"> SSD </w:t>
      </w:r>
      <w:proofErr w:type="spellStart"/>
      <w:r w:rsidRPr="005B46E3">
        <w:t>ini</w:t>
      </w:r>
      <w:proofErr w:type="spellEnd"/>
      <w:r w:rsidRPr="005B46E3">
        <w:t xml:space="preserve"> </w:t>
      </w:r>
      <w:proofErr w:type="spellStart"/>
      <w:r w:rsidRPr="005B46E3">
        <w:t>adalah</w:t>
      </w:r>
      <w:proofErr w:type="spellEnd"/>
      <w:r w:rsidRPr="005B46E3">
        <w:t xml:space="preserve"> </w:t>
      </w:r>
      <w:proofErr w:type="spellStart"/>
      <w:r w:rsidRPr="005B46E3">
        <w:t>sebagai</w:t>
      </w:r>
      <w:proofErr w:type="spellEnd"/>
      <w:r w:rsidRPr="005B46E3">
        <w:t xml:space="preserve"> </w:t>
      </w:r>
      <w:proofErr w:type="spellStart"/>
      <w:r w:rsidRPr="005B46E3">
        <w:t>berikut</w:t>
      </w:r>
      <w:proofErr w:type="spellEnd"/>
      <w:r w:rsidRPr="005B46E3">
        <w:t>:</w:t>
      </w:r>
    </w:p>
    <w:p w14:paraId="7B43CDC0" w14:textId="63E46C56" w:rsidR="00E51093" w:rsidRDefault="00E51093" w:rsidP="00E51093">
      <w:pPr>
        <w:pStyle w:val="Caption"/>
        <w:keepNext/>
      </w:pPr>
      <w:bookmarkStart w:id="14" w:name="_Toc117602881"/>
      <w:r>
        <w:t xml:space="preserve">Tabel </w:t>
      </w:r>
      <w:fldSimple w:instr=" SEQ Tabel \* ARABIC ">
        <w:r w:rsidR="00477121">
          <w:rPr>
            <w:noProof/>
          </w:rPr>
          <w:t>1</w:t>
        </w:r>
      </w:fldSimple>
      <w:r>
        <w:rPr>
          <w:lang w:val="en-US"/>
        </w:rPr>
        <w:t xml:space="preserve">.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referensi</w:t>
      </w:r>
      <w:bookmarkEnd w:id="14"/>
      <w:proofErr w:type="spellEnd"/>
    </w:p>
    <w:tbl>
      <w:tblPr>
        <w:tblStyle w:val="TableGrid"/>
        <w:tblW w:w="8704" w:type="dxa"/>
        <w:tblInd w:w="360" w:type="dxa"/>
        <w:tblLook w:val="04A0" w:firstRow="1" w:lastRow="0" w:firstColumn="1" w:lastColumn="0" w:noHBand="0" w:noVBand="1"/>
      </w:tblPr>
      <w:tblGrid>
        <w:gridCol w:w="715"/>
        <w:gridCol w:w="1980"/>
        <w:gridCol w:w="2610"/>
        <w:gridCol w:w="1731"/>
        <w:gridCol w:w="1668"/>
      </w:tblGrid>
      <w:tr w:rsidR="00EE309B" w14:paraId="459B0D99" w14:textId="77777777" w:rsidTr="00623825">
        <w:tc>
          <w:tcPr>
            <w:tcW w:w="715" w:type="dxa"/>
            <w:shd w:val="clear" w:color="auto" w:fill="BFBFBF" w:themeFill="background1" w:themeFillShade="BF"/>
            <w:vAlign w:val="center"/>
          </w:tcPr>
          <w:p w14:paraId="05A9B4E9" w14:textId="77777777" w:rsidR="00EE309B" w:rsidRPr="00791C4B" w:rsidRDefault="00EE309B" w:rsidP="00623825">
            <w:pPr>
              <w:pStyle w:val="Paragraph"/>
              <w:jc w:val="center"/>
              <w:rPr>
                <w:b/>
                <w:bCs/>
              </w:rPr>
            </w:pPr>
            <w:r w:rsidRPr="00791C4B">
              <w:rPr>
                <w:b/>
                <w:bCs/>
              </w:rPr>
              <w:t>No</w:t>
            </w:r>
          </w:p>
        </w:tc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5A8E0A5C" w14:textId="77777777" w:rsidR="00EE309B" w:rsidRPr="00791C4B" w:rsidRDefault="00EE309B" w:rsidP="00623825">
            <w:pPr>
              <w:pStyle w:val="Paragraph"/>
              <w:jc w:val="center"/>
              <w:rPr>
                <w:b/>
                <w:bCs/>
              </w:rPr>
            </w:pPr>
            <w:proofErr w:type="spellStart"/>
            <w:r w:rsidRPr="00791C4B">
              <w:rPr>
                <w:b/>
                <w:bCs/>
              </w:rPr>
              <w:t>Nomor</w:t>
            </w:r>
            <w:proofErr w:type="spellEnd"/>
            <w:r w:rsidRPr="00791C4B">
              <w:rPr>
                <w:b/>
                <w:bCs/>
              </w:rPr>
              <w:t xml:space="preserve"> </w:t>
            </w:r>
            <w:proofErr w:type="spellStart"/>
            <w:r w:rsidRPr="00791C4B">
              <w:rPr>
                <w:b/>
                <w:bCs/>
              </w:rPr>
              <w:t>Dokumen</w:t>
            </w:r>
            <w:proofErr w:type="spellEnd"/>
          </w:p>
        </w:tc>
        <w:tc>
          <w:tcPr>
            <w:tcW w:w="2610" w:type="dxa"/>
            <w:shd w:val="clear" w:color="auto" w:fill="BFBFBF" w:themeFill="background1" w:themeFillShade="BF"/>
            <w:vAlign w:val="center"/>
          </w:tcPr>
          <w:p w14:paraId="163062B6" w14:textId="77777777" w:rsidR="00EE309B" w:rsidRPr="00791C4B" w:rsidRDefault="00EE309B" w:rsidP="00623825">
            <w:pPr>
              <w:pStyle w:val="Paragraph"/>
              <w:jc w:val="center"/>
              <w:rPr>
                <w:b/>
                <w:bCs/>
              </w:rPr>
            </w:pPr>
            <w:proofErr w:type="spellStart"/>
            <w:r w:rsidRPr="00791C4B"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1731" w:type="dxa"/>
            <w:shd w:val="clear" w:color="auto" w:fill="BFBFBF" w:themeFill="background1" w:themeFillShade="BF"/>
            <w:vAlign w:val="center"/>
          </w:tcPr>
          <w:p w14:paraId="59479A2F" w14:textId="77777777" w:rsidR="00EE309B" w:rsidRPr="00791C4B" w:rsidRDefault="00EE309B" w:rsidP="00623825">
            <w:pPr>
              <w:pStyle w:val="Paragraph"/>
              <w:jc w:val="center"/>
              <w:rPr>
                <w:b/>
                <w:bCs/>
              </w:rPr>
            </w:pPr>
            <w:proofErr w:type="spellStart"/>
            <w:r w:rsidRPr="00791C4B">
              <w:rPr>
                <w:b/>
                <w:bCs/>
              </w:rPr>
              <w:t>Tanggal</w:t>
            </w:r>
            <w:proofErr w:type="spellEnd"/>
          </w:p>
        </w:tc>
        <w:tc>
          <w:tcPr>
            <w:tcW w:w="1668" w:type="dxa"/>
            <w:shd w:val="clear" w:color="auto" w:fill="BFBFBF" w:themeFill="background1" w:themeFillShade="BF"/>
            <w:vAlign w:val="center"/>
          </w:tcPr>
          <w:p w14:paraId="2AF2F483" w14:textId="77777777" w:rsidR="00EE309B" w:rsidRPr="00791C4B" w:rsidRDefault="00EE309B" w:rsidP="00623825">
            <w:pPr>
              <w:pStyle w:val="Paragraph"/>
              <w:jc w:val="center"/>
              <w:rPr>
                <w:b/>
                <w:bCs/>
              </w:rPr>
            </w:pPr>
            <w:r w:rsidRPr="00791C4B">
              <w:rPr>
                <w:b/>
                <w:bCs/>
              </w:rPr>
              <w:t>Origin</w:t>
            </w:r>
          </w:p>
        </w:tc>
      </w:tr>
      <w:tr w:rsidR="00EE309B" w14:paraId="105DD53B" w14:textId="77777777" w:rsidTr="00623825">
        <w:tc>
          <w:tcPr>
            <w:tcW w:w="715" w:type="dxa"/>
          </w:tcPr>
          <w:p w14:paraId="68656F69" w14:textId="1AA1BBEE" w:rsidR="00EE309B" w:rsidRDefault="00F377E7" w:rsidP="00623825">
            <w:pPr>
              <w:pStyle w:val="Paragraph"/>
            </w:pPr>
            <w:r>
              <w:t>1</w:t>
            </w:r>
          </w:p>
        </w:tc>
        <w:tc>
          <w:tcPr>
            <w:tcW w:w="1980" w:type="dxa"/>
          </w:tcPr>
          <w:p w14:paraId="166FFE44" w14:textId="77777777" w:rsidR="00EE309B" w:rsidRDefault="00EE309B" w:rsidP="00623825">
            <w:pPr>
              <w:pStyle w:val="Paragraph"/>
            </w:pPr>
          </w:p>
        </w:tc>
        <w:tc>
          <w:tcPr>
            <w:tcW w:w="2610" w:type="dxa"/>
          </w:tcPr>
          <w:p w14:paraId="617A387D" w14:textId="77777777" w:rsidR="00EE309B" w:rsidRDefault="00EE309B" w:rsidP="00623825">
            <w:pPr>
              <w:pStyle w:val="Paragraph"/>
            </w:pPr>
          </w:p>
        </w:tc>
        <w:tc>
          <w:tcPr>
            <w:tcW w:w="1731" w:type="dxa"/>
          </w:tcPr>
          <w:p w14:paraId="28D5FFAF" w14:textId="77777777" w:rsidR="00EE309B" w:rsidRDefault="00EE309B" w:rsidP="00623825">
            <w:pPr>
              <w:pStyle w:val="Paragraph"/>
            </w:pPr>
          </w:p>
        </w:tc>
        <w:tc>
          <w:tcPr>
            <w:tcW w:w="1668" w:type="dxa"/>
          </w:tcPr>
          <w:p w14:paraId="34BEA21C" w14:textId="77777777" w:rsidR="00EE309B" w:rsidRDefault="00EE309B" w:rsidP="00623825">
            <w:pPr>
              <w:pStyle w:val="Paragraph"/>
            </w:pPr>
          </w:p>
        </w:tc>
      </w:tr>
      <w:tr w:rsidR="00EE309B" w14:paraId="44941C25" w14:textId="77777777" w:rsidTr="00623825">
        <w:tc>
          <w:tcPr>
            <w:tcW w:w="715" w:type="dxa"/>
          </w:tcPr>
          <w:p w14:paraId="7AC9EFBA" w14:textId="49B34BBD" w:rsidR="00EE309B" w:rsidRDefault="00F377E7" w:rsidP="00623825">
            <w:pPr>
              <w:pStyle w:val="Paragraph"/>
            </w:pPr>
            <w:r>
              <w:t>2</w:t>
            </w:r>
          </w:p>
        </w:tc>
        <w:tc>
          <w:tcPr>
            <w:tcW w:w="1980" w:type="dxa"/>
          </w:tcPr>
          <w:p w14:paraId="2FFEB4B9" w14:textId="77777777" w:rsidR="00EE309B" w:rsidRDefault="00EE309B" w:rsidP="00623825">
            <w:pPr>
              <w:pStyle w:val="Paragraph"/>
            </w:pPr>
          </w:p>
        </w:tc>
        <w:tc>
          <w:tcPr>
            <w:tcW w:w="2610" w:type="dxa"/>
          </w:tcPr>
          <w:p w14:paraId="5967E450" w14:textId="77777777" w:rsidR="00EE309B" w:rsidRDefault="00EE309B" w:rsidP="00623825">
            <w:pPr>
              <w:pStyle w:val="Paragraph"/>
            </w:pPr>
          </w:p>
        </w:tc>
        <w:tc>
          <w:tcPr>
            <w:tcW w:w="1731" w:type="dxa"/>
          </w:tcPr>
          <w:p w14:paraId="01AEB95E" w14:textId="77777777" w:rsidR="00EE309B" w:rsidRDefault="00EE309B" w:rsidP="00623825">
            <w:pPr>
              <w:pStyle w:val="Paragraph"/>
            </w:pPr>
          </w:p>
        </w:tc>
        <w:tc>
          <w:tcPr>
            <w:tcW w:w="1668" w:type="dxa"/>
          </w:tcPr>
          <w:p w14:paraId="2709F8A2" w14:textId="77777777" w:rsidR="00EE309B" w:rsidRDefault="00EE309B" w:rsidP="00623825">
            <w:pPr>
              <w:pStyle w:val="Paragraph"/>
            </w:pPr>
          </w:p>
        </w:tc>
      </w:tr>
      <w:tr w:rsidR="00EE309B" w14:paraId="5926EC3B" w14:textId="77777777" w:rsidTr="00623825">
        <w:tc>
          <w:tcPr>
            <w:tcW w:w="715" w:type="dxa"/>
          </w:tcPr>
          <w:p w14:paraId="01089841" w14:textId="7E6D66ED" w:rsidR="00EE309B" w:rsidRDefault="00F377E7" w:rsidP="00623825">
            <w:pPr>
              <w:pStyle w:val="Paragraph"/>
            </w:pPr>
            <w:r>
              <w:t>3</w:t>
            </w:r>
          </w:p>
        </w:tc>
        <w:tc>
          <w:tcPr>
            <w:tcW w:w="1980" w:type="dxa"/>
          </w:tcPr>
          <w:p w14:paraId="41C59CCD" w14:textId="77777777" w:rsidR="00EE309B" w:rsidRDefault="00EE309B" w:rsidP="00623825">
            <w:pPr>
              <w:pStyle w:val="Paragraph"/>
            </w:pPr>
          </w:p>
        </w:tc>
        <w:tc>
          <w:tcPr>
            <w:tcW w:w="2610" w:type="dxa"/>
          </w:tcPr>
          <w:p w14:paraId="551D3E3D" w14:textId="77777777" w:rsidR="00EE309B" w:rsidRDefault="00EE309B" w:rsidP="00623825">
            <w:pPr>
              <w:pStyle w:val="Paragraph"/>
            </w:pPr>
          </w:p>
        </w:tc>
        <w:tc>
          <w:tcPr>
            <w:tcW w:w="1731" w:type="dxa"/>
          </w:tcPr>
          <w:p w14:paraId="5DE98054" w14:textId="77777777" w:rsidR="00EE309B" w:rsidRDefault="00EE309B" w:rsidP="00623825">
            <w:pPr>
              <w:pStyle w:val="Paragraph"/>
            </w:pPr>
          </w:p>
        </w:tc>
        <w:tc>
          <w:tcPr>
            <w:tcW w:w="1668" w:type="dxa"/>
          </w:tcPr>
          <w:p w14:paraId="61ECEC02" w14:textId="77777777" w:rsidR="00EE309B" w:rsidRDefault="00EE309B" w:rsidP="00623825">
            <w:pPr>
              <w:pStyle w:val="Paragraph"/>
            </w:pPr>
          </w:p>
        </w:tc>
      </w:tr>
    </w:tbl>
    <w:p w14:paraId="58D589EC" w14:textId="77777777" w:rsidR="00EE309B" w:rsidRPr="00EE309B" w:rsidRDefault="00EE309B" w:rsidP="00EE309B">
      <w:pPr>
        <w:ind w:left="360"/>
        <w:rPr>
          <w:lang w:val="en-US"/>
        </w:rPr>
      </w:pPr>
    </w:p>
    <w:p w14:paraId="7BC9E7D6" w14:textId="11C10B9C" w:rsidR="00EA0D6E" w:rsidRDefault="00EC7327" w:rsidP="000147B5">
      <w:pPr>
        <w:pStyle w:val="Heading2"/>
        <w:ind w:left="900" w:hanging="540"/>
        <w:rPr>
          <w:lang w:val="en-US"/>
        </w:rPr>
      </w:pPr>
      <w:bookmarkStart w:id="15" w:name="_Toc117602850"/>
      <w:proofErr w:type="spellStart"/>
      <w:r>
        <w:rPr>
          <w:lang w:val="en-US"/>
        </w:rPr>
        <w:t>Definisi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Istilah</w:t>
      </w:r>
      <w:bookmarkEnd w:id="15"/>
      <w:proofErr w:type="spellEnd"/>
    </w:p>
    <w:p w14:paraId="46721550" w14:textId="6E9ACAF2" w:rsidR="001950B1" w:rsidRDefault="001950B1" w:rsidP="001950B1">
      <w:pPr>
        <w:pStyle w:val="Caption"/>
        <w:keepNext/>
      </w:pPr>
      <w:bookmarkStart w:id="16" w:name="_Toc117602882"/>
      <w:r>
        <w:t xml:space="preserve">Tabel </w:t>
      </w:r>
      <w:fldSimple w:instr=" SEQ Tabel \* ARABIC ">
        <w:r w:rsidR="00477121">
          <w:rPr>
            <w:noProof/>
          </w:rPr>
          <w:t>2</w:t>
        </w:r>
      </w:fldSimple>
      <w:r>
        <w:rPr>
          <w:lang w:val="en-US"/>
        </w:rPr>
        <w:t xml:space="preserve">. </w:t>
      </w:r>
      <w:proofErr w:type="spellStart"/>
      <w:r>
        <w:rPr>
          <w:lang w:val="en-US"/>
        </w:rPr>
        <w:t>Definisi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istilah</w:t>
      </w:r>
      <w:bookmarkEnd w:id="16"/>
      <w:proofErr w:type="spellEnd"/>
    </w:p>
    <w:tbl>
      <w:tblPr>
        <w:tblStyle w:val="TableGrid"/>
        <w:tblW w:w="8725" w:type="dxa"/>
        <w:tblInd w:w="360" w:type="dxa"/>
        <w:tblLook w:val="04A0" w:firstRow="1" w:lastRow="0" w:firstColumn="1" w:lastColumn="0" w:noHBand="0" w:noVBand="1"/>
      </w:tblPr>
      <w:tblGrid>
        <w:gridCol w:w="715"/>
        <w:gridCol w:w="1980"/>
        <w:gridCol w:w="6030"/>
      </w:tblGrid>
      <w:tr w:rsidR="00AF6A10" w14:paraId="338EE8FF" w14:textId="77777777" w:rsidTr="00623825">
        <w:tc>
          <w:tcPr>
            <w:tcW w:w="715" w:type="dxa"/>
            <w:shd w:val="clear" w:color="auto" w:fill="BFBFBF" w:themeFill="background1" w:themeFillShade="BF"/>
            <w:vAlign w:val="center"/>
          </w:tcPr>
          <w:p w14:paraId="4BA46D32" w14:textId="77777777" w:rsidR="00AF6A10" w:rsidRPr="00791C4B" w:rsidRDefault="00AF6A10" w:rsidP="00623825">
            <w:pPr>
              <w:pStyle w:val="Paragraph"/>
              <w:jc w:val="center"/>
              <w:rPr>
                <w:b/>
                <w:bCs/>
              </w:rPr>
            </w:pPr>
            <w:r w:rsidRPr="00791C4B">
              <w:rPr>
                <w:b/>
                <w:bCs/>
              </w:rPr>
              <w:t>No</w:t>
            </w:r>
          </w:p>
        </w:tc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7DFDE948" w14:textId="77777777" w:rsidR="00AF6A10" w:rsidRPr="00791C4B" w:rsidRDefault="00AF6A10" w:rsidP="00623825">
            <w:pPr>
              <w:pStyle w:val="Paragraph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Istilah</w:t>
            </w:r>
            <w:proofErr w:type="spellEnd"/>
          </w:p>
        </w:tc>
        <w:tc>
          <w:tcPr>
            <w:tcW w:w="6030" w:type="dxa"/>
            <w:shd w:val="clear" w:color="auto" w:fill="BFBFBF" w:themeFill="background1" w:themeFillShade="BF"/>
            <w:vAlign w:val="center"/>
          </w:tcPr>
          <w:p w14:paraId="10EB725C" w14:textId="77777777" w:rsidR="00AF6A10" w:rsidRPr="00791C4B" w:rsidRDefault="00AF6A10" w:rsidP="00623825">
            <w:pPr>
              <w:pStyle w:val="Paragraph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Definisi</w:t>
            </w:r>
            <w:proofErr w:type="spellEnd"/>
          </w:p>
        </w:tc>
      </w:tr>
      <w:tr w:rsidR="00AF6A10" w14:paraId="503CE8CD" w14:textId="77777777" w:rsidTr="00623825">
        <w:tc>
          <w:tcPr>
            <w:tcW w:w="715" w:type="dxa"/>
            <w:vAlign w:val="center"/>
          </w:tcPr>
          <w:p w14:paraId="0C8D539C" w14:textId="77777777" w:rsidR="00AF6A10" w:rsidRDefault="00AF6A10" w:rsidP="00623825">
            <w:pPr>
              <w:pStyle w:val="Paragraph"/>
              <w:jc w:val="center"/>
            </w:pPr>
            <w:r>
              <w:t>1</w:t>
            </w:r>
          </w:p>
        </w:tc>
        <w:tc>
          <w:tcPr>
            <w:tcW w:w="1980" w:type="dxa"/>
            <w:vAlign w:val="center"/>
          </w:tcPr>
          <w:p w14:paraId="24CD3A66" w14:textId="1939C2CE" w:rsidR="00AF6A10" w:rsidRDefault="00AF6A10" w:rsidP="00623825">
            <w:pPr>
              <w:pStyle w:val="Paragraph"/>
              <w:jc w:val="center"/>
            </w:pPr>
          </w:p>
        </w:tc>
        <w:tc>
          <w:tcPr>
            <w:tcW w:w="6030" w:type="dxa"/>
          </w:tcPr>
          <w:p w14:paraId="704633C4" w14:textId="7CBA7C26" w:rsidR="00AF6A10" w:rsidRDefault="00AF6A10" w:rsidP="00623825">
            <w:pPr>
              <w:pStyle w:val="Paragraph"/>
            </w:pPr>
          </w:p>
        </w:tc>
      </w:tr>
      <w:tr w:rsidR="00AF6A10" w14:paraId="3B277D9E" w14:textId="77777777" w:rsidTr="00623825">
        <w:tc>
          <w:tcPr>
            <w:tcW w:w="715" w:type="dxa"/>
            <w:vAlign w:val="center"/>
          </w:tcPr>
          <w:p w14:paraId="4BBBF164" w14:textId="77777777" w:rsidR="00AF6A10" w:rsidRDefault="00AF6A10" w:rsidP="00623825">
            <w:pPr>
              <w:pStyle w:val="Paragraph"/>
              <w:jc w:val="center"/>
            </w:pPr>
            <w:r>
              <w:t>2</w:t>
            </w:r>
          </w:p>
        </w:tc>
        <w:tc>
          <w:tcPr>
            <w:tcW w:w="1980" w:type="dxa"/>
            <w:vAlign w:val="center"/>
          </w:tcPr>
          <w:p w14:paraId="042858E8" w14:textId="77777777" w:rsidR="00AF6A10" w:rsidRDefault="00AF6A10" w:rsidP="00623825">
            <w:pPr>
              <w:pStyle w:val="Paragraph"/>
              <w:jc w:val="center"/>
            </w:pPr>
          </w:p>
        </w:tc>
        <w:tc>
          <w:tcPr>
            <w:tcW w:w="6030" w:type="dxa"/>
          </w:tcPr>
          <w:p w14:paraId="1AE76C03" w14:textId="77777777" w:rsidR="00AF6A10" w:rsidRDefault="00AF6A10" w:rsidP="00623825">
            <w:pPr>
              <w:pStyle w:val="Paragraph"/>
            </w:pPr>
          </w:p>
        </w:tc>
      </w:tr>
      <w:tr w:rsidR="00AF6A10" w14:paraId="4F999206" w14:textId="77777777" w:rsidTr="00623825">
        <w:tc>
          <w:tcPr>
            <w:tcW w:w="715" w:type="dxa"/>
            <w:vAlign w:val="center"/>
          </w:tcPr>
          <w:p w14:paraId="750AD7A8" w14:textId="77777777" w:rsidR="00AF6A10" w:rsidRDefault="00AF6A10" w:rsidP="00623825">
            <w:pPr>
              <w:pStyle w:val="Paragraph"/>
              <w:jc w:val="center"/>
            </w:pPr>
            <w:r>
              <w:t>3</w:t>
            </w:r>
          </w:p>
        </w:tc>
        <w:tc>
          <w:tcPr>
            <w:tcW w:w="1980" w:type="dxa"/>
            <w:vAlign w:val="center"/>
          </w:tcPr>
          <w:p w14:paraId="3C005040" w14:textId="77777777" w:rsidR="00AF6A10" w:rsidRDefault="00AF6A10" w:rsidP="00623825">
            <w:pPr>
              <w:pStyle w:val="Paragraph"/>
              <w:jc w:val="center"/>
            </w:pPr>
          </w:p>
        </w:tc>
        <w:tc>
          <w:tcPr>
            <w:tcW w:w="6030" w:type="dxa"/>
          </w:tcPr>
          <w:p w14:paraId="731389C7" w14:textId="77777777" w:rsidR="00AF6A10" w:rsidRDefault="00AF6A10" w:rsidP="00623825">
            <w:pPr>
              <w:pStyle w:val="Paragraph"/>
            </w:pPr>
          </w:p>
        </w:tc>
      </w:tr>
    </w:tbl>
    <w:p w14:paraId="5CA32306" w14:textId="323C3AB1" w:rsidR="008D7828" w:rsidRDefault="008D7828" w:rsidP="008D7828">
      <w:pPr>
        <w:rPr>
          <w:lang w:val="en-US"/>
        </w:rPr>
        <w:sectPr w:rsidR="008D7828" w:rsidSect="0000381F">
          <w:pgSz w:w="11906" w:h="16838"/>
          <w:pgMar w:top="1440" w:right="1440" w:bottom="1440" w:left="1440" w:header="6" w:footer="0" w:gutter="0"/>
          <w:pgNumType w:start="1"/>
          <w:cols w:space="708"/>
          <w:docGrid w:linePitch="360"/>
        </w:sectPr>
      </w:pPr>
    </w:p>
    <w:p w14:paraId="0DF968FA" w14:textId="23093B2F" w:rsidR="0024015D" w:rsidRDefault="0024015D" w:rsidP="002B1E16">
      <w:pPr>
        <w:pStyle w:val="Heading1"/>
        <w:rPr>
          <w:lang w:val="en-US"/>
        </w:rPr>
      </w:pPr>
      <w:bookmarkStart w:id="17" w:name="_Toc117602851"/>
      <w:proofErr w:type="spellStart"/>
      <w:r>
        <w:rPr>
          <w:lang w:val="en-US"/>
        </w:rPr>
        <w:lastRenderedPageBreak/>
        <w:t>Deskripsi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bookmarkEnd w:id="17"/>
      <w:proofErr w:type="spellEnd"/>
    </w:p>
    <w:p w14:paraId="34305111" w14:textId="195B53F8" w:rsidR="001C5B8B" w:rsidRDefault="001C5B8B" w:rsidP="001C5B8B">
      <w:pPr>
        <w:pStyle w:val="Paragraph"/>
        <w:ind w:firstLine="360"/>
      </w:pPr>
      <w:r w:rsidRPr="00F525D1">
        <w:t xml:space="preserve">Bagian </w:t>
      </w:r>
      <w:proofErr w:type="spellStart"/>
      <w:r w:rsidRPr="00F525D1">
        <w:t>ini</w:t>
      </w:r>
      <w:proofErr w:type="spellEnd"/>
      <w:r w:rsidRPr="00F525D1">
        <w:t xml:space="preserve"> </w:t>
      </w:r>
      <w:proofErr w:type="spellStart"/>
      <w:r w:rsidRPr="00F525D1">
        <w:t>memberikan</w:t>
      </w:r>
      <w:proofErr w:type="spellEnd"/>
      <w:r w:rsidRPr="00F525D1">
        <w:t xml:space="preserve"> </w:t>
      </w:r>
      <w:proofErr w:type="spellStart"/>
      <w:r w:rsidRPr="00F525D1">
        <w:t>deskripsi</w:t>
      </w:r>
      <w:proofErr w:type="spellEnd"/>
      <w:r w:rsidRPr="00F525D1"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virtual account</w:t>
      </w:r>
      <w:r w:rsidRPr="00F525D1">
        <w:t xml:space="preserve"> </w:t>
      </w:r>
      <w:proofErr w:type="spellStart"/>
      <w:r w:rsidRPr="00F525D1">
        <w:t>termasuk</w:t>
      </w:r>
      <w:proofErr w:type="spellEnd"/>
      <w:r w:rsidRPr="00F525D1">
        <w:t xml:space="preserve"> </w:t>
      </w:r>
      <w:proofErr w:type="spellStart"/>
      <w:r>
        <w:t>Pespektif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Batasan – </w:t>
      </w:r>
      <w:proofErr w:type="spellStart"/>
      <w:r>
        <w:t>batasan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>.</w:t>
      </w:r>
    </w:p>
    <w:p w14:paraId="5FB10D69" w14:textId="77777777" w:rsidR="001C5B8B" w:rsidRPr="001C5B8B" w:rsidRDefault="001C5B8B" w:rsidP="001C5B8B">
      <w:pPr>
        <w:pStyle w:val="Paragraph"/>
        <w:ind w:firstLine="360"/>
      </w:pPr>
    </w:p>
    <w:p w14:paraId="12130D70" w14:textId="4AEFC37C" w:rsidR="001C5B8B" w:rsidRDefault="001C5B8B" w:rsidP="000147B5">
      <w:pPr>
        <w:pStyle w:val="Heading2"/>
        <w:ind w:left="900" w:hanging="540"/>
        <w:rPr>
          <w:lang w:val="en-US"/>
        </w:rPr>
      </w:pPr>
      <w:bookmarkStart w:id="18" w:name="_Toc117602852"/>
      <w:proofErr w:type="spellStart"/>
      <w:r>
        <w:rPr>
          <w:lang w:val="en-US"/>
        </w:rPr>
        <w:t>Perspektif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bookmarkEnd w:id="18"/>
      <w:proofErr w:type="spellEnd"/>
    </w:p>
    <w:p w14:paraId="622D9CDB" w14:textId="77777777" w:rsidR="008B191B" w:rsidRDefault="008B191B" w:rsidP="008B191B">
      <w:pPr>
        <w:pStyle w:val="Paragraph"/>
        <w:ind w:left="360" w:firstLine="540"/>
      </w:pPr>
      <w:proofErr w:type="spellStart"/>
      <w:proofErr w:type="gramStart"/>
      <w:r w:rsidRPr="00EC5C82">
        <w:t>Perangkat</w:t>
      </w:r>
      <w:proofErr w:type="spellEnd"/>
      <w:r w:rsidRPr="00EC5C82">
        <w:t xml:space="preserve">  </w:t>
      </w:r>
      <w:proofErr w:type="spellStart"/>
      <w:r w:rsidRPr="00EC5C82">
        <w:t>lunak</w:t>
      </w:r>
      <w:proofErr w:type="spellEnd"/>
      <w:proofErr w:type="gramEnd"/>
      <w:r w:rsidRPr="00EC5C82">
        <w:t xml:space="preserve"> yang </w:t>
      </w:r>
      <w:proofErr w:type="spellStart"/>
      <w:r w:rsidRPr="00EC5C82">
        <w:t>dibuat</w:t>
      </w:r>
      <w:proofErr w:type="spellEnd"/>
      <w:r w:rsidRPr="00EC5C82">
        <w:t xml:space="preserve"> </w:t>
      </w:r>
      <w:proofErr w:type="spellStart"/>
      <w:r w:rsidRPr="00EC5C82">
        <w:t>dikhususkan</w:t>
      </w:r>
      <w:proofErr w:type="spellEnd"/>
      <w:r w:rsidRPr="00EC5C82">
        <w:t xml:space="preserve"> </w:t>
      </w:r>
      <w:proofErr w:type="spellStart"/>
      <w:r w:rsidRPr="00EC5C82">
        <w:t>untuk</w:t>
      </w:r>
      <w:proofErr w:type="spellEnd"/>
      <w:r w:rsidRPr="00EC5C82">
        <w:t xml:space="preserve"> </w:t>
      </w:r>
      <w:proofErr w:type="spellStart"/>
      <w:r w:rsidRPr="00EC5C82">
        <w:t>digunakan</w:t>
      </w:r>
      <w:proofErr w:type="spellEnd"/>
      <w:r w:rsidRPr="00EC5C82">
        <w:t xml:space="preserve"> </w:t>
      </w:r>
      <w:proofErr w:type="spellStart"/>
      <w:r w:rsidRPr="00EC5C82">
        <w:t>dalam</w:t>
      </w:r>
      <w:proofErr w:type="spellEnd"/>
      <w:r w:rsidRPr="00EC5C82">
        <w:t xml:space="preserve"> </w:t>
      </w:r>
      <w:r>
        <w:rPr>
          <w:lang w:val="en-GB"/>
        </w:rPr>
        <w:t xml:space="preserve">proses </w:t>
      </w:r>
      <w:proofErr w:type="spellStart"/>
      <w:r>
        <w:rPr>
          <w:lang w:val="en-GB"/>
        </w:rPr>
        <w:t>transaksi</w:t>
      </w:r>
      <w:proofErr w:type="spellEnd"/>
      <w:r>
        <w:rPr>
          <w:lang w:val="en-GB"/>
        </w:rPr>
        <w:t xml:space="preserve"> virtual account. </w:t>
      </w:r>
      <w:r>
        <w:t xml:space="preserve">Virtual account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yang </w:t>
      </w:r>
      <w:proofErr w:type="spellStart"/>
      <w:r>
        <w:t>dibuka</w:t>
      </w:r>
      <w:proofErr w:type="spellEnd"/>
      <w:r>
        <w:t xml:space="preserve"> oleh bank </w:t>
      </w:r>
      <w:proofErr w:type="spellStart"/>
      <w:r>
        <w:t>bjb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kepda</w:t>
      </w:r>
      <w:proofErr w:type="spellEnd"/>
      <w:r>
        <w:t xml:space="preserve"> </w:t>
      </w:r>
      <w:proofErr w:type="spellStart"/>
      <w:r>
        <w:t>pelanggannya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penerimaan</w:t>
      </w:r>
      <w:proofErr w:type="spellEnd"/>
      <w:r>
        <w:t xml:space="preserve"> (collection). </w:t>
      </w:r>
    </w:p>
    <w:p w14:paraId="6B2B4DD3" w14:textId="431B5DA2" w:rsidR="008B191B" w:rsidRDefault="008B191B" w:rsidP="008B191B">
      <w:pPr>
        <w:pStyle w:val="Paragraph"/>
        <w:ind w:left="360" w:firstLine="54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setoran</w:t>
      </w:r>
      <w:proofErr w:type="spellEnd"/>
      <w:r>
        <w:t xml:space="preserve"> virtual account,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membukukan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mencantumkan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virtual account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. Adapun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tingkatkan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Frontend </w:t>
      </w:r>
      <w:proofErr w:type="spellStart"/>
      <w:r>
        <w:t>berbasi</w:t>
      </w:r>
      <w:proofErr w:type="spellEnd"/>
      <w:r>
        <w:t xml:space="preserve"> Phalcon </w:t>
      </w:r>
      <w:proofErr w:type="spellStart"/>
      <w:r>
        <w:t>dengan</w:t>
      </w:r>
      <w:proofErr w:type="spellEnd"/>
      <w:r>
        <w:t xml:space="preserve"> framework recto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ditingkatkan</w:t>
      </w:r>
      <w:proofErr w:type="spellEnd"/>
      <w:r>
        <w:t xml:space="preserve">, </w:t>
      </w:r>
      <w:proofErr w:type="spellStart"/>
      <w:r>
        <w:t>penggunaan</w:t>
      </w:r>
      <w:proofErr w:type="spellEnd"/>
      <w:r>
        <w:t xml:space="preserve"> REST API </w:t>
      </w:r>
      <w:proofErr w:type="spellStart"/>
      <w:r>
        <w:t>dengan</w:t>
      </w:r>
      <w:proofErr w:type="spellEnd"/>
      <w:r>
        <w:t xml:space="preserve"> basis Laravel Octan dan BE Java Verso </w:t>
      </w:r>
      <w:proofErr w:type="spellStart"/>
      <w:r>
        <w:t>dengan</w:t>
      </w:r>
      <w:proofErr w:type="spellEnd"/>
      <w:r>
        <w:t xml:space="preserve"> database </w:t>
      </w:r>
      <w:proofErr w:type="spellStart"/>
      <w:r>
        <w:t>postgresql</w:t>
      </w:r>
      <w:proofErr w:type="spellEnd"/>
      <w:r w:rsidR="00B45E38">
        <w:t>.</w:t>
      </w:r>
    </w:p>
    <w:p w14:paraId="0BE3E8B8" w14:textId="77777777" w:rsidR="00D733CF" w:rsidRPr="008B191B" w:rsidRDefault="00D733CF" w:rsidP="008B191B">
      <w:pPr>
        <w:pStyle w:val="Paragraph"/>
        <w:ind w:left="360" w:firstLine="540"/>
      </w:pPr>
    </w:p>
    <w:p w14:paraId="2E95CA47" w14:textId="305BD65A" w:rsidR="001E6590" w:rsidRDefault="001E6590" w:rsidP="000147B5">
      <w:pPr>
        <w:pStyle w:val="Heading2"/>
        <w:ind w:left="900" w:hanging="540"/>
        <w:rPr>
          <w:lang w:val="en-US"/>
        </w:rPr>
      </w:pPr>
      <w:bookmarkStart w:id="19" w:name="_Toc117602853"/>
      <w:proofErr w:type="spellStart"/>
      <w:r>
        <w:rPr>
          <w:lang w:val="en-US"/>
        </w:rPr>
        <w:t>Fungsional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bookmarkEnd w:id="19"/>
      <w:proofErr w:type="spellEnd"/>
    </w:p>
    <w:p w14:paraId="4E3AFCC8" w14:textId="2B3038CE" w:rsidR="001E6590" w:rsidRDefault="00575465" w:rsidP="00575465">
      <w:pPr>
        <w:pStyle w:val="Paragraph"/>
        <w:ind w:left="360" w:firstLine="540"/>
      </w:pPr>
      <w:proofErr w:type="spellStart"/>
      <w:r>
        <w:t>Peningkatan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bjb</w:t>
      </w:r>
      <w:proofErr w:type="spellEnd"/>
      <w:r>
        <w:t xml:space="preserve"> Virtual account </w:t>
      </w:r>
      <w:r w:rsidRPr="00322FB2">
        <w:t xml:space="preserve">yang </w:t>
      </w:r>
      <w:proofErr w:type="spellStart"/>
      <w:r w:rsidRPr="00322FB2">
        <w:t>akan</w:t>
      </w:r>
      <w:proofErr w:type="spellEnd"/>
      <w:r w:rsidRPr="00322FB2">
        <w:t xml:space="preserve"> </w:t>
      </w:r>
      <w:proofErr w:type="spellStart"/>
      <w:r w:rsidRPr="00322FB2">
        <w:t>dibangun</w:t>
      </w:r>
      <w:proofErr w:type="spellEnd"/>
      <w:r w:rsidRPr="00322FB2">
        <w:t xml:space="preserve"> </w:t>
      </w:r>
      <w:proofErr w:type="spellStart"/>
      <w:r w:rsidRPr="00322FB2">
        <w:t>secara</w:t>
      </w:r>
      <w:proofErr w:type="spellEnd"/>
      <w:r w:rsidRPr="00322FB2">
        <w:t xml:space="preserve"> garis </w:t>
      </w:r>
      <w:proofErr w:type="spellStart"/>
      <w:r w:rsidRPr="00322FB2">
        <w:t>besar</w:t>
      </w:r>
      <w:proofErr w:type="spellEnd"/>
      <w:r w:rsidRPr="00322FB2">
        <w:t xml:space="preserve"> </w:t>
      </w:r>
      <w:proofErr w:type="spellStart"/>
      <w:r w:rsidRPr="00322FB2">
        <w:t>harus</w:t>
      </w:r>
      <w:proofErr w:type="spellEnd"/>
      <w:r w:rsidRPr="00322FB2">
        <w:t xml:space="preserve"> </w:t>
      </w:r>
      <w:proofErr w:type="spellStart"/>
      <w:r w:rsidRPr="00322FB2">
        <w:t>dapat</w:t>
      </w:r>
      <w:proofErr w:type="spellEnd"/>
      <w:r w:rsidRPr="00322FB2">
        <w:t xml:space="preserve"> </w:t>
      </w:r>
      <w:proofErr w:type="spellStart"/>
      <w:r w:rsidRPr="00322FB2">
        <w:t>melakukan</w:t>
      </w:r>
      <w:proofErr w:type="spellEnd"/>
      <w:r w:rsidRPr="00322FB2">
        <w:t>:</w:t>
      </w:r>
    </w:p>
    <w:p w14:paraId="2105A9CC" w14:textId="53BCE449" w:rsidR="00243057" w:rsidRDefault="00201725" w:rsidP="00243057">
      <w:pPr>
        <w:pStyle w:val="Paragraph"/>
        <w:numPr>
          <w:ilvl w:val="6"/>
          <w:numId w:val="1"/>
        </w:numPr>
        <w:ind w:left="900"/>
      </w:pPr>
      <w:proofErr w:type="spellStart"/>
      <w:r w:rsidRPr="00243057">
        <w:t>Pengguna</w:t>
      </w:r>
      <w:proofErr w:type="spellEnd"/>
    </w:p>
    <w:p w14:paraId="460A716E" w14:textId="0B486236" w:rsidR="00346FD3" w:rsidRDefault="00346FD3" w:rsidP="00346FD3">
      <w:pPr>
        <w:pStyle w:val="Paragraph"/>
        <w:ind w:left="900"/>
      </w:pPr>
      <w:proofErr w:type="spellStart"/>
      <w:r w:rsidRPr="00EC5C82">
        <w:t>Aplikasi</w:t>
      </w:r>
      <w:proofErr w:type="spellEnd"/>
      <w:r w:rsidRPr="00EC5C82">
        <w:t xml:space="preserve"> </w:t>
      </w:r>
      <w:proofErr w:type="spellStart"/>
      <w:r w:rsidRPr="00EC5C82">
        <w:t>ini</w:t>
      </w:r>
      <w:proofErr w:type="spellEnd"/>
      <w:r w:rsidRPr="00EC5C82">
        <w:t xml:space="preserve"> </w:t>
      </w:r>
      <w:proofErr w:type="spellStart"/>
      <w:r w:rsidRPr="00EC5C82">
        <w:t>akan</w:t>
      </w:r>
      <w:proofErr w:type="spellEnd"/>
      <w:r w:rsidRPr="00EC5C82">
        <w:t xml:space="preserve"> </w:t>
      </w:r>
      <w:proofErr w:type="spellStart"/>
      <w:r w:rsidRPr="00EC5C82">
        <w:t>digunakan</w:t>
      </w:r>
      <w:proofErr w:type="spellEnd"/>
      <w:r w:rsidRPr="00EC5C82">
        <w:t xml:space="preserve"> oleh user </w:t>
      </w:r>
      <w:proofErr w:type="spellStart"/>
      <w:r w:rsidRPr="00EC5C82">
        <w:t>berikut</w:t>
      </w:r>
      <w:proofErr w:type="spellEnd"/>
      <w:r w:rsidRPr="00EC5C82">
        <w:t xml:space="preserve"> </w:t>
      </w:r>
      <w:proofErr w:type="spellStart"/>
      <w:r w:rsidRPr="00EC5C82">
        <w:t>dengan</w:t>
      </w:r>
      <w:proofErr w:type="spellEnd"/>
      <w:r w:rsidRPr="00EC5C82">
        <w:t xml:space="preserve"> </w:t>
      </w:r>
      <w:proofErr w:type="spellStart"/>
      <w:r w:rsidRPr="00EC5C82">
        <w:t>ketentuan</w:t>
      </w:r>
      <w:proofErr w:type="spellEnd"/>
      <w:r w:rsidRPr="00EC5C82">
        <w:t xml:space="preserve"> </w:t>
      </w:r>
      <w:proofErr w:type="spellStart"/>
      <w:r w:rsidRPr="00EC5C82">
        <w:t>berikut</w:t>
      </w:r>
      <w:proofErr w:type="spellEnd"/>
      <w:r>
        <w:t>:</w:t>
      </w:r>
    </w:p>
    <w:p w14:paraId="5C0BBD66" w14:textId="77777777" w:rsidR="00346FD3" w:rsidRDefault="00346FD3" w:rsidP="00346FD3">
      <w:pPr>
        <w:pStyle w:val="Paragraph"/>
        <w:numPr>
          <w:ilvl w:val="7"/>
          <w:numId w:val="1"/>
        </w:numPr>
        <w:ind w:left="1260"/>
      </w:pPr>
      <w:r>
        <w:t xml:space="preserve">User </w:t>
      </w:r>
      <w:proofErr w:type="spellStart"/>
      <w:proofErr w:type="gramStart"/>
      <w:r>
        <w:t>Instansi,merupakan</w:t>
      </w:r>
      <w:proofErr w:type="spellEnd"/>
      <w:proofErr w:type="gramEnd"/>
      <w:r>
        <w:t xml:space="preserve"> user yang </w:t>
      </w:r>
      <w:proofErr w:type="spellStart"/>
      <w:r>
        <w:t>dibuat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2D1303BA" w14:textId="77777777" w:rsidR="00346FD3" w:rsidRDefault="00346FD3" w:rsidP="00346FD3">
      <w:pPr>
        <w:pStyle w:val="Paragraph"/>
        <w:numPr>
          <w:ilvl w:val="7"/>
          <w:numId w:val="1"/>
        </w:numPr>
        <w:ind w:left="1260"/>
      </w:pPr>
      <w:r>
        <w:t xml:space="preserve">User BJB </w:t>
      </w:r>
      <w:proofErr w:type="spellStart"/>
      <w:r>
        <w:t>merupakan</w:t>
      </w:r>
      <w:proofErr w:type="spellEnd"/>
      <w:r>
        <w:t xml:space="preserve"> user yang </w:t>
      </w:r>
      <w:proofErr w:type="spellStart"/>
      <w:r>
        <w:t>teregistrasi</w:t>
      </w:r>
      <w:proofErr w:type="spellEnd"/>
      <w:r>
        <w:t xml:space="preserve"> pada UIM BJB. UID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didaftarkan</w:t>
      </w:r>
      <w:proofErr w:type="spellEnd"/>
      <w:r>
        <w:t xml:space="preserve"> pada management role.</w:t>
      </w:r>
    </w:p>
    <w:p w14:paraId="5B878B82" w14:textId="6DBE0000" w:rsidR="00346FD3" w:rsidRDefault="00346FD3" w:rsidP="00346FD3">
      <w:pPr>
        <w:pStyle w:val="Paragraph"/>
        <w:numPr>
          <w:ilvl w:val="7"/>
          <w:numId w:val="1"/>
        </w:numPr>
        <w:ind w:left="1260"/>
      </w:pPr>
      <w:r>
        <w:t xml:space="preserve">User Customer,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virtual account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108E99DE" w14:textId="77777777" w:rsidR="00243057" w:rsidRDefault="00243057" w:rsidP="00346FD3">
      <w:pPr>
        <w:pStyle w:val="Paragraph"/>
        <w:ind w:left="900"/>
      </w:pPr>
    </w:p>
    <w:p w14:paraId="4BC4F850" w14:textId="48331DB6" w:rsidR="00201725" w:rsidRDefault="00201725" w:rsidP="00243057">
      <w:pPr>
        <w:pStyle w:val="Paragraph"/>
        <w:numPr>
          <w:ilvl w:val="6"/>
          <w:numId w:val="1"/>
        </w:numPr>
        <w:ind w:left="900"/>
      </w:pPr>
      <w:r w:rsidRPr="00243057">
        <w:t>Web APP</w:t>
      </w:r>
    </w:p>
    <w:p w14:paraId="6C079818" w14:textId="45220E44" w:rsidR="00EF1584" w:rsidRDefault="00EF1584" w:rsidP="00EF1584">
      <w:pPr>
        <w:pStyle w:val="Paragraph"/>
        <w:ind w:left="900"/>
      </w:pPr>
      <w:proofErr w:type="spellStart"/>
      <w:r>
        <w:t>Mengelola</w:t>
      </w:r>
      <w:proofErr w:type="spellEnd"/>
      <w:r>
        <w:t xml:space="preserve"> User Login. </w:t>
      </w:r>
      <w:proofErr w:type="spellStart"/>
      <w:r>
        <w:t>Pengelolaa</w:t>
      </w:r>
      <w:proofErr w:type="spellEnd"/>
      <w:r>
        <w:t xml:space="preserve"> user login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user pada menu – menu yang </w:t>
      </w:r>
      <w:proofErr w:type="spellStart"/>
      <w:r>
        <w:t>disediakan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lastRenderedPageBreak/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pembatasan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user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menu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, 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CRUD</w:t>
      </w:r>
    </w:p>
    <w:p w14:paraId="468A17C7" w14:textId="77777777" w:rsidR="00EF1584" w:rsidRPr="00243057" w:rsidRDefault="00EF1584" w:rsidP="00EF1584">
      <w:pPr>
        <w:pStyle w:val="Paragraph"/>
        <w:ind w:left="900"/>
      </w:pPr>
    </w:p>
    <w:p w14:paraId="4AD553CD" w14:textId="6BBBE126" w:rsidR="00EF1584" w:rsidRDefault="00EF1584" w:rsidP="000147B5">
      <w:pPr>
        <w:pStyle w:val="Heading2"/>
        <w:ind w:left="900" w:hanging="540"/>
        <w:rPr>
          <w:lang w:val="en-US"/>
        </w:rPr>
      </w:pPr>
      <w:bookmarkStart w:id="20" w:name="_Toc117602854"/>
      <w:proofErr w:type="spellStart"/>
      <w:r>
        <w:rPr>
          <w:lang w:val="en-US"/>
        </w:rPr>
        <w:t>Arsitektur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bookmarkEnd w:id="20"/>
      <w:proofErr w:type="spellEnd"/>
    </w:p>
    <w:p w14:paraId="0124AB79" w14:textId="77777777" w:rsidR="00DA4DFE" w:rsidRDefault="00DA4DFE" w:rsidP="00DA4DFE">
      <w:pPr>
        <w:pStyle w:val="Paragraph"/>
        <w:keepNext/>
        <w:ind w:left="360"/>
        <w:jc w:val="center"/>
      </w:pPr>
      <w:r>
        <w:rPr>
          <w:noProof/>
        </w:rPr>
        <w:drawing>
          <wp:inline distT="0" distB="0" distL="0" distR="0" wp14:anchorId="2488BF62" wp14:editId="2A3C1416">
            <wp:extent cx="4453467" cy="4123023"/>
            <wp:effectExtent l="0" t="0" r="4445" b="0"/>
            <wp:docPr id="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729" cy="413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96D23" w14:textId="7B3B4D7C" w:rsidR="00EF1584" w:rsidRDefault="00DA4DFE" w:rsidP="00DA4DFE">
      <w:pPr>
        <w:pStyle w:val="Caption"/>
        <w:rPr>
          <w:lang w:val="en-US"/>
        </w:rPr>
      </w:pPr>
      <w:bookmarkStart w:id="21" w:name="_Toc117602896"/>
      <w:r>
        <w:t xml:space="preserve">Gambar </w:t>
      </w:r>
      <w:fldSimple w:instr=" SEQ Gambar \* ARABIC ">
        <w:r w:rsidR="0065120F">
          <w:rPr>
            <w:noProof/>
          </w:rPr>
          <w:t>1</w:t>
        </w:r>
      </w:fldSimple>
      <w:r>
        <w:rPr>
          <w:lang w:val="en-US"/>
        </w:rPr>
        <w:t xml:space="preserve">. Desain </w:t>
      </w:r>
      <w:proofErr w:type="spellStart"/>
      <w:r>
        <w:rPr>
          <w:lang w:val="en-US"/>
        </w:rPr>
        <w:t>arsitektur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bookmarkEnd w:id="21"/>
      <w:proofErr w:type="spellEnd"/>
    </w:p>
    <w:p w14:paraId="0CEB5A74" w14:textId="6FD812FF" w:rsidR="00582437" w:rsidRDefault="00582437" w:rsidP="00582437">
      <w:pPr>
        <w:rPr>
          <w:lang w:val="en-US"/>
        </w:rPr>
      </w:pPr>
    </w:p>
    <w:p w14:paraId="4F5DBFB7" w14:textId="32531961" w:rsidR="00674D8A" w:rsidRDefault="00674D8A" w:rsidP="0039710A">
      <w:pPr>
        <w:pStyle w:val="Paragraph"/>
        <w:ind w:left="360"/>
        <w:rPr>
          <w:noProof/>
        </w:rPr>
      </w:pPr>
      <w:ins w:id="22" w:author="Alvat Taupik" w:date="2021-06-15T08:28:00Z">
        <w:r>
          <w:rPr>
            <w:noProof/>
          </w:rPr>
          <w:t xml:space="preserve">Sistem </w:t>
        </w:r>
      </w:ins>
      <w:r w:rsidR="0039710A">
        <w:rPr>
          <w:noProof/>
        </w:rPr>
        <w:t>bjb Virtual Account</w:t>
      </w:r>
      <w:ins w:id="23" w:author="Alvat Taupik" w:date="2021-06-15T08:28:00Z">
        <w:r>
          <w:rPr>
            <w:noProof/>
          </w:rPr>
          <w:t xml:space="preserve"> terdiri dari </w:t>
        </w:r>
      </w:ins>
      <w:r>
        <w:rPr>
          <w:noProof/>
        </w:rPr>
        <w:t>4</w:t>
      </w:r>
      <w:ins w:id="24" w:author="Alvat Taupik" w:date="2021-06-15T08:28:00Z">
        <w:r>
          <w:rPr>
            <w:noProof/>
          </w:rPr>
          <w:t xml:space="preserve"> environtment sebagai berikut</w:t>
        </w:r>
      </w:ins>
      <w:r w:rsidR="0039710A">
        <w:rPr>
          <w:noProof/>
        </w:rPr>
        <w:t>:</w:t>
      </w:r>
    </w:p>
    <w:p w14:paraId="39016D83" w14:textId="54C9DDD0" w:rsidR="0039710A" w:rsidRDefault="00B934AD">
      <w:pPr>
        <w:pStyle w:val="Paragraph"/>
        <w:numPr>
          <w:ilvl w:val="0"/>
          <w:numId w:val="3"/>
        </w:numPr>
        <w:ind w:left="720"/>
      </w:pPr>
      <w:r>
        <w:t>Web APP Virtual Account</w:t>
      </w:r>
    </w:p>
    <w:p w14:paraId="429AAE08" w14:textId="4248A5A2" w:rsidR="00C40BB9" w:rsidRPr="00C40BB9" w:rsidRDefault="009F47BA" w:rsidP="00C40BB9">
      <w:pPr>
        <w:pStyle w:val="Paragraph"/>
        <w:ind w:left="720"/>
        <w:rPr>
          <w:noProof/>
          <w:lang w:val="en-GB"/>
        </w:rPr>
      </w:pPr>
      <w:proofErr w:type="spellStart"/>
      <w:ins w:id="25" w:author="Alvat Taupik" w:date="2021-06-15T08:28:00Z">
        <w:r w:rsidRPr="00C40BB9">
          <w:t>Merupakan</w:t>
        </w:r>
        <w:proofErr w:type="spellEnd"/>
        <w:r w:rsidRPr="00C40BB9">
          <w:t xml:space="preserve"> </w:t>
        </w:r>
        <w:proofErr w:type="spellStart"/>
        <w:r w:rsidRPr="00C40BB9">
          <w:t>komponen</w:t>
        </w:r>
        <w:proofErr w:type="spellEnd"/>
        <w:r w:rsidRPr="00C40BB9">
          <w:t xml:space="preserve"> web frontend yang </w:t>
        </w:r>
        <w:proofErr w:type="spellStart"/>
        <w:r w:rsidRPr="00C40BB9">
          <w:t>akan</w:t>
        </w:r>
        <w:proofErr w:type="spellEnd"/>
        <w:r w:rsidRPr="00C40BB9">
          <w:t xml:space="preserve"> </w:t>
        </w:r>
        <w:proofErr w:type="spellStart"/>
        <w:r w:rsidRPr="00C40BB9">
          <w:t>diakses</w:t>
        </w:r>
        <w:proofErr w:type="spellEnd"/>
        <w:r w:rsidRPr="00C40BB9">
          <w:t xml:space="preserve"> oleh user </w:t>
        </w:r>
        <w:proofErr w:type="spellStart"/>
        <w:r w:rsidRPr="00C40BB9">
          <w:t>bjb</w:t>
        </w:r>
        <w:proofErr w:type="spellEnd"/>
        <w:r w:rsidRPr="00C40BB9">
          <w:t xml:space="preserve"> dan user </w:t>
        </w:r>
        <w:proofErr w:type="spellStart"/>
        <w:r w:rsidRPr="00C40BB9">
          <w:t>institusi</w:t>
        </w:r>
        <w:proofErr w:type="spellEnd"/>
        <w:r w:rsidRPr="00C40BB9">
          <w:t xml:space="preserve">, </w:t>
        </w:r>
      </w:ins>
      <w:r w:rsidRPr="00C40BB9">
        <w:t xml:space="preserve">Web APP </w:t>
      </w:r>
      <w:proofErr w:type="spellStart"/>
      <w:r w:rsidRPr="00C40BB9">
        <w:t>ini</w:t>
      </w:r>
      <w:proofErr w:type="spellEnd"/>
      <w:r w:rsidRPr="00C40BB9">
        <w:t xml:space="preserve"> </w:t>
      </w:r>
      <w:proofErr w:type="spellStart"/>
      <w:r w:rsidRPr="00C40BB9">
        <w:t>digunakan</w:t>
      </w:r>
      <w:proofErr w:type="spellEnd"/>
      <w:r w:rsidRPr="00C40BB9">
        <w:t xml:space="preserve"> </w:t>
      </w:r>
      <w:proofErr w:type="spellStart"/>
      <w:r w:rsidRPr="00C40BB9">
        <w:t>untuk</w:t>
      </w:r>
      <w:proofErr w:type="spellEnd"/>
      <w:r w:rsidRPr="00C40BB9">
        <w:t xml:space="preserve"> </w:t>
      </w:r>
      <w:proofErr w:type="spellStart"/>
      <w:r w:rsidRPr="00C40BB9">
        <w:t>mengelola</w:t>
      </w:r>
      <w:proofErr w:type="spellEnd"/>
      <w:r w:rsidRPr="00C40BB9">
        <w:t xml:space="preserve"> </w:t>
      </w:r>
      <w:proofErr w:type="spellStart"/>
      <w:r w:rsidRPr="00C40BB9">
        <w:t>bisnis</w:t>
      </w:r>
      <w:proofErr w:type="spellEnd"/>
      <w:r w:rsidRPr="00C40BB9">
        <w:t xml:space="preserve"> proses virtual account dan </w:t>
      </w:r>
      <w:proofErr w:type="spellStart"/>
      <w:r w:rsidRPr="00C40BB9">
        <w:t>memonitor</w:t>
      </w:r>
      <w:proofErr w:type="spellEnd"/>
      <w:r w:rsidRPr="00C40BB9">
        <w:t xml:space="preserve"> </w:t>
      </w:r>
      <w:proofErr w:type="spellStart"/>
      <w:r w:rsidRPr="00C40BB9">
        <w:t>transaksi</w:t>
      </w:r>
      <w:proofErr w:type="spellEnd"/>
      <w:r w:rsidRPr="00C40BB9">
        <w:t xml:space="preserve"> virtual account</w:t>
      </w:r>
      <w:r w:rsidR="007E3BE4">
        <w:rPr>
          <w:noProof/>
          <w:lang w:val="en-GB"/>
        </w:rPr>
        <w:t>.</w:t>
      </w:r>
    </w:p>
    <w:p w14:paraId="4F04561C" w14:textId="56AE8938" w:rsidR="00B934AD" w:rsidRDefault="00B934AD">
      <w:pPr>
        <w:pStyle w:val="Paragraph"/>
        <w:numPr>
          <w:ilvl w:val="0"/>
          <w:numId w:val="3"/>
        </w:numPr>
        <w:spacing w:before="240"/>
        <w:ind w:left="720"/>
      </w:pPr>
      <w:r>
        <w:t>Web APP Virtual Account – Monitoring Dashboard</w:t>
      </w:r>
    </w:p>
    <w:p w14:paraId="2FD8F1D6" w14:textId="53EB753F" w:rsidR="00B934AD" w:rsidRDefault="007E3BE4" w:rsidP="00C40BB9">
      <w:pPr>
        <w:pStyle w:val="Paragraph"/>
        <w:ind w:left="720"/>
      </w:pPr>
      <w:proofErr w:type="spellStart"/>
      <w:r w:rsidRPr="00C40BB9">
        <w:t>Merupakan</w:t>
      </w:r>
      <w:proofErr w:type="spellEnd"/>
      <w:r w:rsidRPr="00C40BB9">
        <w:t xml:space="preserve"> </w:t>
      </w:r>
      <w:proofErr w:type="spellStart"/>
      <w:r w:rsidRPr="00C40BB9">
        <w:t>bagian</w:t>
      </w:r>
      <w:proofErr w:type="spellEnd"/>
      <w:r w:rsidRPr="00C40BB9">
        <w:t xml:space="preserve"> </w:t>
      </w:r>
      <w:proofErr w:type="spellStart"/>
      <w:r w:rsidRPr="00C40BB9">
        <w:t>dari</w:t>
      </w:r>
      <w:proofErr w:type="spellEnd"/>
      <w:r w:rsidRPr="00C40BB9">
        <w:t xml:space="preserve"> web app virtual account, yang </w:t>
      </w:r>
      <w:proofErr w:type="spellStart"/>
      <w:r w:rsidRPr="00C40BB9">
        <w:t>dibangun</w:t>
      </w:r>
      <w:proofErr w:type="spellEnd"/>
      <w:r w:rsidRPr="00C40BB9">
        <w:t xml:space="preserve"> </w:t>
      </w:r>
      <w:proofErr w:type="spellStart"/>
      <w:r w:rsidRPr="00C40BB9">
        <w:t>dengan</w:t>
      </w:r>
      <w:proofErr w:type="spellEnd"/>
      <w:r w:rsidRPr="00C40BB9">
        <w:t xml:space="preserve"> </w:t>
      </w:r>
      <w:proofErr w:type="spellStart"/>
      <w:r w:rsidRPr="00C40BB9">
        <w:t>mengakses</w:t>
      </w:r>
      <w:proofErr w:type="spellEnd"/>
      <w:r w:rsidRPr="00C40BB9">
        <w:t xml:space="preserve"> REST API, Monitoring dashboard </w:t>
      </w:r>
      <w:proofErr w:type="spellStart"/>
      <w:r w:rsidRPr="00C40BB9">
        <w:t>akan</w:t>
      </w:r>
      <w:proofErr w:type="spellEnd"/>
      <w:r w:rsidRPr="00C40BB9">
        <w:t xml:space="preserve"> </w:t>
      </w:r>
      <w:proofErr w:type="spellStart"/>
      <w:r w:rsidRPr="00C40BB9">
        <w:t>diakses</w:t>
      </w:r>
      <w:proofErr w:type="spellEnd"/>
      <w:r w:rsidRPr="00C40BB9">
        <w:t xml:space="preserve"> oleh user </w:t>
      </w:r>
      <w:proofErr w:type="spellStart"/>
      <w:r w:rsidRPr="00C40BB9">
        <w:t>instansi</w:t>
      </w:r>
      <w:proofErr w:type="spellEnd"/>
      <w:r w:rsidRPr="00C40BB9">
        <w:t xml:space="preserve"> dan </w:t>
      </w:r>
      <w:proofErr w:type="spellStart"/>
      <w:r w:rsidRPr="00C40BB9">
        <w:t>diakses</w:t>
      </w:r>
      <w:proofErr w:type="spellEnd"/>
      <w:r w:rsidRPr="00C40BB9">
        <w:t xml:space="preserve"> </w:t>
      </w:r>
      <w:proofErr w:type="spellStart"/>
      <w:r w:rsidRPr="00C40BB9">
        <w:t>secara</w:t>
      </w:r>
      <w:proofErr w:type="spellEnd"/>
      <w:r w:rsidRPr="00C40BB9">
        <w:t xml:space="preserve"> public </w:t>
      </w:r>
      <w:proofErr w:type="spellStart"/>
      <w:r w:rsidRPr="00C40BB9">
        <w:t>sehingga</w:t>
      </w:r>
      <w:proofErr w:type="spellEnd"/>
      <w:r w:rsidRPr="00C40BB9">
        <w:t xml:space="preserve"> </w:t>
      </w:r>
      <w:proofErr w:type="spellStart"/>
      <w:r w:rsidRPr="00C40BB9">
        <w:t>menggunakan</w:t>
      </w:r>
      <w:proofErr w:type="spellEnd"/>
      <w:r w:rsidRPr="00C40BB9">
        <w:t xml:space="preserve"> REST API</w:t>
      </w:r>
      <w:r>
        <w:rPr>
          <w:noProof/>
          <w:lang w:val="en-GB"/>
        </w:rPr>
        <w:t>.</w:t>
      </w:r>
    </w:p>
    <w:p w14:paraId="5366BF8A" w14:textId="6E21988E" w:rsidR="00C40BB9" w:rsidRDefault="00C40BB9">
      <w:pPr>
        <w:pStyle w:val="Paragraph"/>
        <w:numPr>
          <w:ilvl w:val="0"/>
          <w:numId w:val="3"/>
        </w:numPr>
        <w:spacing w:before="240"/>
        <w:ind w:left="720"/>
      </w:pPr>
      <w:proofErr w:type="spellStart"/>
      <w:r>
        <w:t>bjb</w:t>
      </w:r>
      <w:proofErr w:type="spellEnd"/>
      <w:r>
        <w:t xml:space="preserve"> Virtual Account API</w:t>
      </w:r>
    </w:p>
    <w:p w14:paraId="19E661F8" w14:textId="58B49260" w:rsidR="00ED7B8D" w:rsidRDefault="00ED7B8D" w:rsidP="00ED7B8D">
      <w:pPr>
        <w:pStyle w:val="Paragraph"/>
        <w:ind w:left="720"/>
      </w:pPr>
      <w:r>
        <w:rPr>
          <w:noProof/>
          <w:lang w:val="en-GB"/>
        </w:rPr>
        <w:lastRenderedPageBreak/>
        <w:t>Kumpulan REST API yang disediakan untuk menjembatani clients – client yang telah teregistrasi pada Web APP Virtual Account, agar dapat melakukan transaksi virtual account</w:t>
      </w:r>
      <w:r w:rsidR="00A00F0A">
        <w:rPr>
          <w:noProof/>
          <w:lang w:val="en-GB"/>
        </w:rPr>
        <w:t>.</w:t>
      </w:r>
    </w:p>
    <w:p w14:paraId="65D5173A" w14:textId="3548FCDE" w:rsidR="00B934AD" w:rsidRDefault="00835EB6">
      <w:pPr>
        <w:pStyle w:val="Paragraph"/>
        <w:numPr>
          <w:ilvl w:val="0"/>
          <w:numId w:val="3"/>
        </w:numPr>
        <w:spacing w:before="240"/>
        <w:ind w:left="720"/>
      </w:pPr>
      <w:r>
        <w:t xml:space="preserve">Backend </w:t>
      </w:r>
      <w:proofErr w:type="spellStart"/>
      <w:r>
        <w:t>bjb</w:t>
      </w:r>
      <w:proofErr w:type="spellEnd"/>
      <w:r>
        <w:t xml:space="preserve"> Virtual </w:t>
      </w:r>
      <w:proofErr w:type="spellStart"/>
      <w:r>
        <w:t>Acount</w:t>
      </w:r>
      <w:proofErr w:type="spellEnd"/>
    </w:p>
    <w:p w14:paraId="4C19A40B" w14:textId="533FFC08" w:rsidR="002372AC" w:rsidRDefault="002372AC" w:rsidP="002372AC">
      <w:pPr>
        <w:pStyle w:val="Paragraph"/>
        <w:ind w:left="720"/>
      </w:pPr>
      <w:r>
        <w:rPr>
          <w:lang w:val="en-GB"/>
        </w:rPr>
        <w:t xml:space="preserve">Backend Java yang </w:t>
      </w:r>
      <w:proofErr w:type="spellStart"/>
      <w:r>
        <w:rPr>
          <w:lang w:val="en-GB"/>
        </w:rPr>
        <w:t>berfungsi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sebagai</w:t>
      </w:r>
      <w:proofErr w:type="spellEnd"/>
      <w:r>
        <w:rPr>
          <w:lang w:val="en-GB"/>
        </w:rPr>
        <w:t xml:space="preserve"> core virtual account, </w:t>
      </w:r>
      <w:proofErr w:type="spellStart"/>
      <w:r>
        <w:rPr>
          <w:lang w:val="en-GB"/>
        </w:rPr>
        <w:t>menyediakan</w:t>
      </w:r>
      <w:proofErr w:type="spellEnd"/>
      <w:r>
        <w:rPr>
          <w:lang w:val="en-GB"/>
        </w:rPr>
        <w:t xml:space="preserve"> services- service yang </w:t>
      </w:r>
      <w:proofErr w:type="spellStart"/>
      <w:r>
        <w:rPr>
          <w:lang w:val="en-GB"/>
        </w:rPr>
        <w:t>berinteraksi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dengan</w:t>
      </w:r>
      <w:proofErr w:type="spellEnd"/>
      <w:r>
        <w:rPr>
          <w:lang w:val="en-GB"/>
        </w:rPr>
        <w:t xml:space="preserve"> core banking</w:t>
      </w:r>
      <w:r w:rsidR="00A00F0A">
        <w:rPr>
          <w:lang w:val="en-GB"/>
        </w:rPr>
        <w:t>.</w:t>
      </w:r>
    </w:p>
    <w:p w14:paraId="05F6370E" w14:textId="6369F893" w:rsidR="00835EB6" w:rsidRDefault="00835EB6">
      <w:pPr>
        <w:pStyle w:val="Paragraph"/>
        <w:numPr>
          <w:ilvl w:val="0"/>
          <w:numId w:val="3"/>
        </w:numPr>
        <w:spacing w:before="240"/>
        <w:ind w:left="720"/>
      </w:pPr>
      <w:r>
        <w:t xml:space="preserve">Master Database </w:t>
      </w:r>
      <w:proofErr w:type="spellStart"/>
      <w:r>
        <w:t>bjb</w:t>
      </w:r>
      <w:proofErr w:type="spellEnd"/>
      <w:r>
        <w:t xml:space="preserve"> Virtual Account</w:t>
      </w:r>
    </w:p>
    <w:p w14:paraId="73721C74" w14:textId="29739C4D" w:rsidR="00503F9A" w:rsidRDefault="00503F9A" w:rsidP="00503F9A">
      <w:pPr>
        <w:pStyle w:val="Paragraph"/>
        <w:ind w:left="720"/>
      </w:pPr>
      <w:r>
        <w:rPr>
          <w:noProof/>
          <w:lang w:val="en-GB"/>
        </w:rPr>
        <w:t>Database master dari bjb virtual account yang dapat beralih fungsi menjadi secondary, untuk mendukung kemampuan availability</w:t>
      </w:r>
      <w:r w:rsidR="00A00F0A">
        <w:rPr>
          <w:noProof/>
          <w:lang w:val="en-GB"/>
        </w:rPr>
        <w:t>.</w:t>
      </w:r>
    </w:p>
    <w:p w14:paraId="05256FEF" w14:textId="1562CC06" w:rsidR="00835EB6" w:rsidRDefault="00835EB6">
      <w:pPr>
        <w:pStyle w:val="Paragraph"/>
        <w:numPr>
          <w:ilvl w:val="0"/>
          <w:numId w:val="3"/>
        </w:numPr>
        <w:spacing w:before="240"/>
        <w:ind w:left="720"/>
      </w:pPr>
      <w:r>
        <w:t xml:space="preserve">Slave Database </w:t>
      </w:r>
      <w:proofErr w:type="spellStart"/>
      <w:r>
        <w:t>bjb</w:t>
      </w:r>
      <w:proofErr w:type="spellEnd"/>
      <w:r>
        <w:t xml:space="preserve"> Virtual Account</w:t>
      </w:r>
    </w:p>
    <w:p w14:paraId="0A39B73C" w14:textId="2260540E" w:rsidR="00A00F0A" w:rsidRDefault="00A00F0A" w:rsidP="00A00F0A">
      <w:pPr>
        <w:pStyle w:val="Paragraph"/>
        <w:ind w:left="720"/>
        <w:rPr>
          <w:noProof/>
          <w:lang w:val="en-GB"/>
        </w:rPr>
      </w:pPr>
      <w:r>
        <w:rPr>
          <w:noProof/>
          <w:lang w:val="en-GB"/>
        </w:rPr>
        <w:t>Database secondary dari bjb virtual account yang dapat beralih fungsi menjadi primary, untuk mendukung kemampuan availability.</w:t>
      </w:r>
    </w:p>
    <w:p w14:paraId="64855521" w14:textId="77777777" w:rsidR="00A00F0A" w:rsidRPr="00582437" w:rsidRDefault="00A00F0A" w:rsidP="00A00F0A">
      <w:pPr>
        <w:pStyle w:val="Paragraph"/>
        <w:ind w:left="720"/>
      </w:pPr>
    </w:p>
    <w:p w14:paraId="4F0497EB" w14:textId="3C8E5960" w:rsidR="00EF1584" w:rsidRPr="0094661C" w:rsidRDefault="00EF1584" w:rsidP="000147B5">
      <w:pPr>
        <w:pStyle w:val="Heading2"/>
        <w:ind w:left="900" w:hanging="540"/>
        <w:rPr>
          <w:i/>
          <w:iCs/>
          <w:lang w:val="en-US"/>
        </w:rPr>
      </w:pPr>
      <w:bookmarkStart w:id="26" w:name="_Toc117602855"/>
      <w:r w:rsidRPr="0094661C">
        <w:rPr>
          <w:i/>
          <w:iCs/>
          <w:lang w:val="en-US"/>
        </w:rPr>
        <w:t>Services A</w:t>
      </w:r>
      <w:r w:rsidR="0094661C" w:rsidRPr="0094661C">
        <w:rPr>
          <w:i/>
          <w:iCs/>
          <w:lang w:val="en-US"/>
        </w:rPr>
        <w:t>rchitecture</w:t>
      </w:r>
      <w:bookmarkEnd w:id="26"/>
    </w:p>
    <w:p w14:paraId="4F845973" w14:textId="51143DF7" w:rsidR="001C47F0" w:rsidRDefault="001C47F0" w:rsidP="000147B5">
      <w:pPr>
        <w:pStyle w:val="Heading2"/>
        <w:ind w:left="900" w:hanging="540"/>
        <w:rPr>
          <w:lang w:val="en-US"/>
        </w:rPr>
      </w:pPr>
      <w:bookmarkStart w:id="27" w:name="_Toc117602856"/>
      <w:r>
        <w:rPr>
          <w:lang w:val="en-US"/>
        </w:rPr>
        <w:t xml:space="preserve">Ruang </w:t>
      </w:r>
      <w:proofErr w:type="spellStart"/>
      <w:r>
        <w:rPr>
          <w:lang w:val="en-US"/>
        </w:rPr>
        <w:t>Lingkup</w:t>
      </w:r>
      <w:bookmarkEnd w:id="27"/>
      <w:proofErr w:type="spellEnd"/>
    </w:p>
    <w:p w14:paraId="109A0958" w14:textId="73D9DE2A" w:rsidR="001C47F0" w:rsidRDefault="002D3EC6" w:rsidP="00F42196">
      <w:pPr>
        <w:pStyle w:val="Paragraph"/>
        <w:ind w:left="360" w:firstLine="540"/>
      </w:pPr>
      <w:r>
        <w:t xml:space="preserve">Ruang </w:t>
      </w:r>
      <w:proofErr w:type="spellStart"/>
      <w:r>
        <w:t>lingkup</w:t>
      </w:r>
      <w:proofErr w:type="spellEnd"/>
      <w:r w:rsidRPr="008237A8">
        <w:t xml:space="preserve"> yang </w:t>
      </w:r>
      <w:proofErr w:type="spellStart"/>
      <w:r w:rsidRPr="008237A8">
        <w:t>akan</w:t>
      </w:r>
      <w:proofErr w:type="spellEnd"/>
      <w:r w:rsidRPr="008237A8">
        <w:t xml:space="preserve"> </w:t>
      </w:r>
      <w:r w:rsidR="00F42196">
        <w:t xml:space="preserve">di </w:t>
      </w:r>
      <w:proofErr w:type="spellStart"/>
      <w:r w:rsidR="00F42196">
        <w:t>implementasikan</w:t>
      </w:r>
      <w:proofErr w:type="spellEnd"/>
      <w:r w:rsidR="00F42196">
        <w:t xml:space="preserve"> </w:t>
      </w:r>
      <w:proofErr w:type="spellStart"/>
      <w:r w:rsidR="00F42196">
        <w:t>meliputi</w:t>
      </w:r>
      <w:proofErr w:type="spellEnd"/>
      <w:r w:rsidR="00F42196">
        <w:t xml:space="preserve"> </w:t>
      </w:r>
      <w:proofErr w:type="spellStart"/>
      <w:r w:rsidR="00F42196">
        <w:t>ruang</w:t>
      </w:r>
      <w:proofErr w:type="spellEnd"/>
      <w:r w:rsidR="00F42196">
        <w:t xml:space="preserve"> </w:t>
      </w:r>
      <w:proofErr w:type="spellStart"/>
      <w:r w:rsidR="00F42196">
        <w:t>lingkup</w:t>
      </w:r>
      <w:proofErr w:type="spellEnd"/>
      <w:r w:rsidR="00F42196">
        <w:t xml:space="preserve"> </w:t>
      </w:r>
      <w:proofErr w:type="spellStart"/>
      <w:r w:rsidR="00F42196">
        <w:t>pengguna</w:t>
      </w:r>
      <w:proofErr w:type="spellEnd"/>
      <w:r w:rsidR="00F42196">
        <w:t xml:space="preserve"> dan </w:t>
      </w:r>
      <w:proofErr w:type="spellStart"/>
      <w:r w:rsidR="00F42196">
        <w:t>ruang</w:t>
      </w:r>
      <w:proofErr w:type="spellEnd"/>
      <w:r w:rsidR="00F42196">
        <w:t xml:space="preserve"> </w:t>
      </w:r>
      <w:proofErr w:type="spellStart"/>
      <w:r w:rsidR="00F42196">
        <w:t>lingkup</w:t>
      </w:r>
      <w:proofErr w:type="spellEnd"/>
      <w:r w:rsidR="00F42196">
        <w:t xml:space="preserve"> </w:t>
      </w:r>
      <w:r w:rsidR="00F42196" w:rsidRPr="00F42196">
        <w:rPr>
          <w:b/>
          <w:bCs/>
          <w:color w:val="FF0000"/>
        </w:rPr>
        <w:t>INSERT NAME</w:t>
      </w:r>
    </w:p>
    <w:p w14:paraId="3F8E49BC" w14:textId="29B9A439" w:rsidR="00F42196" w:rsidRDefault="00F42196" w:rsidP="00F42196">
      <w:pPr>
        <w:pStyle w:val="Heading3"/>
        <w:ind w:left="1170" w:hanging="540"/>
      </w:pPr>
      <w:bookmarkStart w:id="28" w:name="_Toc117602857"/>
      <w:r>
        <w:t>Pengguna</w:t>
      </w:r>
      <w:bookmarkEnd w:id="28"/>
    </w:p>
    <w:p w14:paraId="57618166" w14:textId="7E46347D" w:rsidR="00F42196" w:rsidRDefault="00F42196" w:rsidP="00F42196">
      <w:pPr>
        <w:pStyle w:val="Paragraph"/>
        <w:ind w:left="630"/>
      </w:pPr>
      <w:proofErr w:type="spellStart"/>
      <w:r w:rsidRPr="00EC5C82">
        <w:t>Aplikasi</w:t>
      </w:r>
      <w:proofErr w:type="spellEnd"/>
      <w:r w:rsidRPr="00EC5C82">
        <w:t xml:space="preserve"> </w:t>
      </w:r>
      <w:proofErr w:type="spellStart"/>
      <w:r w:rsidRPr="00EC5C82">
        <w:t>ini</w:t>
      </w:r>
      <w:proofErr w:type="spellEnd"/>
      <w:r w:rsidRPr="00EC5C82">
        <w:t xml:space="preserve"> </w:t>
      </w:r>
      <w:proofErr w:type="spellStart"/>
      <w:r w:rsidRPr="00EC5C82">
        <w:t>akan</w:t>
      </w:r>
      <w:proofErr w:type="spellEnd"/>
      <w:r w:rsidRPr="00EC5C82">
        <w:t xml:space="preserve"> </w:t>
      </w:r>
      <w:proofErr w:type="spellStart"/>
      <w:r w:rsidRPr="00EC5C82">
        <w:t>digunakan</w:t>
      </w:r>
      <w:proofErr w:type="spellEnd"/>
      <w:r w:rsidRPr="00EC5C82">
        <w:t xml:space="preserve"> oleh user </w:t>
      </w:r>
      <w:proofErr w:type="spellStart"/>
      <w:r w:rsidRPr="00EC5C82">
        <w:t>berikut</w:t>
      </w:r>
      <w:proofErr w:type="spellEnd"/>
      <w:r w:rsidRPr="00EC5C82">
        <w:t xml:space="preserve"> </w:t>
      </w:r>
      <w:proofErr w:type="spellStart"/>
      <w:r w:rsidRPr="00EC5C82">
        <w:t>dengan</w:t>
      </w:r>
      <w:proofErr w:type="spellEnd"/>
      <w:r w:rsidRPr="00EC5C82">
        <w:t xml:space="preserve"> </w:t>
      </w:r>
      <w:proofErr w:type="spellStart"/>
      <w:r w:rsidRPr="00EC5C82">
        <w:t>ketentuan</w:t>
      </w:r>
      <w:proofErr w:type="spellEnd"/>
      <w:r w:rsidRPr="00EC5C82">
        <w:t xml:space="preserve"> </w:t>
      </w:r>
      <w:proofErr w:type="spellStart"/>
      <w:r w:rsidRPr="00EC5C82">
        <w:t>berikut</w:t>
      </w:r>
      <w:proofErr w:type="spellEnd"/>
      <w:r>
        <w:t>:</w:t>
      </w:r>
    </w:p>
    <w:p w14:paraId="52AE0224" w14:textId="79C9F3B0" w:rsidR="00F42196" w:rsidRDefault="00F42196">
      <w:pPr>
        <w:pStyle w:val="Paragraph"/>
        <w:numPr>
          <w:ilvl w:val="0"/>
          <w:numId w:val="4"/>
        </w:numPr>
        <w:ind w:left="990"/>
      </w:pPr>
      <w:r>
        <w:t xml:space="preserve">User </w:t>
      </w:r>
      <w:proofErr w:type="spellStart"/>
      <w:r>
        <w:t>Instansi</w:t>
      </w:r>
      <w:proofErr w:type="spellEnd"/>
      <w:r>
        <w:t>,</w:t>
      </w:r>
      <w:r w:rsidR="007B768A">
        <w:t xml:space="preserve"> </w:t>
      </w:r>
      <w:proofErr w:type="spellStart"/>
      <w:r>
        <w:t>merupakan</w:t>
      </w:r>
      <w:proofErr w:type="spellEnd"/>
      <w:r>
        <w:t xml:space="preserve"> user yang </w:t>
      </w:r>
      <w:proofErr w:type="spellStart"/>
      <w:r>
        <w:t>dibuat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r w:rsidRPr="007B768A">
        <w:rPr>
          <w:i/>
          <w:iCs/>
        </w:rPr>
        <w:t>host</w:t>
      </w:r>
      <w:r w:rsidR="007B768A">
        <w:rPr>
          <w:i/>
          <w:iCs/>
        </w:rPr>
        <w:t>-</w:t>
      </w:r>
      <w:r w:rsidRPr="007B768A">
        <w:rPr>
          <w:i/>
          <w:iCs/>
        </w:rPr>
        <w:t>to</w:t>
      </w:r>
      <w:r w:rsidR="007B768A">
        <w:rPr>
          <w:i/>
          <w:iCs/>
        </w:rPr>
        <w:t>-</w:t>
      </w:r>
      <w:r w:rsidRPr="007B768A">
        <w:rPr>
          <w:i/>
          <w:iCs/>
        </w:rPr>
        <w:t>host</w:t>
      </w:r>
      <w:r>
        <w:t xml:space="preserve"> </w:t>
      </w:r>
      <w:proofErr w:type="spellStart"/>
      <w:r>
        <w:t>dengan</w:t>
      </w:r>
      <w:proofErr w:type="spellEnd"/>
      <w:r>
        <w:t xml:space="preserve"> API Virtual account yang </w:t>
      </w:r>
      <w:proofErr w:type="spellStart"/>
      <w:r>
        <w:t>disediakan</w:t>
      </w:r>
      <w:proofErr w:type="spellEnd"/>
      <w:r>
        <w:t>.</w:t>
      </w:r>
    </w:p>
    <w:p w14:paraId="789501FB" w14:textId="5396984E" w:rsidR="00F42196" w:rsidRDefault="00F42196">
      <w:pPr>
        <w:pStyle w:val="Paragraph"/>
        <w:numPr>
          <w:ilvl w:val="0"/>
          <w:numId w:val="4"/>
        </w:numPr>
        <w:ind w:left="990"/>
      </w:pPr>
      <w:r>
        <w:t xml:space="preserve">User BJB </w:t>
      </w:r>
      <w:proofErr w:type="spellStart"/>
      <w:r>
        <w:t>merupakan</w:t>
      </w:r>
      <w:proofErr w:type="spellEnd"/>
      <w:r>
        <w:t xml:space="preserve"> user yang </w:t>
      </w:r>
      <w:proofErr w:type="spellStart"/>
      <w:r>
        <w:t>teregistrasi</w:t>
      </w:r>
      <w:proofErr w:type="spellEnd"/>
      <w:r>
        <w:t xml:space="preserve"> pada UIM BJB. UID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didaftarkan</w:t>
      </w:r>
      <w:proofErr w:type="spellEnd"/>
      <w:r>
        <w:t xml:space="preserve"> pada management role.</w:t>
      </w:r>
    </w:p>
    <w:p w14:paraId="0B1FA09E" w14:textId="4E650A74" w:rsidR="00F42196" w:rsidRDefault="00F42196">
      <w:pPr>
        <w:pStyle w:val="Paragraph"/>
        <w:numPr>
          <w:ilvl w:val="0"/>
          <w:numId w:val="4"/>
        </w:numPr>
        <w:ind w:left="990"/>
      </w:pPr>
      <w:r>
        <w:t xml:space="preserve">User Customer,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virtual account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>.</w:t>
      </w:r>
    </w:p>
    <w:p w14:paraId="154EE04E" w14:textId="7C7EB57E" w:rsidR="004E7102" w:rsidRDefault="004E7102" w:rsidP="00F42196">
      <w:pPr>
        <w:pStyle w:val="Paragraph"/>
        <w:ind w:left="990"/>
      </w:pPr>
      <w:r>
        <w:br w:type="page"/>
      </w:r>
    </w:p>
    <w:p w14:paraId="031B33B8" w14:textId="171D0638" w:rsidR="00055E24" w:rsidRDefault="00E51093" w:rsidP="000147B5">
      <w:pPr>
        <w:pStyle w:val="Heading2"/>
        <w:ind w:left="900" w:hanging="540"/>
        <w:rPr>
          <w:lang w:val="en-US"/>
        </w:rPr>
      </w:pPr>
      <w:bookmarkStart w:id="29" w:name="_Toc117602858"/>
      <w:proofErr w:type="spellStart"/>
      <w:r>
        <w:rPr>
          <w:lang w:val="en-US"/>
        </w:rPr>
        <w:lastRenderedPageBreak/>
        <w:t>Usecase</w:t>
      </w:r>
      <w:proofErr w:type="spellEnd"/>
      <w:r>
        <w:rPr>
          <w:lang w:val="en-US"/>
        </w:rPr>
        <w:t xml:space="preserve"> diagram</w:t>
      </w:r>
      <w:bookmarkEnd w:id="29"/>
    </w:p>
    <w:p w14:paraId="2EB8CF5F" w14:textId="77777777" w:rsidR="004E7102" w:rsidRDefault="004E7102" w:rsidP="004E7102">
      <w:pPr>
        <w:keepNext/>
        <w:spacing w:after="0" w:afterAutospacing="0"/>
        <w:ind w:left="360"/>
      </w:pPr>
      <w:r>
        <w:rPr>
          <w:rFonts w:ascii="Calibri" w:hAnsi="Calibri"/>
          <w:b/>
          <w:bCs/>
          <w:i/>
          <w:noProof/>
          <w:color w:val="4F81BD"/>
          <w:sz w:val="20"/>
          <w:szCs w:val="18"/>
          <w:lang w:eastAsia="id-ID"/>
        </w:rPr>
        <w:drawing>
          <wp:inline distT="0" distB="0" distL="0" distR="0" wp14:anchorId="0C12E8FE" wp14:editId="1FC9A23C">
            <wp:extent cx="5469467" cy="2319942"/>
            <wp:effectExtent l="0" t="0" r="0" b="4445"/>
            <wp:docPr id="36" name="Picture 3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489" cy="232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83736" w14:textId="3105D49A" w:rsidR="00BB120E" w:rsidRDefault="004E7102" w:rsidP="004E7102">
      <w:pPr>
        <w:pStyle w:val="Caption"/>
        <w:rPr>
          <w:lang w:val="en-US"/>
        </w:rPr>
      </w:pPr>
      <w:bookmarkStart w:id="30" w:name="_Toc117602897"/>
      <w:r>
        <w:t xml:space="preserve">Gambar </w:t>
      </w:r>
      <w:fldSimple w:instr=" SEQ Gambar \* ARABIC ">
        <w:r w:rsidR="0065120F">
          <w:rPr>
            <w:noProof/>
          </w:rPr>
          <w:t>2</w:t>
        </w:r>
      </w:fldSimple>
      <w:r>
        <w:rPr>
          <w:lang w:val="en-US"/>
        </w:rPr>
        <w:t xml:space="preserve">. </w:t>
      </w:r>
      <w:proofErr w:type="spellStart"/>
      <w:r>
        <w:rPr>
          <w:lang w:val="en-US"/>
        </w:rPr>
        <w:t>Usecase</w:t>
      </w:r>
      <w:proofErr w:type="spellEnd"/>
      <w:r>
        <w:rPr>
          <w:lang w:val="en-US"/>
        </w:rPr>
        <w:t xml:space="preserve"> diagram</w:t>
      </w:r>
      <w:bookmarkEnd w:id="30"/>
    </w:p>
    <w:p w14:paraId="2AF21E5D" w14:textId="160371FB" w:rsidR="004E7102" w:rsidRDefault="004E7102" w:rsidP="004E7102">
      <w:pPr>
        <w:rPr>
          <w:lang w:val="en-US"/>
        </w:rPr>
      </w:pPr>
    </w:p>
    <w:p w14:paraId="02FC0BED" w14:textId="77777777" w:rsidR="003A7920" w:rsidRDefault="003A7920" w:rsidP="00C11D86">
      <w:pPr>
        <w:pStyle w:val="Heading2"/>
        <w:ind w:left="900" w:hanging="540"/>
        <w:rPr>
          <w:lang w:val="en-US"/>
        </w:rPr>
      </w:pPr>
      <w:bookmarkStart w:id="31" w:name="_Toc117602859"/>
      <w:r>
        <w:rPr>
          <w:lang w:val="en-US"/>
        </w:rPr>
        <w:t>Diagram Alur Proses</w:t>
      </w:r>
      <w:bookmarkEnd w:id="31"/>
    </w:p>
    <w:p w14:paraId="553B040E" w14:textId="738813F0" w:rsidR="00C11D86" w:rsidRDefault="00C11D86" w:rsidP="00F6701C">
      <w:pPr>
        <w:pStyle w:val="Heading3"/>
        <w:ind w:left="1170" w:hanging="810"/>
        <w:rPr>
          <w:lang w:val="en-US"/>
        </w:rPr>
      </w:pPr>
      <w:bookmarkStart w:id="32" w:name="_Toc117602860"/>
      <w:r>
        <w:rPr>
          <w:lang w:val="en-US"/>
        </w:rPr>
        <w:t>Login</w:t>
      </w:r>
      <w:bookmarkEnd w:id="32"/>
    </w:p>
    <w:p w14:paraId="4671D181" w14:textId="75E84BA4" w:rsidR="002D7D2F" w:rsidRDefault="002D7D2F" w:rsidP="002D7D2F">
      <w:pPr>
        <w:pStyle w:val="Paragraph"/>
        <w:ind w:left="360" w:firstLine="810"/>
        <w:rPr>
          <w:lang w:eastAsia="id-ID"/>
        </w:rPr>
      </w:pPr>
      <w:r>
        <w:rPr>
          <w:lang w:eastAsia="id-ID"/>
        </w:rPr>
        <w:t xml:space="preserve">Pada </w:t>
      </w:r>
      <w:proofErr w:type="spellStart"/>
      <w:r>
        <w:rPr>
          <w:lang w:eastAsia="id-ID"/>
        </w:rPr>
        <w:t>bagian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ini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akan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diuraikan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mengenai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ruang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lingkup</w:t>
      </w:r>
      <w:proofErr w:type="spellEnd"/>
      <w:r>
        <w:rPr>
          <w:lang w:eastAsia="id-ID"/>
        </w:rPr>
        <w:t xml:space="preserve"> dan </w:t>
      </w:r>
      <w:proofErr w:type="spellStart"/>
      <w:r>
        <w:rPr>
          <w:lang w:eastAsia="id-ID"/>
        </w:rPr>
        <w:t>aktivitas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terkait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penanganan</w:t>
      </w:r>
      <w:proofErr w:type="spellEnd"/>
      <w:r>
        <w:rPr>
          <w:lang w:eastAsia="id-ID"/>
        </w:rPr>
        <w:t xml:space="preserve"> login.</w:t>
      </w:r>
    </w:p>
    <w:p w14:paraId="2F2A59EE" w14:textId="77777777" w:rsidR="002D7D2F" w:rsidRDefault="002D7D2F" w:rsidP="002D7D2F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5001D989" wp14:editId="7E1B747B">
            <wp:extent cx="5469255" cy="3157577"/>
            <wp:effectExtent l="0" t="0" r="0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510" cy="316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CF2E" w14:textId="3B7E35B3" w:rsidR="002D7D2F" w:rsidRDefault="002D7D2F" w:rsidP="008146CF">
      <w:pPr>
        <w:pStyle w:val="Caption"/>
        <w:rPr>
          <w:lang w:val="en-US"/>
        </w:rPr>
      </w:pPr>
      <w:bookmarkStart w:id="33" w:name="_Toc117602898"/>
      <w:r>
        <w:t xml:space="preserve">Gambar </w:t>
      </w:r>
      <w:fldSimple w:instr=" SEQ Gambar \* ARABIC ">
        <w:r w:rsidR="0065120F">
          <w:rPr>
            <w:noProof/>
          </w:rPr>
          <w:t>3</w:t>
        </w:r>
      </w:fldSimple>
      <w:r>
        <w:rPr>
          <w:lang w:val="en-US"/>
        </w:rPr>
        <w:t xml:space="preserve">. Activity diagram </w:t>
      </w:r>
      <w:proofErr w:type="spellStart"/>
      <w:r>
        <w:rPr>
          <w:lang w:val="en-US"/>
        </w:rPr>
        <w:t>penanganan</w:t>
      </w:r>
      <w:proofErr w:type="spellEnd"/>
      <w:r>
        <w:rPr>
          <w:lang w:val="en-US"/>
        </w:rPr>
        <w:t xml:space="preserve"> login</w:t>
      </w:r>
      <w:bookmarkEnd w:id="33"/>
    </w:p>
    <w:p w14:paraId="3A38AB50" w14:textId="7BC84FC7" w:rsidR="008146CF" w:rsidRDefault="008146CF" w:rsidP="008146CF">
      <w:pPr>
        <w:rPr>
          <w:lang w:val="en-US"/>
        </w:rPr>
      </w:pPr>
    </w:p>
    <w:p w14:paraId="42491348" w14:textId="77777777" w:rsidR="007876ED" w:rsidRDefault="007876ED" w:rsidP="00F20DC4">
      <w:pPr>
        <w:keepNext/>
        <w:spacing w:after="0" w:afterAutospacing="0" w:line="360" w:lineRule="auto"/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3BCA283C" wp14:editId="0339E7B4">
            <wp:extent cx="5491253" cy="2432322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253" cy="243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7217" w14:textId="72650D5B" w:rsidR="00021976" w:rsidRDefault="007876ED" w:rsidP="007876ED">
      <w:pPr>
        <w:pStyle w:val="Caption"/>
        <w:rPr>
          <w:lang w:val="en-US"/>
        </w:rPr>
      </w:pPr>
      <w:bookmarkStart w:id="34" w:name="_Toc117602899"/>
      <w:r>
        <w:t xml:space="preserve">Gambar </w:t>
      </w:r>
      <w:fldSimple w:instr=" SEQ Gambar \* ARABIC ">
        <w:r w:rsidR="0065120F">
          <w:rPr>
            <w:noProof/>
          </w:rPr>
          <w:t>4</w:t>
        </w:r>
      </w:fldSimple>
      <w:r>
        <w:rPr>
          <w:lang w:val="en-US"/>
        </w:rPr>
        <w:t xml:space="preserve">. Sequence diagram </w:t>
      </w:r>
      <w:proofErr w:type="spellStart"/>
      <w:r>
        <w:rPr>
          <w:lang w:val="en-US"/>
        </w:rPr>
        <w:t>penanganan</w:t>
      </w:r>
      <w:proofErr w:type="spellEnd"/>
      <w:r>
        <w:rPr>
          <w:lang w:val="en-US"/>
        </w:rPr>
        <w:t xml:space="preserve"> login</w:t>
      </w:r>
      <w:bookmarkEnd w:id="34"/>
    </w:p>
    <w:p w14:paraId="6371EEEF" w14:textId="77777777" w:rsidR="007876ED" w:rsidRPr="007876ED" w:rsidRDefault="007876ED" w:rsidP="007876ED">
      <w:pPr>
        <w:rPr>
          <w:lang w:val="en-US"/>
        </w:rPr>
      </w:pPr>
    </w:p>
    <w:p w14:paraId="5C1C8CB7" w14:textId="25085E54" w:rsidR="00C11D86" w:rsidRDefault="00BC4099" w:rsidP="00F6701C">
      <w:pPr>
        <w:pStyle w:val="Heading3"/>
        <w:ind w:left="1170" w:hanging="810"/>
        <w:rPr>
          <w:lang w:val="en-US"/>
        </w:rPr>
      </w:pPr>
      <w:bookmarkStart w:id="35" w:name="_Toc117602861"/>
      <w:proofErr w:type="spellStart"/>
      <w:r>
        <w:rPr>
          <w:lang w:val="en-US"/>
        </w:rPr>
        <w:t>Penanganan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password</w:t>
      </w:r>
      <w:bookmarkEnd w:id="35"/>
    </w:p>
    <w:p w14:paraId="4D17833F" w14:textId="301543DF" w:rsidR="00F81F79" w:rsidRDefault="00F81F79" w:rsidP="00F81F79">
      <w:pPr>
        <w:pStyle w:val="Paragraph"/>
        <w:ind w:left="360" w:firstLine="810"/>
        <w:rPr>
          <w:lang w:eastAsia="id-ID"/>
        </w:rPr>
      </w:pPr>
      <w:r>
        <w:rPr>
          <w:lang w:eastAsia="id-ID"/>
        </w:rPr>
        <w:t xml:space="preserve">Pada </w:t>
      </w:r>
      <w:proofErr w:type="spellStart"/>
      <w:r>
        <w:rPr>
          <w:lang w:eastAsia="id-ID"/>
        </w:rPr>
        <w:t>bagian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ini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akan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diuraikan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mengenai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ruang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lingkup</w:t>
      </w:r>
      <w:proofErr w:type="spellEnd"/>
      <w:r>
        <w:rPr>
          <w:lang w:eastAsia="id-ID"/>
        </w:rPr>
        <w:t xml:space="preserve"> dan </w:t>
      </w:r>
      <w:proofErr w:type="spellStart"/>
      <w:r>
        <w:rPr>
          <w:lang w:eastAsia="id-ID"/>
        </w:rPr>
        <w:t>aktivitas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terkait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melakukan</w:t>
      </w:r>
      <w:proofErr w:type="spellEnd"/>
      <w:r>
        <w:rPr>
          <w:lang w:eastAsia="id-ID"/>
        </w:rPr>
        <w:t xml:space="preserve"> request </w:t>
      </w:r>
      <w:proofErr w:type="spellStart"/>
      <w:r>
        <w:rPr>
          <w:lang w:eastAsia="id-ID"/>
        </w:rPr>
        <w:t>lupa</w:t>
      </w:r>
      <w:proofErr w:type="spellEnd"/>
      <w:r>
        <w:rPr>
          <w:lang w:eastAsia="id-ID"/>
        </w:rPr>
        <w:t xml:space="preserve"> password.</w:t>
      </w:r>
    </w:p>
    <w:p w14:paraId="55083B70" w14:textId="77777777" w:rsidR="000753F6" w:rsidRDefault="000753F6" w:rsidP="000753F6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33C9106B" wp14:editId="6CCCAEC0">
            <wp:extent cx="5490845" cy="3259467"/>
            <wp:effectExtent l="0" t="0" r="0" b="0"/>
            <wp:docPr id="74" name="Picture 7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813" cy="326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963B" w14:textId="4A5FDFDA" w:rsidR="004B592F" w:rsidRDefault="000753F6" w:rsidP="000753F6">
      <w:pPr>
        <w:pStyle w:val="Caption"/>
        <w:ind w:left="360"/>
      </w:pPr>
      <w:bookmarkStart w:id="36" w:name="_Toc117602900"/>
      <w:r>
        <w:t xml:space="preserve">Gambar </w:t>
      </w:r>
      <w:fldSimple w:instr=" SEQ Gambar \* ARABIC ">
        <w:r w:rsidR="0065120F">
          <w:rPr>
            <w:noProof/>
          </w:rPr>
          <w:t>5</w:t>
        </w:r>
      </w:fldSimple>
      <w:r>
        <w:rPr>
          <w:lang w:val="en-US"/>
        </w:rPr>
        <w:t>. Activity diagram request reset password</w:t>
      </w:r>
      <w:bookmarkEnd w:id="36"/>
    </w:p>
    <w:p w14:paraId="1E49A172" w14:textId="09C352EE" w:rsidR="000753F6" w:rsidRDefault="000753F6" w:rsidP="00F81F79">
      <w:pPr>
        <w:pStyle w:val="Paragraph"/>
        <w:ind w:left="360" w:firstLine="810"/>
      </w:pPr>
    </w:p>
    <w:p w14:paraId="5814D3D7" w14:textId="77777777" w:rsidR="008F3B72" w:rsidRDefault="008F3B72" w:rsidP="008F3B72">
      <w:pPr>
        <w:pStyle w:val="Paragraph"/>
        <w:keepNext/>
        <w:ind w:left="360"/>
      </w:pPr>
      <w:r>
        <w:rPr>
          <w:noProof/>
        </w:rPr>
        <w:lastRenderedPageBreak/>
        <w:drawing>
          <wp:inline distT="0" distB="0" distL="0" distR="0" wp14:anchorId="71BDC384" wp14:editId="65719FC3">
            <wp:extent cx="5469467" cy="3015903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865" cy="301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3700" w14:textId="074CB236" w:rsidR="000753F6" w:rsidRDefault="008F3B72" w:rsidP="008F3B72">
      <w:pPr>
        <w:pStyle w:val="Caption"/>
      </w:pPr>
      <w:bookmarkStart w:id="37" w:name="_Toc117602901"/>
      <w:r>
        <w:t xml:space="preserve">Gambar </w:t>
      </w:r>
      <w:fldSimple w:instr=" SEQ Gambar \* ARABIC ">
        <w:r w:rsidR="0065120F">
          <w:rPr>
            <w:noProof/>
          </w:rPr>
          <w:t>6</w:t>
        </w:r>
      </w:fldSimple>
      <w:r>
        <w:rPr>
          <w:lang w:val="en-US"/>
        </w:rPr>
        <w:t>. Sequence diagram request reset password</w:t>
      </w:r>
      <w:bookmarkEnd w:id="37"/>
    </w:p>
    <w:p w14:paraId="1E623C56" w14:textId="39B17C0B" w:rsidR="000753F6" w:rsidRDefault="000753F6" w:rsidP="00F81F79">
      <w:pPr>
        <w:pStyle w:val="Paragraph"/>
        <w:ind w:left="360" w:firstLine="810"/>
      </w:pPr>
    </w:p>
    <w:p w14:paraId="394CA3BB" w14:textId="4353BECC" w:rsidR="00BC4099" w:rsidRDefault="00BC4099" w:rsidP="00F6701C">
      <w:pPr>
        <w:pStyle w:val="Heading3"/>
        <w:ind w:left="1170" w:hanging="810"/>
        <w:rPr>
          <w:lang w:val="en-US"/>
        </w:rPr>
      </w:pPr>
      <w:bookmarkStart w:id="38" w:name="_Toc117602862"/>
      <w:proofErr w:type="spellStart"/>
      <w:r>
        <w:rPr>
          <w:lang w:val="en-US"/>
        </w:rPr>
        <w:t>Notifikasi</w:t>
      </w:r>
      <w:proofErr w:type="spellEnd"/>
      <w:r>
        <w:rPr>
          <w:lang w:val="en-US"/>
        </w:rPr>
        <w:t xml:space="preserve"> email</w:t>
      </w:r>
      <w:bookmarkEnd w:id="38"/>
    </w:p>
    <w:p w14:paraId="7ECB6C53" w14:textId="746E5099" w:rsidR="00EB1567" w:rsidRDefault="00EB1567" w:rsidP="00EB1567">
      <w:pPr>
        <w:pStyle w:val="Paragraph"/>
        <w:ind w:left="360" w:firstLine="810"/>
        <w:rPr>
          <w:lang w:eastAsia="id-ID"/>
        </w:rPr>
      </w:pPr>
      <w:r>
        <w:rPr>
          <w:lang w:eastAsia="id-ID"/>
        </w:rPr>
        <w:t xml:space="preserve">Pada </w:t>
      </w:r>
      <w:proofErr w:type="spellStart"/>
      <w:r>
        <w:rPr>
          <w:lang w:eastAsia="id-ID"/>
        </w:rPr>
        <w:t>bagian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ini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akan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diuraikan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mengenai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ruang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lingkup</w:t>
      </w:r>
      <w:proofErr w:type="spellEnd"/>
      <w:r>
        <w:rPr>
          <w:lang w:eastAsia="id-ID"/>
        </w:rPr>
        <w:t xml:space="preserve"> dan </w:t>
      </w:r>
      <w:proofErr w:type="spellStart"/>
      <w:r>
        <w:rPr>
          <w:lang w:eastAsia="id-ID"/>
        </w:rPr>
        <w:t>aktivitas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terkait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melakukan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pengiriman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notifikasi</w:t>
      </w:r>
      <w:proofErr w:type="spellEnd"/>
      <w:r>
        <w:rPr>
          <w:lang w:eastAsia="id-ID"/>
        </w:rPr>
        <w:t xml:space="preserve"> email.</w:t>
      </w:r>
    </w:p>
    <w:p w14:paraId="1BFA7947" w14:textId="77777777" w:rsidR="00AB4DF8" w:rsidRDefault="00AB4DF8" w:rsidP="00AB4DF8">
      <w:pPr>
        <w:pStyle w:val="Paragraph"/>
        <w:keepNext/>
        <w:ind w:left="360"/>
        <w:jc w:val="center"/>
      </w:pPr>
      <w:r>
        <w:rPr>
          <w:noProof/>
        </w:rPr>
        <w:drawing>
          <wp:inline distT="0" distB="0" distL="0" distR="0" wp14:anchorId="0A5AB102" wp14:editId="31030A0F">
            <wp:extent cx="4581525" cy="3352800"/>
            <wp:effectExtent l="0" t="0" r="9525" b="0"/>
            <wp:docPr id="105" name="Picture 10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E9A1" w14:textId="2C1FA3E9" w:rsidR="00AB4DF8" w:rsidRDefault="00AB4DF8" w:rsidP="00AB4DF8">
      <w:pPr>
        <w:pStyle w:val="Caption"/>
        <w:ind w:left="360"/>
      </w:pPr>
      <w:bookmarkStart w:id="39" w:name="_Toc117602902"/>
      <w:r>
        <w:t xml:space="preserve">Gambar </w:t>
      </w:r>
      <w:fldSimple w:instr=" SEQ Gambar \* ARABIC ">
        <w:r w:rsidR="0065120F">
          <w:rPr>
            <w:noProof/>
          </w:rPr>
          <w:t>7</w:t>
        </w:r>
      </w:fldSimple>
      <w:r>
        <w:rPr>
          <w:lang w:val="en-US"/>
        </w:rPr>
        <w:t xml:space="preserve">. </w:t>
      </w:r>
      <w:r w:rsidR="00600842">
        <w:rPr>
          <w:lang w:val="en-US"/>
        </w:rPr>
        <w:t>Activity diagram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notifikasi</w:t>
      </w:r>
      <w:proofErr w:type="spellEnd"/>
      <w:r>
        <w:rPr>
          <w:lang w:val="en-US"/>
        </w:rPr>
        <w:t xml:space="preserve"> email</w:t>
      </w:r>
      <w:bookmarkEnd w:id="39"/>
    </w:p>
    <w:p w14:paraId="2D319F08" w14:textId="63AEB8F7" w:rsidR="00AB4DF8" w:rsidRDefault="00AB4DF8" w:rsidP="00AB4DF8">
      <w:pPr>
        <w:pStyle w:val="Paragraph"/>
        <w:ind w:left="360"/>
      </w:pPr>
    </w:p>
    <w:p w14:paraId="190F673A" w14:textId="77777777" w:rsidR="00600842" w:rsidRDefault="00600842" w:rsidP="00600842">
      <w:pPr>
        <w:pStyle w:val="Paragraph"/>
        <w:keepNext/>
        <w:ind w:left="360"/>
      </w:pPr>
      <w:r>
        <w:rPr>
          <w:noProof/>
        </w:rPr>
        <w:lastRenderedPageBreak/>
        <w:drawing>
          <wp:inline distT="0" distB="0" distL="0" distR="0" wp14:anchorId="61D4B029" wp14:editId="7035CDF7">
            <wp:extent cx="5229225" cy="1914525"/>
            <wp:effectExtent l="0" t="0" r="9525" b="9525"/>
            <wp:docPr id="108" name="Picture 10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CB60" w14:textId="4BE2399C" w:rsidR="00AB4DF8" w:rsidRDefault="00600842" w:rsidP="00600842">
      <w:pPr>
        <w:pStyle w:val="Caption"/>
      </w:pPr>
      <w:bookmarkStart w:id="40" w:name="_Toc117602903"/>
      <w:r>
        <w:t xml:space="preserve">Gambar </w:t>
      </w:r>
      <w:fldSimple w:instr=" SEQ Gambar \* ARABIC ">
        <w:r w:rsidR="0065120F">
          <w:rPr>
            <w:noProof/>
          </w:rPr>
          <w:t>8</w:t>
        </w:r>
      </w:fldSimple>
      <w:r>
        <w:rPr>
          <w:lang w:val="en-US"/>
        </w:rPr>
        <w:t xml:space="preserve">. Sequence diagram </w:t>
      </w:r>
      <w:proofErr w:type="spellStart"/>
      <w:r>
        <w:rPr>
          <w:lang w:val="en-US"/>
        </w:rPr>
        <w:t>notifikasi</w:t>
      </w:r>
      <w:proofErr w:type="spellEnd"/>
      <w:r>
        <w:rPr>
          <w:lang w:val="en-US"/>
        </w:rPr>
        <w:t xml:space="preserve"> email</w:t>
      </w:r>
      <w:bookmarkEnd w:id="40"/>
    </w:p>
    <w:p w14:paraId="40251945" w14:textId="77777777" w:rsidR="00AB4DF8" w:rsidRPr="00EB1567" w:rsidRDefault="00AB4DF8" w:rsidP="00AB4DF8">
      <w:pPr>
        <w:pStyle w:val="Paragraph"/>
        <w:ind w:left="360"/>
      </w:pPr>
    </w:p>
    <w:p w14:paraId="7F6D18B5" w14:textId="77A64F8A" w:rsidR="00BC4099" w:rsidRDefault="00BC4099" w:rsidP="00F6701C">
      <w:pPr>
        <w:pStyle w:val="Heading3"/>
        <w:ind w:left="1170" w:hanging="810"/>
        <w:rPr>
          <w:lang w:val="en-US"/>
        </w:rPr>
      </w:pPr>
      <w:bookmarkStart w:id="41" w:name="_Toc117602863"/>
      <w:r>
        <w:rPr>
          <w:lang w:val="en-US"/>
        </w:rPr>
        <w:t>Kelola user login</w:t>
      </w:r>
      <w:bookmarkEnd w:id="41"/>
    </w:p>
    <w:p w14:paraId="42465A84" w14:textId="200B5DAF" w:rsidR="00A426DB" w:rsidRPr="00A426DB" w:rsidRDefault="00A426DB" w:rsidP="00A426DB">
      <w:pPr>
        <w:pStyle w:val="Paragraph"/>
        <w:ind w:left="360" w:firstLine="810"/>
      </w:pPr>
      <w:r>
        <w:rPr>
          <w:lang w:eastAsia="id-ID"/>
        </w:rPr>
        <w:t xml:space="preserve">Pada </w:t>
      </w:r>
      <w:proofErr w:type="spellStart"/>
      <w:r>
        <w:rPr>
          <w:lang w:eastAsia="id-ID"/>
        </w:rPr>
        <w:t>bagian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ini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akan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diuraikan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mengenai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ruang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lingkup</w:t>
      </w:r>
      <w:proofErr w:type="spellEnd"/>
      <w:r>
        <w:rPr>
          <w:lang w:eastAsia="id-ID"/>
        </w:rPr>
        <w:t xml:space="preserve"> dan </w:t>
      </w:r>
      <w:proofErr w:type="spellStart"/>
      <w:r>
        <w:rPr>
          <w:lang w:eastAsia="id-ID"/>
        </w:rPr>
        <w:t>aktivitas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terkait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mengelola</w:t>
      </w:r>
      <w:proofErr w:type="spellEnd"/>
      <w:r>
        <w:rPr>
          <w:lang w:eastAsia="id-ID"/>
        </w:rPr>
        <w:t xml:space="preserve"> user login.</w:t>
      </w:r>
    </w:p>
    <w:p w14:paraId="1B7EE29F" w14:textId="43AC761B" w:rsidR="00BC4099" w:rsidRDefault="000304D7" w:rsidP="008059C9">
      <w:pPr>
        <w:pStyle w:val="Heading4"/>
        <w:ind w:left="1350" w:hanging="990"/>
      </w:pPr>
      <w:r>
        <w:t xml:space="preserve">Menampilkan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login</w:t>
      </w:r>
      <w:proofErr w:type="spellEnd"/>
    </w:p>
    <w:p w14:paraId="6D2B88C8" w14:textId="77777777" w:rsidR="006F0462" w:rsidRDefault="006F0462" w:rsidP="006F0462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2DB23F2A" wp14:editId="0CC7D620">
            <wp:extent cx="5477933" cy="1648963"/>
            <wp:effectExtent l="0" t="0" r="0" b="889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594" cy="165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C9A4" w14:textId="1FFA281C" w:rsidR="006F0462" w:rsidRDefault="006F0462" w:rsidP="006F0462">
      <w:pPr>
        <w:pStyle w:val="Caption"/>
        <w:ind w:left="360"/>
      </w:pPr>
      <w:bookmarkStart w:id="42" w:name="_Toc117602904"/>
      <w:r>
        <w:t xml:space="preserve">Gambar </w:t>
      </w:r>
      <w:fldSimple w:instr=" SEQ Gambar \* ARABIC ">
        <w:r w:rsidR="0065120F">
          <w:rPr>
            <w:noProof/>
          </w:rPr>
          <w:t>9</w:t>
        </w:r>
      </w:fldSimple>
      <w:r>
        <w:rPr>
          <w:lang w:val="en-US"/>
        </w:rPr>
        <w:t>. Activity diagram list user login</w:t>
      </w:r>
      <w:bookmarkEnd w:id="42"/>
    </w:p>
    <w:p w14:paraId="66335260" w14:textId="1A58D598" w:rsidR="006F0462" w:rsidRDefault="006F0462" w:rsidP="006F0462">
      <w:pPr>
        <w:pStyle w:val="Paragraph"/>
        <w:ind w:left="360"/>
      </w:pPr>
    </w:p>
    <w:p w14:paraId="1BE760BC" w14:textId="77777777" w:rsidR="002761A7" w:rsidRDefault="002761A7" w:rsidP="002761A7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4252CDF1" wp14:editId="27E99DC0">
            <wp:extent cx="5477510" cy="1306568"/>
            <wp:effectExtent l="0" t="0" r="0" b="8255"/>
            <wp:docPr id="283" name="Picture 28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138" cy="131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EFC6" w14:textId="5E6D4E50" w:rsidR="006F0462" w:rsidRDefault="002761A7" w:rsidP="005261E3">
      <w:pPr>
        <w:pStyle w:val="Caption"/>
        <w:ind w:left="360"/>
      </w:pPr>
      <w:bookmarkStart w:id="43" w:name="_Toc117602905"/>
      <w:r>
        <w:t xml:space="preserve">Gambar </w:t>
      </w:r>
      <w:fldSimple w:instr=" SEQ Gambar \* ARABIC ">
        <w:r w:rsidR="0065120F">
          <w:rPr>
            <w:noProof/>
          </w:rPr>
          <w:t>10</w:t>
        </w:r>
      </w:fldSimple>
      <w:r>
        <w:rPr>
          <w:lang w:val="en-US"/>
        </w:rPr>
        <w:t>. Sequence diagram list user login</w:t>
      </w:r>
      <w:bookmarkEnd w:id="43"/>
    </w:p>
    <w:p w14:paraId="510C3228" w14:textId="5BED1194" w:rsidR="006F0462" w:rsidRDefault="006F0462" w:rsidP="006F0462">
      <w:pPr>
        <w:pStyle w:val="Paragraph"/>
        <w:ind w:left="360"/>
      </w:pPr>
    </w:p>
    <w:p w14:paraId="30C84DEF" w14:textId="77777777" w:rsidR="006F0462" w:rsidRPr="006F0462" w:rsidRDefault="006F0462" w:rsidP="006F0462">
      <w:pPr>
        <w:pStyle w:val="Paragraph"/>
        <w:ind w:left="360"/>
      </w:pPr>
    </w:p>
    <w:p w14:paraId="11CDC97F" w14:textId="34270256" w:rsidR="000304D7" w:rsidRDefault="000304D7" w:rsidP="008059C9">
      <w:pPr>
        <w:pStyle w:val="Heading4"/>
        <w:ind w:left="1350" w:hanging="990"/>
      </w:pPr>
      <w:r>
        <w:lastRenderedPageBreak/>
        <w:t xml:space="preserve">Menambah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login</w:t>
      </w:r>
      <w:proofErr w:type="spellEnd"/>
    </w:p>
    <w:p w14:paraId="7FDB6968" w14:textId="77777777" w:rsidR="002109EB" w:rsidRDefault="002109EB" w:rsidP="002109EB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0DF5BF7D" wp14:editId="3CA7C257">
            <wp:extent cx="5494867" cy="8029836"/>
            <wp:effectExtent l="0" t="0" r="0" b="0"/>
            <wp:docPr id="284" name="Picture 28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632" cy="803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66D2" w14:textId="40F6CF44" w:rsidR="002109EB" w:rsidRDefault="002109EB" w:rsidP="002109EB">
      <w:pPr>
        <w:pStyle w:val="Caption"/>
        <w:ind w:left="360"/>
      </w:pPr>
      <w:bookmarkStart w:id="44" w:name="_Toc117602906"/>
      <w:r>
        <w:t xml:space="preserve">Gambar </w:t>
      </w:r>
      <w:fldSimple w:instr=" SEQ Gambar \* ARABIC ">
        <w:r w:rsidR="0065120F">
          <w:rPr>
            <w:noProof/>
          </w:rPr>
          <w:t>11</w:t>
        </w:r>
      </w:fldSimple>
      <w:r>
        <w:rPr>
          <w:lang w:val="en-US"/>
        </w:rPr>
        <w:t xml:space="preserve">. Activity diagram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list user login</w:t>
      </w:r>
      <w:bookmarkEnd w:id="44"/>
    </w:p>
    <w:p w14:paraId="41D04026" w14:textId="47F92224" w:rsidR="002109EB" w:rsidRDefault="002109EB" w:rsidP="002109EB">
      <w:pPr>
        <w:pStyle w:val="Paragraph"/>
        <w:ind w:left="360"/>
      </w:pPr>
    </w:p>
    <w:p w14:paraId="3B9FA475" w14:textId="07294970" w:rsidR="00F61B4E" w:rsidRDefault="00F61B4E" w:rsidP="002109EB">
      <w:pPr>
        <w:pStyle w:val="Paragraph"/>
        <w:ind w:left="360"/>
      </w:pPr>
      <w:proofErr w:type="spellStart"/>
      <w:r>
        <w:lastRenderedPageBreak/>
        <w:t>Catatan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>:</w:t>
      </w:r>
    </w:p>
    <w:p w14:paraId="55F3122C" w14:textId="651A7ADC" w:rsidR="00F61B4E" w:rsidRDefault="00104FFA" w:rsidP="00104FFA">
      <w:pPr>
        <w:pStyle w:val="Paragraph"/>
        <w:numPr>
          <w:ilvl w:val="6"/>
          <w:numId w:val="1"/>
        </w:numPr>
        <w:ind w:left="720"/>
      </w:pPr>
      <w:r>
        <w:t xml:space="preserve">User ID </w:t>
      </w:r>
      <w:proofErr w:type="spellStart"/>
      <w:r>
        <w:t>bersifat</w:t>
      </w:r>
      <w:proofErr w:type="spellEnd"/>
      <w:r>
        <w:t xml:space="preserve"> auto generate by </w:t>
      </w:r>
      <w:proofErr w:type="spellStart"/>
      <w:r>
        <w:t>yistem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CIN dan </w:t>
      </w:r>
      <w:proofErr w:type="spellStart"/>
      <w:r>
        <w:t>Corpname</w:t>
      </w:r>
      <w:proofErr w:type="spellEnd"/>
    </w:p>
    <w:p w14:paraId="046336DA" w14:textId="186E3B42" w:rsidR="00104FFA" w:rsidRDefault="00104FFA" w:rsidP="00104FFA">
      <w:pPr>
        <w:pStyle w:val="Paragraph"/>
        <w:numPr>
          <w:ilvl w:val="6"/>
          <w:numId w:val="1"/>
        </w:numPr>
        <w:ind w:left="720"/>
      </w:pPr>
      <w:r>
        <w:t xml:space="preserve">Password autogenerate by system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57E40C98" w14:textId="415A6249" w:rsidR="00104FFA" w:rsidRDefault="00104FFA" w:rsidP="004B2E17">
      <w:pPr>
        <w:pStyle w:val="Paragraph"/>
        <w:numPr>
          <w:ilvl w:val="0"/>
          <w:numId w:val="5"/>
        </w:numPr>
        <w:ind w:left="1080"/>
      </w:pPr>
      <w:proofErr w:type="spellStart"/>
      <w:r>
        <w:t>Berupa</w:t>
      </w:r>
      <w:proofErr w:type="spellEnd"/>
      <w:r>
        <w:t xml:space="preserve"> alpha-numeric</w:t>
      </w:r>
    </w:p>
    <w:p w14:paraId="43796AA7" w14:textId="7DB90F10" w:rsidR="00104FFA" w:rsidRDefault="00104FFA" w:rsidP="004B2E17">
      <w:pPr>
        <w:pStyle w:val="Paragraph"/>
        <w:numPr>
          <w:ilvl w:val="0"/>
          <w:numId w:val="5"/>
        </w:numPr>
        <w:ind w:left="1080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kapital</w:t>
      </w:r>
      <w:proofErr w:type="spellEnd"/>
    </w:p>
    <w:p w14:paraId="3F83CE73" w14:textId="12BDA489" w:rsidR="00104FFA" w:rsidRDefault="00104FFA" w:rsidP="004B2E17">
      <w:pPr>
        <w:pStyle w:val="Paragraph"/>
        <w:numPr>
          <w:ilvl w:val="0"/>
          <w:numId w:val="5"/>
        </w:numPr>
        <w:ind w:left="1080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kecil</w:t>
      </w:r>
      <w:proofErr w:type="spellEnd"/>
    </w:p>
    <w:p w14:paraId="105DE042" w14:textId="5AA9D84A" w:rsidR="00104FFA" w:rsidRDefault="00104FFA" w:rsidP="004B2E17">
      <w:pPr>
        <w:pStyle w:val="Paragraph"/>
        <w:numPr>
          <w:ilvl w:val="0"/>
          <w:numId w:val="5"/>
        </w:numPr>
        <w:ind w:left="1080"/>
      </w:pPr>
      <w:proofErr w:type="spellStart"/>
      <w:r>
        <w:t>Terda</w:t>
      </w:r>
      <w:r w:rsidR="008B30EE">
        <w:t>p</w:t>
      </w:r>
      <w:r>
        <w:t>at</w:t>
      </w:r>
      <w:proofErr w:type="spellEnd"/>
      <w:r>
        <w:t xml:space="preserve"> digit </w:t>
      </w:r>
      <w:proofErr w:type="spellStart"/>
      <w:r>
        <w:t>angka</w:t>
      </w:r>
      <w:proofErr w:type="spellEnd"/>
    </w:p>
    <w:p w14:paraId="59B89A25" w14:textId="4C301D3A" w:rsidR="00104FFA" w:rsidRDefault="004B2E17" w:rsidP="004B2E17">
      <w:pPr>
        <w:pStyle w:val="Paragraph"/>
        <w:numPr>
          <w:ilvl w:val="0"/>
          <w:numId w:val="5"/>
        </w:numPr>
        <w:ind w:left="1080"/>
      </w:pPr>
      <w:proofErr w:type="spellStart"/>
      <w:r>
        <w:t>Terdapat</w:t>
      </w:r>
      <w:proofErr w:type="spellEnd"/>
      <w:r>
        <w:t xml:space="preserve"> special character</w:t>
      </w:r>
    </w:p>
    <w:p w14:paraId="6CDE1E3F" w14:textId="3463610C" w:rsidR="004B2E17" w:rsidRDefault="004B2E17" w:rsidP="004B2E17">
      <w:pPr>
        <w:pStyle w:val="Paragraph"/>
        <w:numPr>
          <w:ilvl w:val="0"/>
          <w:numId w:val="5"/>
        </w:numPr>
        <w:ind w:left="1080"/>
      </w:pPr>
      <w:r>
        <w:t xml:space="preserve">Minimal 8 </w:t>
      </w:r>
      <w:proofErr w:type="spellStart"/>
      <w:r>
        <w:t>karakter</w:t>
      </w:r>
      <w:proofErr w:type="spellEnd"/>
    </w:p>
    <w:p w14:paraId="638ED0D7" w14:textId="747ED9C7" w:rsidR="004B2E17" w:rsidRDefault="004B2E17" w:rsidP="004B2E17">
      <w:pPr>
        <w:pStyle w:val="Paragraph"/>
        <w:numPr>
          <w:ilvl w:val="0"/>
          <w:numId w:val="5"/>
        </w:numPr>
        <w:ind w:left="1080"/>
      </w:pPr>
      <w:proofErr w:type="spellStart"/>
      <w:r>
        <w:t>Tidak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berluang</w:t>
      </w:r>
      <w:proofErr w:type="spellEnd"/>
      <w:r>
        <w:t xml:space="preserve"> </w:t>
      </w:r>
      <w:proofErr w:type="spellStart"/>
      <w:r>
        <w:t>berturut-turut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 111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aaa</w:t>
      </w:r>
      <w:proofErr w:type="spellEnd"/>
      <w:r>
        <w:t>)</w:t>
      </w:r>
    </w:p>
    <w:p w14:paraId="4175A89F" w14:textId="4C96685C" w:rsidR="004B2E17" w:rsidRDefault="004B2E17" w:rsidP="004B2E17">
      <w:pPr>
        <w:pStyle w:val="Paragraph"/>
        <w:numPr>
          <w:ilvl w:val="0"/>
          <w:numId w:val="5"/>
        </w:numPr>
        <w:ind w:left="1080"/>
      </w:pPr>
      <w:proofErr w:type="spellStart"/>
      <w:r>
        <w:t>Contoh</w:t>
      </w:r>
      <w:proofErr w:type="spellEnd"/>
      <w:proofErr w:type="gramStart"/>
      <w:r>
        <w:t>: !</w:t>
      </w:r>
      <w:r w:rsidR="00240344">
        <w:t>Kmst</w:t>
      </w:r>
      <w:r w:rsidR="00A11406">
        <w:t>Y</w:t>
      </w:r>
      <w:r w:rsidR="00240344">
        <w:t>k</w:t>
      </w:r>
      <w:proofErr w:type="gramEnd"/>
      <w:r w:rsidR="00A11406">
        <w:t>1YSkr_</w:t>
      </w:r>
    </w:p>
    <w:p w14:paraId="64479F75" w14:textId="77777777" w:rsidR="00282EB3" w:rsidRDefault="00282EB3" w:rsidP="00282EB3">
      <w:pPr>
        <w:pStyle w:val="Paragraph"/>
        <w:keepNext/>
        <w:ind w:left="360"/>
      </w:pPr>
      <w:r>
        <w:rPr>
          <w:noProof/>
        </w:rPr>
        <w:lastRenderedPageBreak/>
        <w:drawing>
          <wp:inline distT="0" distB="0" distL="0" distR="0" wp14:anchorId="7256F582" wp14:editId="3CE97AF6">
            <wp:extent cx="5469467" cy="5695493"/>
            <wp:effectExtent l="0" t="0" r="0" b="635"/>
            <wp:docPr id="285" name="Picture 28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250" cy="570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C99D" w14:textId="0AB74C21" w:rsidR="00282EB3" w:rsidRDefault="00282EB3" w:rsidP="00282EB3">
      <w:pPr>
        <w:pStyle w:val="Caption"/>
        <w:ind w:left="360"/>
      </w:pPr>
      <w:bookmarkStart w:id="45" w:name="_Toc117602907"/>
      <w:r>
        <w:t xml:space="preserve">Gambar </w:t>
      </w:r>
      <w:fldSimple w:instr=" SEQ Gambar \* ARABIC ">
        <w:r w:rsidR="0065120F">
          <w:rPr>
            <w:noProof/>
          </w:rPr>
          <w:t>12</w:t>
        </w:r>
      </w:fldSimple>
      <w:r>
        <w:rPr>
          <w:lang w:val="en-US"/>
        </w:rPr>
        <w:t xml:space="preserve">. Sequence diagram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list user login</w:t>
      </w:r>
      <w:bookmarkEnd w:id="45"/>
    </w:p>
    <w:p w14:paraId="5C2C9749" w14:textId="77777777" w:rsidR="002109EB" w:rsidRPr="002109EB" w:rsidRDefault="002109EB" w:rsidP="002109EB">
      <w:pPr>
        <w:pStyle w:val="Paragraph"/>
      </w:pPr>
    </w:p>
    <w:p w14:paraId="22FBA069" w14:textId="5688DB6E" w:rsidR="000304D7" w:rsidRDefault="000304D7" w:rsidP="008059C9">
      <w:pPr>
        <w:pStyle w:val="Heading4"/>
        <w:ind w:left="1350" w:hanging="990"/>
      </w:pPr>
      <w:proofErr w:type="spellStart"/>
      <w:r>
        <w:lastRenderedPageBreak/>
        <w:t>Meng</w:t>
      </w:r>
      <w:proofErr w:type="spellEnd"/>
      <w:r w:rsidR="00A80941">
        <w:rPr>
          <w:lang w:val="en-US"/>
        </w:rPr>
        <w:t>edit data</w:t>
      </w:r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login</w:t>
      </w:r>
      <w:proofErr w:type="spellEnd"/>
    </w:p>
    <w:p w14:paraId="18191EAD" w14:textId="77777777" w:rsidR="003D0A27" w:rsidRDefault="003D0A27" w:rsidP="003D0A27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6B4DA6B8" wp14:editId="796C699E">
            <wp:extent cx="5486400" cy="5976322"/>
            <wp:effectExtent l="0" t="0" r="0" b="5715"/>
            <wp:docPr id="286" name="Picture 28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80" cy="598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E600" w14:textId="546A3E30" w:rsidR="008F013E" w:rsidRDefault="003D0A27" w:rsidP="003D0A27">
      <w:pPr>
        <w:pStyle w:val="Caption"/>
        <w:ind w:left="360"/>
      </w:pPr>
      <w:bookmarkStart w:id="46" w:name="_Toc117602908"/>
      <w:r>
        <w:t xml:space="preserve">Gambar </w:t>
      </w:r>
      <w:fldSimple w:instr=" SEQ Gambar \* ARABIC ">
        <w:r w:rsidR="0065120F">
          <w:rPr>
            <w:noProof/>
          </w:rPr>
          <w:t>13</w:t>
        </w:r>
      </w:fldSimple>
      <w:r>
        <w:rPr>
          <w:lang w:val="en-US"/>
        </w:rPr>
        <w:t xml:space="preserve"> Activity diagram edit list user login</w:t>
      </w:r>
      <w:bookmarkEnd w:id="46"/>
    </w:p>
    <w:p w14:paraId="79036433" w14:textId="1227E15B" w:rsidR="008F013E" w:rsidRDefault="008F013E" w:rsidP="008F013E">
      <w:pPr>
        <w:pStyle w:val="Paragraph"/>
        <w:ind w:left="360"/>
      </w:pPr>
    </w:p>
    <w:p w14:paraId="0EB3AD2F" w14:textId="77777777" w:rsidR="001D5D57" w:rsidRDefault="001D5D57" w:rsidP="001D5D57">
      <w:pPr>
        <w:pStyle w:val="Paragraph"/>
        <w:keepNext/>
        <w:ind w:left="360"/>
      </w:pPr>
      <w:r>
        <w:rPr>
          <w:noProof/>
        </w:rPr>
        <w:lastRenderedPageBreak/>
        <w:drawing>
          <wp:inline distT="0" distB="0" distL="0" distR="0" wp14:anchorId="37C1683C" wp14:editId="6CBA6787">
            <wp:extent cx="5477933" cy="4251983"/>
            <wp:effectExtent l="0" t="0" r="8890" b="0"/>
            <wp:docPr id="287" name="Picture 28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 descr="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965" cy="4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1808" w14:textId="73C65FE2" w:rsidR="008F013E" w:rsidRDefault="001D5D57" w:rsidP="001D5D57">
      <w:pPr>
        <w:pStyle w:val="Caption"/>
        <w:ind w:left="360"/>
      </w:pPr>
      <w:bookmarkStart w:id="47" w:name="_Toc117602909"/>
      <w:r>
        <w:t xml:space="preserve">Gambar </w:t>
      </w:r>
      <w:fldSimple w:instr=" SEQ Gambar \* ARABIC ">
        <w:r w:rsidR="0065120F">
          <w:rPr>
            <w:noProof/>
          </w:rPr>
          <w:t>14</w:t>
        </w:r>
      </w:fldSimple>
      <w:r>
        <w:rPr>
          <w:lang w:val="en-US"/>
        </w:rPr>
        <w:t xml:space="preserve">. Sequence </w:t>
      </w:r>
      <w:proofErr w:type="gramStart"/>
      <w:r>
        <w:rPr>
          <w:lang w:val="en-US"/>
        </w:rPr>
        <w:t>diagram</w:t>
      </w:r>
      <w:proofErr w:type="gramEnd"/>
      <w:r>
        <w:rPr>
          <w:lang w:val="en-US"/>
        </w:rPr>
        <w:t xml:space="preserve"> edit list user login</w:t>
      </w:r>
      <w:bookmarkEnd w:id="47"/>
    </w:p>
    <w:p w14:paraId="5B22BA8E" w14:textId="77777777" w:rsidR="008F013E" w:rsidRPr="008F013E" w:rsidRDefault="008F013E" w:rsidP="008F013E">
      <w:pPr>
        <w:pStyle w:val="Paragraph"/>
        <w:ind w:left="360"/>
      </w:pPr>
    </w:p>
    <w:p w14:paraId="428BC0D9" w14:textId="3E10A092" w:rsidR="000304D7" w:rsidRDefault="000304D7" w:rsidP="008059C9">
      <w:pPr>
        <w:pStyle w:val="Heading4"/>
        <w:ind w:left="1350" w:hanging="990"/>
      </w:pPr>
      <w:r>
        <w:lastRenderedPageBreak/>
        <w:t>Mengaktifkan</w:t>
      </w:r>
      <w:r w:rsidR="00D460D6">
        <w:t xml:space="preserve"> dan menonaktifkan </w:t>
      </w:r>
      <w:proofErr w:type="spellStart"/>
      <w:r w:rsidR="00D460D6">
        <w:t>user</w:t>
      </w:r>
      <w:proofErr w:type="spellEnd"/>
      <w:r w:rsidR="00D460D6">
        <w:t xml:space="preserve"> </w:t>
      </w:r>
      <w:proofErr w:type="spellStart"/>
      <w:r w:rsidR="00D460D6">
        <w:t>login</w:t>
      </w:r>
      <w:proofErr w:type="spellEnd"/>
    </w:p>
    <w:p w14:paraId="0FA1EFFA" w14:textId="77777777" w:rsidR="00EA0D49" w:rsidRDefault="00EA0D49" w:rsidP="00EA0D49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4B464184" wp14:editId="3409319F">
            <wp:extent cx="5494867" cy="5813869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601" cy="58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DE2D" w14:textId="26945ED1" w:rsidR="00A0716D" w:rsidRDefault="00EA0D49" w:rsidP="00EA0D49">
      <w:pPr>
        <w:pStyle w:val="Caption"/>
        <w:ind w:left="360"/>
      </w:pPr>
      <w:bookmarkStart w:id="48" w:name="_Toc117602910"/>
      <w:r>
        <w:t xml:space="preserve">Gambar </w:t>
      </w:r>
      <w:fldSimple w:instr=" SEQ Gambar \* ARABIC ">
        <w:r w:rsidR="0065120F">
          <w:rPr>
            <w:noProof/>
          </w:rPr>
          <w:t>15</w:t>
        </w:r>
      </w:fldSimple>
      <w:r>
        <w:rPr>
          <w:lang w:val="en-US"/>
        </w:rPr>
        <w:t xml:space="preserve">. Activity diagram </w:t>
      </w:r>
      <w:proofErr w:type="spellStart"/>
      <w:r>
        <w:rPr>
          <w:lang w:val="en-US"/>
        </w:rPr>
        <w:t>mengaktifkan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menonaktifkan</w:t>
      </w:r>
      <w:proofErr w:type="spellEnd"/>
      <w:r>
        <w:rPr>
          <w:lang w:val="en-US"/>
        </w:rPr>
        <w:t xml:space="preserve"> user login</w:t>
      </w:r>
      <w:bookmarkEnd w:id="48"/>
    </w:p>
    <w:p w14:paraId="2D307083" w14:textId="36591626" w:rsidR="00A0716D" w:rsidRDefault="00A0716D" w:rsidP="00A0716D">
      <w:pPr>
        <w:pStyle w:val="Paragraph"/>
        <w:ind w:left="360"/>
      </w:pPr>
    </w:p>
    <w:p w14:paraId="097A6556" w14:textId="77777777" w:rsidR="00A24A9F" w:rsidRDefault="00A24A9F" w:rsidP="00A24A9F">
      <w:pPr>
        <w:pStyle w:val="Paragraph"/>
        <w:keepNext/>
        <w:ind w:left="360"/>
      </w:pPr>
      <w:r>
        <w:rPr>
          <w:noProof/>
        </w:rPr>
        <w:lastRenderedPageBreak/>
        <w:drawing>
          <wp:inline distT="0" distB="0" distL="0" distR="0" wp14:anchorId="634D2BD2" wp14:editId="70F76166">
            <wp:extent cx="5486400" cy="3707241"/>
            <wp:effectExtent l="0" t="0" r="0" b="7620"/>
            <wp:docPr id="292" name="Picture 29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312" cy="37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915D" w14:textId="298FB62F" w:rsidR="00A0716D" w:rsidRDefault="00A24A9F" w:rsidP="00126313">
      <w:pPr>
        <w:pStyle w:val="Caption"/>
        <w:ind w:left="360"/>
      </w:pPr>
      <w:bookmarkStart w:id="49" w:name="_Toc117602911"/>
      <w:r>
        <w:t xml:space="preserve">Gambar </w:t>
      </w:r>
      <w:fldSimple w:instr=" SEQ Gambar \* ARABIC ">
        <w:r w:rsidR="0065120F">
          <w:rPr>
            <w:noProof/>
          </w:rPr>
          <w:t>16</w:t>
        </w:r>
      </w:fldSimple>
      <w:r>
        <w:rPr>
          <w:lang w:val="en-US"/>
        </w:rPr>
        <w:t xml:space="preserve">. Sequence </w:t>
      </w:r>
      <w:r w:rsidRPr="00732A1A">
        <w:rPr>
          <w:lang w:val="en-US"/>
        </w:rPr>
        <w:t xml:space="preserve">diagram </w:t>
      </w:r>
      <w:proofErr w:type="spellStart"/>
      <w:r w:rsidRPr="00732A1A">
        <w:rPr>
          <w:lang w:val="en-US"/>
        </w:rPr>
        <w:t>mengaktifkan</w:t>
      </w:r>
      <w:proofErr w:type="spellEnd"/>
      <w:r w:rsidRPr="00732A1A">
        <w:rPr>
          <w:lang w:val="en-US"/>
        </w:rPr>
        <w:t xml:space="preserve"> dan </w:t>
      </w:r>
      <w:proofErr w:type="spellStart"/>
      <w:r w:rsidRPr="00732A1A">
        <w:rPr>
          <w:lang w:val="en-US"/>
        </w:rPr>
        <w:t>menonaktifkan</w:t>
      </w:r>
      <w:proofErr w:type="spellEnd"/>
      <w:r w:rsidRPr="00732A1A">
        <w:rPr>
          <w:lang w:val="en-US"/>
        </w:rPr>
        <w:t xml:space="preserve"> user login</w:t>
      </w:r>
      <w:bookmarkEnd w:id="49"/>
    </w:p>
    <w:p w14:paraId="5ADA0B29" w14:textId="79EB18B4" w:rsidR="00A0716D" w:rsidRDefault="00A0716D" w:rsidP="00A0716D">
      <w:pPr>
        <w:pStyle w:val="Paragraph"/>
        <w:ind w:left="360"/>
      </w:pPr>
    </w:p>
    <w:p w14:paraId="4B1FB869" w14:textId="77777777" w:rsidR="00A0716D" w:rsidRPr="00A0716D" w:rsidRDefault="00A0716D" w:rsidP="00A0716D">
      <w:pPr>
        <w:pStyle w:val="Paragraph"/>
        <w:ind w:left="360"/>
      </w:pPr>
    </w:p>
    <w:p w14:paraId="5263B46C" w14:textId="1AF27A46" w:rsidR="00D460D6" w:rsidRDefault="00192F15" w:rsidP="008059C9">
      <w:pPr>
        <w:pStyle w:val="Heading4"/>
        <w:ind w:left="1350" w:hanging="990"/>
      </w:pPr>
      <w:r>
        <w:lastRenderedPageBreak/>
        <w:t xml:space="preserve">Menghapus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login</w:t>
      </w:r>
      <w:proofErr w:type="spellEnd"/>
    </w:p>
    <w:p w14:paraId="245B656D" w14:textId="77777777" w:rsidR="006B3140" w:rsidRDefault="006B3140" w:rsidP="006B3140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2CF081E6" wp14:editId="7464FB2A">
            <wp:extent cx="5477933" cy="5967099"/>
            <wp:effectExtent l="0" t="0" r="8890" b="0"/>
            <wp:docPr id="289" name="Picture 28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737" cy="597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9902" w14:textId="589917AE" w:rsidR="00A0716D" w:rsidRDefault="006B3140" w:rsidP="006B3140">
      <w:pPr>
        <w:pStyle w:val="Caption"/>
        <w:ind w:left="360"/>
      </w:pPr>
      <w:bookmarkStart w:id="50" w:name="_Toc117602912"/>
      <w:r>
        <w:t xml:space="preserve">Gambar </w:t>
      </w:r>
      <w:fldSimple w:instr=" SEQ Gambar \* ARABIC ">
        <w:r w:rsidR="0065120F">
          <w:rPr>
            <w:noProof/>
          </w:rPr>
          <w:t>17</w:t>
        </w:r>
      </w:fldSimple>
      <w:r>
        <w:rPr>
          <w:lang w:val="en-US"/>
        </w:rPr>
        <w:t xml:space="preserve">. Activity diagram </w:t>
      </w:r>
      <w:proofErr w:type="spellStart"/>
      <w:r w:rsidR="00EA0D49">
        <w:rPr>
          <w:lang w:val="en-US"/>
        </w:rPr>
        <w:t>menghapus</w:t>
      </w:r>
      <w:proofErr w:type="spellEnd"/>
      <w:r>
        <w:rPr>
          <w:lang w:val="en-US"/>
        </w:rPr>
        <w:t xml:space="preserve"> list user login</w:t>
      </w:r>
      <w:bookmarkEnd w:id="50"/>
    </w:p>
    <w:p w14:paraId="409393AA" w14:textId="7894AE75" w:rsidR="00A0716D" w:rsidRDefault="00A0716D" w:rsidP="00A0716D">
      <w:pPr>
        <w:pStyle w:val="Paragraph"/>
        <w:ind w:left="360"/>
      </w:pPr>
    </w:p>
    <w:p w14:paraId="2299E326" w14:textId="77777777" w:rsidR="00630F4A" w:rsidRDefault="00630F4A" w:rsidP="00630F4A">
      <w:pPr>
        <w:pStyle w:val="Paragraph"/>
        <w:keepNext/>
        <w:ind w:left="360"/>
      </w:pPr>
      <w:r>
        <w:rPr>
          <w:noProof/>
        </w:rPr>
        <w:lastRenderedPageBreak/>
        <w:drawing>
          <wp:inline distT="0" distB="0" distL="0" distR="0" wp14:anchorId="3BD25F84" wp14:editId="2AF42FFA">
            <wp:extent cx="5452533" cy="3684356"/>
            <wp:effectExtent l="0" t="0" r="0" b="0"/>
            <wp:docPr id="290" name="Picture 29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 descr="Dia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754" cy="368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A634" w14:textId="5134BEF4" w:rsidR="00A0716D" w:rsidRDefault="00630F4A" w:rsidP="00630F4A">
      <w:pPr>
        <w:pStyle w:val="Caption"/>
        <w:ind w:left="360"/>
      </w:pPr>
      <w:bookmarkStart w:id="51" w:name="_Toc117602913"/>
      <w:r>
        <w:t xml:space="preserve">Gambar </w:t>
      </w:r>
      <w:fldSimple w:instr=" SEQ Gambar \* ARABIC ">
        <w:r w:rsidR="0065120F">
          <w:rPr>
            <w:noProof/>
          </w:rPr>
          <w:t>18</w:t>
        </w:r>
      </w:fldSimple>
      <w:r>
        <w:rPr>
          <w:lang w:val="en-US"/>
        </w:rPr>
        <w:t xml:space="preserve">. Sequence diagram </w:t>
      </w:r>
      <w:proofErr w:type="spellStart"/>
      <w:r w:rsidR="00EA0D49">
        <w:rPr>
          <w:lang w:val="en-US"/>
        </w:rPr>
        <w:t>menghapus</w:t>
      </w:r>
      <w:proofErr w:type="spellEnd"/>
      <w:r w:rsidRPr="003A1714">
        <w:rPr>
          <w:lang w:val="en-US"/>
        </w:rPr>
        <w:t xml:space="preserve"> list user login</w:t>
      </w:r>
      <w:bookmarkEnd w:id="51"/>
    </w:p>
    <w:p w14:paraId="44ACA7D1" w14:textId="2EAECAB4" w:rsidR="00A0716D" w:rsidRDefault="00A0716D" w:rsidP="00A0716D">
      <w:pPr>
        <w:pStyle w:val="Paragraph"/>
        <w:ind w:left="360"/>
      </w:pPr>
    </w:p>
    <w:p w14:paraId="02A323B3" w14:textId="3B11E329" w:rsidR="00A0716D" w:rsidRDefault="0055652B" w:rsidP="002B2ECC">
      <w:pPr>
        <w:pStyle w:val="Heading3"/>
        <w:ind w:left="1170" w:hanging="810"/>
      </w:pPr>
      <w:bookmarkStart w:id="52" w:name="_Toc117602864"/>
      <w:r>
        <w:t>Kelola data master bank</w:t>
      </w:r>
      <w:bookmarkEnd w:id="52"/>
    </w:p>
    <w:p w14:paraId="713ADAC5" w14:textId="1624352C" w:rsidR="00192F15" w:rsidRDefault="000F7B08" w:rsidP="00163735">
      <w:pPr>
        <w:pStyle w:val="Paragraph"/>
        <w:ind w:left="360" w:firstLine="810"/>
        <w:rPr>
          <w:lang w:val="en-GB" w:eastAsia="id-ID"/>
        </w:rPr>
      </w:pPr>
      <w:r>
        <w:rPr>
          <w:lang w:val="en-GB" w:eastAsia="id-ID"/>
        </w:rPr>
        <w:t xml:space="preserve">Pada </w:t>
      </w:r>
      <w:proofErr w:type="spellStart"/>
      <w:r>
        <w:rPr>
          <w:lang w:val="en-GB" w:eastAsia="id-ID"/>
        </w:rPr>
        <w:t>bagian</w:t>
      </w:r>
      <w:proofErr w:type="spellEnd"/>
      <w:r>
        <w:rPr>
          <w:lang w:val="en-GB" w:eastAsia="id-ID"/>
        </w:rPr>
        <w:t xml:space="preserve"> </w:t>
      </w:r>
      <w:proofErr w:type="spellStart"/>
      <w:r>
        <w:rPr>
          <w:lang w:val="en-GB" w:eastAsia="id-ID"/>
        </w:rPr>
        <w:t>ini</w:t>
      </w:r>
      <w:proofErr w:type="spellEnd"/>
      <w:r>
        <w:rPr>
          <w:lang w:val="en-GB" w:eastAsia="id-ID"/>
        </w:rPr>
        <w:t xml:space="preserve"> </w:t>
      </w:r>
      <w:proofErr w:type="spellStart"/>
      <w:r>
        <w:rPr>
          <w:lang w:val="en-GB" w:eastAsia="id-ID"/>
        </w:rPr>
        <w:t>akan</w:t>
      </w:r>
      <w:proofErr w:type="spellEnd"/>
      <w:r>
        <w:rPr>
          <w:lang w:val="en-GB" w:eastAsia="id-ID"/>
        </w:rPr>
        <w:t xml:space="preserve"> </w:t>
      </w:r>
      <w:proofErr w:type="spellStart"/>
      <w:r>
        <w:rPr>
          <w:lang w:val="en-GB" w:eastAsia="id-ID"/>
        </w:rPr>
        <w:t>diuraikan</w:t>
      </w:r>
      <w:proofErr w:type="spellEnd"/>
      <w:r>
        <w:rPr>
          <w:lang w:val="en-GB" w:eastAsia="id-ID"/>
        </w:rPr>
        <w:t xml:space="preserve"> </w:t>
      </w:r>
      <w:proofErr w:type="spellStart"/>
      <w:r>
        <w:rPr>
          <w:lang w:val="en-GB" w:eastAsia="id-ID"/>
        </w:rPr>
        <w:t>mengenai</w:t>
      </w:r>
      <w:proofErr w:type="spellEnd"/>
      <w:r>
        <w:rPr>
          <w:lang w:val="en-GB" w:eastAsia="id-ID"/>
        </w:rPr>
        <w:t xml:space="preserve"> </w:t>
      </w:r>
      <w:proofErr w:type="spellStart"/>
      <w:r>
        <w:rPr>
          <w:lang w:val="en-GB" w:eastAsia="id-ID"/>
        </w:rPr>
        <w:t>ruang</w:t>
      </w:r>
      <w:proofErr w:type="spellEnd"/>
      <w:r>
        <w:rPr>
          <w:lang w:val="en-GB" w:eastAsia="id-ID"/>
        </w:rPr>
        <w:t xml:space="preserve"> </w:t>
      </w:r>
      <w:proofErr w:type="spellStart"/>
      <w:r>
        <w:rPr>
          <w:lang w:val="en-GB" w:eastAsia="id-ID"/>
        </w:rPr>
        <w:t>lingkup</w:t>
      </w:r>
      <w:proofErr w:type="spellEnd"/>
      <w:r>
        <w:rPr>
          <w:lang w:val="en-GB" w:eastAsia="id-ID"/>
        </w:rPr>
        <w:t xml:space="preserve"> dan </w:t>
      </w:r>
      <w:proofErr w:type="spellStart"/>
      <w:r>
        <w:rPr>
          <w:lang w:val="en-GB" w:eastAsia="id-ID"/>
        </w:rPr>
        <w:t>aktivitas</w:t>
      </w:r>
      <w:proofErr w:type="spellEnd"/>
      <w:r>
        <w:rPr>
          <w:lang w:val="en-GB" w:eastAsia="id-ID"/>
        </w:rPr>
        <w:t xml:space="preserve"> </w:t>
      </w:r>
      <w:proofErr w:type="spellStart"/>
      <w:r>
        <w:rPr>
          <w:lang w:val="en-GB" w:eastAsia="id-ID"/>
        </w:rPr>
        <w:t>terkait</w:t>
      </w:r>
      <w:proofErr w:type="spellEnd"/>
      <w:r>
        <w:rPr>
          <w:lang w:val="en-GB" w:eastAsia="id-ID"/>
        </w:rPr>
        <w:t xml:space="preserve"> </w:t>
      </w:r>
      <w:proofErr w:type="spellStart"/>
      <w:r>
        <w:rPr>
          <w:lang w:val="en-GB" w:eastAsia="id-ID"/>
        </w:rPr>
        <w:t>mengelola</w:t>
      </w:r>
      <w:proofErr w:type="spellEnd"/>
      <w:r>
        <w:rPr>
          <w:lang w:val="en-GB" w:eastAsia="id-ID"/>
        </w:rPr>
        <w:t xml:space="preserve"> master bank.</w:t>
      </w:r>
    </w:p>
    <w:p w14:paraId="2DBAC701" w14:textId="77777777" w:rsidR="007659D5" w:rsidRPr="007659D5" w:rsidRDefault="007659D5" w:rsidP="007659D5">
      <w:pPr>
        <w:pStyle w:val="Paragraph"/>
        <w:ind w:left="360"/>
      </w:pPr>
    </w:p>
    <w:p w14:paraId="0E253404" w14:textId="382FA826" w:rsidR="000304D7" w:rsidRDefault="000F7B08" w:rsidP="00163735">
      <w:pPr>
        <w:pStyle w:val="Heading4"/>
        <w:ind w:left="1260" w:hanging="900"/>
      </w:pPr>
      <w:r>
        <w:t xml:space="preserve">Menampilkan </w:t>
      </w:r>
      <w:proofErr w:type="spellStart"/>
      <w:r>
        <w:t>list</w:t>
      </w:r>
      <w:proofErr w:type="spellEnd"/>
      <w:r>
        <w:t xml:space="preserve"> bank</w:t>
      </w:r>
    </w:p>
    <w:p w14:paraId="5572B890" w14:textId="77777777" w:rsidR="00304C86" w:rsidRDefault="00304C86" w:rsidP="00304C86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1DD7FC42" wp14:editId="01F5227B">
            <wp:extent cx="5452110" cy="1714280"/>
            <wp:effectExtent l="0" t="0" r="0" b="635"/>
            <wp:docPr id="293" name="Picture 29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 descr="Dia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672" cy="17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4375" w14:textId="718520FC" w:rsidR="00304C86" w:rsidRPr="008A6B7A" w:rsidRDefault="00304C86" w:rsidP="00304C86">
      <w:pPr>
        <w:pStyle w:val="Caption"/>
        <w:ind w:left="360"/>
        <w:rPr>
          <w:lang w:val="en-US"/>
        </w:rPr>
      </w:pPr>
      <w:bookmarkStart w:id="53" w:name="_Toc117602914"/>
      <w:r>
        <w:t xml:space="preserve">Gambar </w:t>
      </w:r>
      <w:fldSimple w:instr=" SEQ Gambar \* ARABIC ">
        <w:r w:rsidR="0065120F">
          <w:rPr>
            <w:noProof/>
          </w:rPr>
          <w:t>19</w:t>
        </w:r>
      </w:fldSimple>
      <w:r>
        <w:rPr>
          <w:lang w:val="en-US"/>
        </w:rPr>
        <w:t xml:space="preserve">. Activity diagram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list master bank</w:t>
      </w:r>
      <w:bookmarkEnd w:id="53"/>
    </w:p>
    <w:p w14:paraId="236B9C7F" w14:textId="77777777" w:rsidR="00304C86" w:rsidRDefault="00304C86" w:rsidP="00304C86">
      <w:pPr>
        <w:pStyle w:val="Paragraph"/>
        <w:ind w:left="360"/>
      </w:pPr>
    </w:p>
    <w:p w14:paraId="725F886E" w14:textId="77777777" w:rsidR="00304C86" w:rsidRDefault="00304C86" w:rsidP="00304C86">
      <w:pPr>
        <w:pStyle w:val="Paragraph"/>
        <w:keepNext/>
        <w:ind w:left="360"/>
      </w:pPr>
      <w:r>
        <w:rPr>
          <w:noProof/>
        </w:rPr>
        <w:lastRenderedPageBreak/>
        <w:drawing>
          <wp:inline distT="0" distB="0" distL="0" distR="0" wp14:anchorId="34388C7F" wp14:editId="7872A65F">
            <wp:extent cx="5452110" cy="1304737"/>
            <wp:effectExtent l="0" t="0" r="0" b="0"/>
            <wp:docPr id="294" name="Picture 29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 descr="Dia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498" cy="130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CB10" w14:textId="69337636" w:rsidR="00304C86" w:rsidRDefault="00304C86" w:rsidP="00304C86">
      <w:pPr>
        <w:pStyle w:val="Caption"/>
      </w:pPr>
      <w:bookmarkStart w:id="54" w:name="_Toc117602915"/>
      <w:r>
        <w:t xml:space="preserve">Gambar </w:t>
      </w:r>
      <w:fldSimple w:instr=" SEQ Gambar \* ARABIC ">
        <w:r w:rsidR="0065120F">
          <w:rPr>
            <w:noProof/>
          </w:rPr>
          <w:t>20</w:t>
        </w:r>
      </w:fldSimple>
      <w:r>
        <w:rPr>
          <w:lang w:val="en-US"/>
        </w:rPr>
        <w:t xml:space="preserve">. Sequence diagram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list master bank</w:t>
      </w:r>
      <w:bookmarkEnd w:id="54"/>
    </w:p>
    <w:p w14:paraId="17529033" w14:textId="77777777" w:rsidR="00304C86" w:rsidRPr="00304C86" w:rsidRDefault="00304C86" w:rsidP="00304C86"/>
    <w:p w14:paraId="4A94E3CE" w14:textId="052B6CFF" w:rsidR="000F7B08" w:rsidRDefault="000F7B08" w:rsidP="00163735">
      <w:pPr>
        <w:pStyle w:val="Heading4"/>
        <w:ind w:left="1260" w:hanging="900"/>
      </w:pPr>
      <w:r>
        <w:t xml:space="preserve">Menambahkan </w:t>
      </w:r>
      <w:proofErr w:type="spellStart"/>
      <w:r>
        <w:t>list</w:t>
      </w:r>
      <w:proofErr w:type="spellEnd"/>
      <w:r>
        <w:t xml:space="preserve"> bank</w:t>
      </w:r>
    </w:p>
    <w:p w14:paraId="351DBBDC" w14:textId="77777777" w:rsidR="00697279" w:rsidRDefault="00697279" w:rsidP="00697279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189A84E9" wp14:editId="7CA5A49F">
            <wp:extent cx="5503333" cy="4274747"/>
            <wp:effectExtent l="0" t="0" r="254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456" cy="42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291B" w14:textId="43B67AF3" w:rsidR="00304C86" w:rsidRDefault="00697279" w:rsidP="00697279">
      <w:pPr>
        <w:pStyle w:val="Caption"/>
        <w:ind w:left="360"/>
      </w:pPr>
      <w:bookmarkStart w:id="55" w:name="_Toc117602916"/>
      <w:r>
        <w:t xml:space="preserve">Gambar </w:t>
      </w:r>
      <w:fldSimple w:instr=" SEQ Gambar \* ARABIC ">
        <w:r w:rsidR="0065120F">
          <w:rPr>
            <w:noProof/>
          </w:rPr>
          <w:t>21</w:t>
        </w:r>
      </w:fldSimple>
      <w:r>
        <w:rPr>
          <w:lang w:val="en-US"/>
        </w:rPr>
        <w:t xml:space="preserve">. Activity diagram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list bank</w:t>
      </w:r>
      <w:bookmarkEnd w:id="55"/>
    </w:p>
    <w:p w14:paraId="761EC2B2" w14:textId="15200F31" w:rsidR="00697279" w:rsidRDefault="00697279" w:rsidP="00697279">
      <w:pPr>
        <w:pStyle w:val="Paragraph"/>
        <w:ind w:left="360"/>
      </w:pPr>
    </w:p>
    <w:p w14:paraId="7FCD4A66" w14:textId="77777777" w:rsidR="00246B4A" w:rsidRDefault="005B6502" w:rsidP="00246B4A">
      <w:pPr>
        <w:pStyle w:val="Paragraph"/>
        <w:keepNext/>
        <w:ind w:left="360"/>
      </w:pPr>
      <w:r>
        <w:rPr>
          <w:noProof/>
        </w:rPr>
        <w:lastRenderedPageBreak/>
        <w:drawing>
          <wp:inline distT="0" distB="0" distL="0" distR="0" wp14:anchorId="585FEC6E" wp14:editId="3913D137">
            <wp:extent cx="5731510" cy="3909060"/>
            <wp:effectExtent l="0" t="0" r="254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8D44" w14:textId="0A916CD8" w:rsidR="00697279" w:rsidRDefault="00246B4A" w:rsidP="00246B4A">
      <w:pPr>
        <w:pStyle w:val="Caption"/>
        <w:ind w:left="360"/>
      </w:pPr>
      <w:bookmarkStart w:id="56" w:name="_Toc117602917"/>
      <w:r>
        <w:t xml:space="preserve">Gambar </w:t>
      </w:r>
      <w:fldSimple w:instr=" SEQ Gambar \* ARABIC ">
        <w:r w:rsidR="0065120F">
          <w:rPr>
            <w:noProof/>
          </w:rPr>
          <w:t>22</w:t>
        </w:r>
      </w:fldSimple>
      <w:r>
        <w:rPr>
          <w:lang w:val="en-US"/>
        </w:rPr>
        <w:t xml:space="preserve">. Sequence </w:t>
      </w:r>
      <w:r w:rsidRPr="00762AD2">
        <w:rPr>
          <w:lang w:val="en-US"/>
        </w:rPr>
        <w:t xml:space="preserve">diagram </w:t>
      </w:r>
      <w:proofErr w:type="spellStart"/>
      <w:r w:rsidRPr="00762AD2">
        <w:rPr>
          <w:lang w:val="en-US"/>
        </w:rPr>
        <w:t>menambahkan</w:t>
      </w:r>
      <w:proofErr w:type="spellEnd"/>
      <w:r w:rsidRPr="00762AD2">
        <w:rPr>
          <w:lang w:val="en-US"/>
        </w:rPr>
        <w:t xml:space="preserve"> list bank</w:t>
      </w:r>
      <w:bookmarkEnd w:id="56"/>
    </w:p>
    <w:p w14:paraId="2B38D7C1" w14:textId="3EB9D38A" w:rsidR="00697279" w:rsidRDefault="00697279" w:rsidP="00697279">
      <w:pPr>
        <w:pStyle w:val="Paragraph"/>
        <w:ind w:left="360"/>
      </w:pPr>
    </w:p>
    <w:p w14:paraId="5100028C" w14:textId="01C01057" w:rsidR="000F7B08" w:rsidRDefault="000F7B08" w:rsidP="00163735">
      <w:pPr>
        <w:pStyle w:val="Heading4"/>
        <w:ind w:left="1260" w:hanging="900"/>
      </w:pPr>
      <w:r>
        <w:lastRenderedPageBreak/>
        <w:t xml:space="preserve">Mengedit </w:t>
      </w:r>
      <w:proofErr w:type="spellStart"/>
      <w:r>
        <w:t>list</w:t>
      </w:r>
      <w:proofErr w:type="spellEnd"/>
      <w:r>
        <w:t xml:space="preserve"> bank</w:t>
      </w:r>
    </w:p>
    <w:p w14:paraId="4B59E97E" w14:textId="77777777" w:rsidR="00963CD3" w:rsidRDefault="00963CD3" w:rsidP="00963CD3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1DDE1BDC" wp14:editId="31A6BB53">
            <wp:extent cx="5461000" cy="4404618"/>
            <wp:effectExtent l="0" t="0" r="6350" b="0"/>
            <wp:docPr id="297" name="Picture 29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 descr="Dia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810" cy="441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9BC4" w14:textId="1654E4CC" w:rsidR="00246B4A" w:rsidRDefault="00963CD3" w:rsidP="00963CD3">
      <w:pPr>
        <w:pStyle w:val="Caption"/>
        <w:ind w:left="360"/>
      </w:pPr>
      <w:bookmarkStart w:id="57" w:name="_Toc117602918"/>
      <w:r>
        <w:t xml:space="preserve">Gambar </w:t>
      </w:r>
      <w:fldSimple w:instr=" SEQ Gambar \* ARABIC ">
        <w:r w:rsidR="0065120F">
          <w:rPr>
            <w:noProof/>
          </w:rPr>
          <w:t>23</w:t>
        </w:r>
      </w:fldSimple>
      <w:r>
        <w:rPr>
          <w:lang w:val="en-US"/>
        </w:rPr>
        <w:t xml:space="preserve">. Activity </w:t>
      </w:r>
      <w:proofErr w:type="gramStart"/>
      <w:r>
        <w:rPr>
          <w:lang w:val="en-US"/>
        </w:rPr>
        <w:t>diagram</w:t>
      </w:r>
      <w:proofErr w:type="gramEnd"/>
      <w:r>
        <w:rPr>
          <w:lang w:val="en-US"/>
        </w:rPr>
        <w:t xml:space="preserve"> edit list bank</w:t>
      </w:r>
      <w:bookmarkEnd w:id="57"/>
    </w:p>
    <w:p w14:paraId="6C225C32" w14:textId="7D37E3D8" w:rsidR="00246B4A" w:rsidRDefault="00246B4A" w:rsidP="00246B4A">
      <w:pPr>
        <w:pStyle w:val="Paragraph"/>
        <w:ind w:left="360"/>
      </w:pPr>
    </w:p>
    <w:p w14:paraId="11496C59" w14:textId="77777777" w:rsidR="008E1A07" w:rsidRDefault="008E1A07" w:rsidP="008E1A07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43038863" wp14:editId="1801946E">
            <wp:extent cx="5461000" cy="3049351"/>
            <wp:effectExtent l="0" t="0" r="635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791" cy="305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D512" w14:textId="42A218E0" w:rsidR="00246B4A" w:rsidRDefault="008E1A07" w:rsidP="008E1A07">
      <w:pPr>
        <w:pStyle w:val="Caption"/>
        <w:ind w:left="360"/>
      </w:pPr>
      <w:bookmarkStart w:id="58" w:name="_Toc117602919"/>
      <w:r>
        <w:t xml:space="preserve">Gambar </w:t>
      </w:r>
      <w:fldSimple w:instr=" SEQ Gambar \* ARABIC ">
        <w:r w:rsidR="0065120F">
          <w:rPr>
            <w:noProof/>
          </w:rPr>
          <w:t>24</w:t>
        </w:r>
      </w:fldSimple>
      <w:r>
        <w:rPr>
          <w:lang w:val="en-US"/>
        </w:rPr>
        <w:t xml:space="preserve">. Sequence </w:t>
      </w:r>
      <w:proofErr w:type="gramStart"/>
      <w:r>
        <w:rPr>
          <w:lang w:val="en-US"/>
        </w:rPr>
        <w:t>diagram</w:t>
      </w:r>
      <w:proofErr w:type="gramEnd"/>
      <w:r>
        <w:rPr>
          <w:lang w:val="en-US"/>
        </w:rPr>
        <w:t xml:space="preserve"> edit list bank</w:t>
      </w:r>
      <w:bookmarkEnd w:id="58"/>
    </w:p>
    <w:p w14:paraId="6BEBDDAA" w14:textId="52A3B03A" w:rsidR="00246B4A" w:rsidRDefault="00246B4A" w:rsidP="00246B4A">
      <w:pPr>
        <w:pStyle w:val="Paragraph"/>
        <w:ind w:left="360"/>
      </w:pPr>
    </w:p>
    <w:p w14:paraId="6CAC8971" w14:textId="77777777" w:rsidR="00246B4A" w:rsidRPr="00246B4A" w:rsidRDefault="00246B4A" w:rsidP="00246B4A">
      <w:pPr>
        <w:pStyle w:val="Paragraph"/>
        <w:ind w:left="360"/>
      </w:pPr>
    </w:p>
    <w:p w14:paraId="2EDD9632" w14:textId="535684BC" w:rsidR="000F7B08" w:rsidRDefault="000F7B08" w:rsidP="00163735">
      <w:pPr>
        <w:pStyle w:val="Heading4"/>
        <w:ind w:left="1260" w:hanging="900"/>
      </w:pPr>
      <w:r>
        <w:t xml:space="preserve">Menonaktifkan </w:t>
      </w:r>
      <w:proofErr w:type="spellStart"/>
      <w:r>
        <w:t>list</w:t>
      </w:r>
      <w:proofErr w:type="spellEnd"/>
      <w:r>
        <w:t xml:space="preserve"> bank</w:t>
      </w:r>
    </w:p>
    <w:p w14:paraId="71AAA209" w14:textId="77777777" w:rsidR="00D6700A" w:rsidRDefault="00D6700A" w:rsidP="00D6700A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1D8FAE52" wp14:editId="4A6D150E">
            <wp:extent cx="5486400" cy="4188045"/>
            <wp:effectExtent l="0" t="0" r="0" b="3175"/>
            <wp:docPr id="299" name="Picture 29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Dia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38" cy="419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F172" w14:textId="74886837" w:rsidR="006F7326" w:rsidRDefault="00D6700A" w:rsidP="00D6700A">
      <w:pPr>
        <w:pStyle w:val="Caption"/>
        <w:ind w:left="360"/>
      </w:pPr>
      <w:bookmarkStart w:id="59" w:name="_Toc117602920"/>
      <w:r>
        <w:t xml:space="preserve">Gambar </w:t>
      </w:r>
      <w:fldSimple w:instr=" SEQ Gambar \* ARABIC ">
        <w:r w:rsidR="0065120F">
          <w:rPr>
            <w:noProof/>
          </w:rPr>
          <w:t>25</w:t>
        </w:r>
      </w:fldSimple>
      <w:r>
        <w:rPr>
          <w:lang w:val="en-US"/>
        </w:rPr>
        <w:t xml:space="preserve">. Activity diagram </w:t>
      </w:r>
      <w:proofErr w:type="spellStart"/>
      <w:r>
        <w:rPr>
          <w:lang w:val="en-US"/>
        </w:rPr>
        <w:t>menonaktifkan</w:t>
      </w:r>
      <w:proofErr w:type="spellEnd"/>
      <w:r>
        <w:rPr>
          <w:lang w:val="en-US"/>
        </w:rPr>
        <w:t xml:space="preserve"> list bank</w:t>
      </w:r>
      <w:bookmarkEnd w:id="59"/>
    </w:p>
    <w:p w14:paraId="299F22B0" w14:textId="59028803" w:rsidR="00D6700A" w:rsidRDefault="00D6700A" w:rsidP="006F7326">
      <w:pPr>
        <w:pStyle w:val="Paragraph"/>
        <w:ind w:left="360"/>
      </w:pPr>
    </w:p>
    <w:p w14:paraId="360B41D2" w14:textId="77777777" w:rsidR="00EC5A48" w:rsidRDefault="00547F5B" w:rsidP="00EC5A48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0D09F326" wp14:editId="572DAE6B">
            <wp:extent cx="5486400" cy="2743200"/>
            <wp:effectExtent l="0" t="0" r="0" b="0"/>
            <wp:docPr id="300" name="Picture 30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 descr="Dia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004" cy="274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BF45" w14:textId="1C6E385B" w:rsidR="00D6700A" w:rsidRDefault="00EC5A48" w:rsidP="00EC5A48">
      <w:pPr>
        <w:pStyle w:val="Caption"/>
        <w:ind w:left="360"/>
      </w:pPr>
      <w:bookmarkStart w:id="60" w:name="_Toc117602921"/>
      <w:r>
        <w:t xml:space="preserve">Gambar </w:t>
      </w:r>
      <w:fldSimple w:instr=" SEQ Gambar \* ARABIC ">
        <w:r w:rsidR="0065120F">
          <w:rPr>
            <w:noProof/>
          </w:rPr>
          <w:t>26</w:t>
        </w:r>
      </w:fldSimple>
      <w:r>
        <w:rPr>
          <w:lang w:val="en-US"/>
        </w:rPr>
        <w:t xml:space="preserve">. Sequence </w:t>
      </w:r>
      <w:r w:rsidRPr="00400CEC">
        <w:rPr>
          <w:lang w:val="en-US"/>
        </w:rPr>
        <w:t xml:space="preserve">diagram </w:t>
      </w:r>
      <w:proofErr w:type="spellStart"/>
      <w:r w:rsidRPr="00400CEC">
        <w:rPr>
          <w:lang w:val="en-US"/>
        </w:rPr>
        <w:t>menonaktifkan</w:t>
      </w:r>
      <w:proofErr w:type="spellEnd"/>
      <w:r w:rsidRPr="00400CEC">
        <w:rPr>
          <w:lang w:val="en-US"/>
        </w:rPr>
        <w:t xml:space="preserve"> list bank</w:t>
      </w:r>
      <w:bookmarkEnd w:id="60"/>
    </w:p>
    <w:p w14:paraId="31E566A7" w14:textId="489FF03B" w:rsidR="00D6700A" w:rsidRDefault="00D6700A" w:rsidP="006F7326">
      <w:pPr>
        <w:pStyle w:val="Paragraph"/>
        <w:ind w:left="360"/>
      </w:pPr>
    </w:p>
    <w:p w14:paraId="3ACFDFED" w14:textId="77777777" w:rsidR="00D6700A" w:rsidRPr="006F7326" w:rsidRDefault="00D6700A" w:rsidP="006F7326">
      <w:pPr>
        <w:pStyle w:val="Paragraph"/>
        <w:ind w:left="360"/>
      </w:pPr>
    </w:p>
    <w:p w14:paraId="66F5AC20" w14:textId="5062B6B9" w:rsidR="000F7B08" w:rsidRDefault="000F7B08" w:rsidP="000F7B08">
      <w:pPr>
        <w:pStyle w:val="Heading3"/>
        <w:ind w:left="1170" w:hanging="810"/>
      </w:pPr>
      <w:bookmarkStart w:id="61" w:name="_Toc117602865"/>
      <w:r>
        <w:lastRenderedPageBreak/>
        <w:t>Kelola data provinsi</w:t>
      </w:r>
      <w:bookmarkEnd w:id="61"/>
    </w:p>
    <w:p w14:paraId="7608AB6C" w14:textId="57EE1B6D" w:rsidR="00CA4C12" w:rsidRDefault="00CA4C12" w:rsidP="00CA4C12">
      <w:pPr>
        <w:pStyle w:val="Paragraph"/>
        <w:ind w:left="360" w:firstLine="810"/>
        <w:rPr>
          <w:lang w:eastAsia="id-ID"/>
        </w:rPr>
      </w:pPr>
      <w:r>
        <w:rPr>
          <w:lang w:eastAsia="id-ID"/>
        </w:rPr>
        <w:t xml:space="preserve">Pada </w:t>
      </w:r>
      <w:proofErr w:type="spellStart"/>
      <w:r>
        <w:rPr>
          <w:lang w:eastAsia="id-ID"/>
        </w:rPr>
        <w:t>bagian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ini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akan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diuraikan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mengenai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ruang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lingkup</w:t>
      </w:r>
      <w:proofErr w:type="spellEnd"/>
      <w:r>
        <w:rPr>
          <w:lang w:eastAsia="id-ID"/>
        </w:rPr>
        <w:t xml:space="preserve"> dan </w:t>
      </w:r>
      <w:proofErr w:type="spellStart"/>
      <w:r>
        <w:rPr>
          <w:lang w:eastAsia="id-ID"/>
        </w:rPr>
        <w:t>aktivitas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terkait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mengelola</w:t>
      </w:r>
      <w:proofErr w:type="spellEnd"/>
      <w:r>
        <w:rPr>
          <w:lang w:eastAsia="id-ID"/>
        </w:rPr>
        <w:t xml:space="preserve"> master </w:t>
      </w:r>
      <w:proofErr w:type="spellStart"/>
      <w:r>
        <w:rPr>
          <w:lang w:eastAsia="id-ID"/>
        </w:rPr>
        <w:t>provinsi</w:t>
      </w:r>
      <w:proofErr w:type="spellEnd"/>
      <w:r>
        <w:rPr>
          <w:lang w:eastAsia="id-ID"/>
        </w:rPr>
        <w:t>.</w:t>
      </w:r>
    </w:p>
    <w:p w14:paraId="649F0447" w14:textId="77777777" w:rsidR="00E441E5" w:rsidRPr="00CA4C12" w:rsidRDefault="00E441E5" w:rsidP="00CA4C12">
      <w:pPr>
        <w:pStyle w:val="Paragraph"/>
        <w:ind w:left="360" w:firstLine="810"/>
      </w:pPr>
    </w:p>
    <w:p w14:paraId="4DC696C5" w14:textId="1B18450D" w:rsidR="000F7B08" w:rsidRDefault="000F7B08" w:rsidP="00163735">
      <w:pPr>
        <w:pStyle w:val="Heading4"/>
        <w:ind w:left="1260" w:hanging="900"/>
      </w:pPr>
      <w:r>
        <w:t xml:space="preserve">Menampilkan </w:t>
      </w:r>
      <w:proofErr w:type="spellStart"/>
      <w:r>
        <w:t>list</w:t>
      </w:r>
      <w:proofErr w:type="spellEnd"/>
      <w:r>
        <w:t xml:space="preserve"> provinsi</w:t>
      </w:r>
    </w:p>
    <w:p w14:paraId="6EE274BB" w14:textId="77777777" w:rsidR="00E441E5" w:rsidRDefault="00E441E5" w:rsidP="00E441E5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71EC6B69" wp14:editId="11D979E3">
            <wp:extent cx="5731510" cy="1714500"/>
            <wp:effectExtent l="0" t="0" r="2540" b="0"/>
            <wp:docPr id="302" name="Picture 30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 descr="Diagram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D3AD" w14:textId="66C36DF4" w:rsidR="004F7A2B" w:rsidRDefault="00E441E5" w:rsidP="00E441E5">
      <w:pPr>
        <w:pStyle w:val="Caption"/>
        <w:ind w:left="360"/>
      </w:pPr>
      <w:bookmarkStart w:id="62" w:name="_Toc117602922"/>
      <w:r>
        <w:t xml:space="preserve">Gambar </w:t>
      </w:r>
      <w:fldSimple w:instr=" SEQ Gambar \* ARABIC ">
        <w:r w:rsidR="0065120F">
          <w:rPr>
            <w:noProof/>
          </w:rPr>
          <w:t>27</w:t>
        </w:r>
      </w:fldSimple>
      <w:r>
        <w:rPr>
          <w:lang w:val="en-US"/>
        </w:rPr>
        <w:t xml:space="preserve">. Activity diagram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master </w:t>
      </w:r>
      <w:proofErr w:type="spellStart"/>
      <w:r>
        <w:rPr>
          <w:lang w:val="en-US"/>
        </w:rPr>
        <w:t>provinsi</w:t>
      </w:r>
      <w:bookmarkEnd w:id="62"/>
      <w:proofErr w:type="spellEnd"/>
    </w:p>
    <w:p w14:paraId="1A9B86B6" w14:textId="5B8BC6C3" w:rsidR="004F7A2B" w:rsidRDefault="004F7A2B" w:rsidP="004F7A2B">
      <w:pPr>
        <w:pStyle w:val="Paragraph"/>
        <w:ind w:left="360"/>
      </w:pPr>
    </w:p>
    <w:p w14:paraId="54159E07" w14:textId="77777777" w:rsidR="00E441E5" w:rsidRDefault="00E441E5" w:rsidP="00E441E5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7BA0239A" wp14:editId="208CB67D">
            <wp:extent cx="5731510" cy="1550670"/>
            <wp:effectExtent l="0" t="0" r="2540" b="0"/>
            <wp:docPr id="303" name="Picture 30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 descr="Diagram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0E18" w14:textId="17E223AE" w:rsidR="004F7A2B" w:rsidRDefault="00E441E5" w:rsidP="00E441E5">
      <w:pPr>
        <w:pStyle w:val="Caption"/>
        <w:ind w:left="360"/>
      </w:pPr>
      <w:bookmarkStart w:id="63" w:name="_Toc117602923"/>
      <w:r>
        <w:t xml:space="preserve">Gambar </w:t>
      </w:r>
      <w:fldSimple w:instr=" SEQ Gambar \* ARABIC ">
        <w:r w:rsidR="0065120F">
          <w:rPr>
            <w:noProof/>
          </w:rPr>
          <w:t>28</w:t>
        </w:r>
      </w:fldSimple>
      <w:r>
        <w:rPr>
          <w:lang w:val="en-US"/>
        </w:rPr>
        <w:t xml:space="preserve">. Sequence diagram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master </w:t>
      </w:r>
      <w:proofErr w:type="spellStart"/>
      <w:r>
        <w:rPr>
          <w:lang w:val="en-US"/>
        </w:rPr>
        <w:t>provinsi</w:t>
      </w:r>
      <w:bookmarkEnd w:id="63"/>
      <w:proofErr w:type="spellEnd"/>
    </w:p>
    <w:p w14:paraId="592095EB" w14:textId="5224434B" w:rsidR="004F7A2B" w:rsidRDefault="004F7A2B" w:rsidP="004F7A2B">
      <w:pPr>
        <w:pStyle w:val="Paragraph"/>
        <w:ind w:left="360"/>
      </w:pPr>
    </w:p>
    <w:p w14:paraId="543675CD" w14:textId="77777777" w:rsidR="004F7A2B" w:rsidRPr="004F7A2B" w:rsidRDefault="004F7A2B" w:rsidP="004F7A2B">
      <w:pPr>
        <w:pStyle w:val="Paragraph"/>
        <w:ind w:left="360"/>
      </w:pPr>
    </w:p>
    <w:p w14:paraId="191E2432" w14:textId="1AD49E3C" w:rsidR="000F7B08" w:rsidRDefault="000F7B08" w:rsidP="00163735">
      <w:pPr>
        <w:pStyle w:val="Heading4"/>
        <w:ind w:left="1260" w:hanging="900"/>
      </w:pPr>
      <w:r>
        <w:lastRenderedPageBreak/>
        <w:t xml:space="preserve">Menambahkan </w:t>
      </w:r>
      <w:proofErr w:type="spellStart"/>
      <w:r>
        <w:t>list</w:t>
      </w:r>
      <w:proofErr w:type="spellEnd"/>
      <w:r>
        <w:t xml:space="preserve"> provinsi</w:t>
      </w:r>
    </w:p>
    <w:p w14:paraId="5F7CBBF2" w14:textId="77777777" w:rsidR="00856CDA" w:rsidRDefault="00856CDA" w:rsidP="00856CDA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333E6E58" wp14:editId="4B010EF9">
            <wp:extent cx="5494655" cy="45200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004" cy="452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1D31" w14:textId="65B09E31" w:rsidR="0044196A" w:rsidRDefault="00856CDA" w:rsidP="00856CDA">
      <w:pPr>
        <w:pStyle w:val="Caption"/>
        <w:ind w:left="360"/>
      </w:pPr>
      <w:bookmarkStart w:id="64" w:name="_Toc117602924"/>
      <w:r>
        <w:t xml:space="preserve">Gambar </w:t>
      </w:r>
      <w:fldSimple w:instr=" SEQ Gambar \* ARABIC ">
        <w:r w:rsidR="0065120F">
          <w:rPr>
            <w:noProof/>
          </w:rPr>
          <w:t>29</w:t>
        </w:r>
      </w:fldSimple>
      <w:r>
        <w:rPr>
          <w:lang w:val="en-US"/>
        </w:rPr>
        <w:t xml:space="preserve">. Activity diagram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provinsi</w:t>
      </w:r>
      <w:bookmarkEnd w:id="64"/>
      <w:proofErr w:type="spellEnd"/>
    </w:p>
    <w:p w14:paraId="33339163" w14:textId="5C5D560F" w:rsidR="0044196A" w:rsidRDefault="0044196A" w:rsidP="0044196A">
      <w:pPr>
        <w:pStyle w:val="Paragraph"/>
        <w:ind w:left="360"/>
      </w:pPr>
    </w:p>
    <w:p w14:paraId="2C5E5323" w14:textId="77777777" w:rsidR="00847444" w:rsidRDefault="00847444" w:rsidP="00847444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62589CE9" wp14:editId="6F859E7F">
            <wp:extent cx="5494867" cy="3113920"/>
            <wp:effectExtent l="0" t="0" r="0" b="0"/>
            <wp:docPr id="304" name="Picture 30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 descr="Diagram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212" cy="311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6827" w14:textId="43CB5B9C" w:rsidR="0044196A" w:rsidRDefault="00847444" w:rsidP="00847444">
      <w:pPr>
        <w:pStyle w:val="Caption"/>
        <w:ind w:left="360"/>
      </w:pPr>
      <w:bookmarkStart w:id="65" w:name="_Toc117602925"/>
      <w:r>
        <w:t xml:space="preserve">Gambar </w:t>
      </w:r>
      <w:fldSimple w:instr=" SEQ Gambar \* ARABIC ">
        <w:r w:rsidR="0065120F">
          <w:rPr>
            <w:noProof/>
          </w:rPr>
          <w:t>30</w:t>
        </w:r>
      </w:fldSimple>
      <w:r>
        <w:rPr>
          <w:lang w:val="en-US"/>
        </w:rPr>
        <w:t xml:space="preserve">. Sequence diagram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provinsi</w:t>
      </w:r>
      <w:bookmarkEnd w:id="65"/>
      <w:proofErr w:type="spellEnd"/>
    </w:p>
    <w:p w14:paraId="5307EBE1" w14:textId="5929E545" w:rsidR="000F7B08" w:rsidRDefault="000F7B08" w:rsidP="00163735">
      <w:pPr>
        <w:pStyle w:val="Heading4"/>
        <w:ind w:left="1260" w:hanging="900"/>
      </w:pPr>
      <w:r>
        <w:lastRenderedPageBreak/>
        <w:t xml:space="preserve">Mengedit </w:t>
      </w:r>
      <w:proofErr w:type="spellStart"/>
      <w:r>
        <w:t>list</w:t>
      </w:r>
      <w:proofErr w:type="spellEnd"/>
      <w:r>
        <w:t xml:space="preserve"> provinsi</w:t>
      </w:r>
    </w:p>
    <w:p w14:paraId="528359E7" w14:textId="77777777" w:rsidR="0017705B" w:rsidRDefault="0017705B" w:rsidP="0017705B">
      <w:pPr>
        <w:pStyle w:val="Paragraph"/>
        <w:keepNext/>
        <w:ind w:left="360"/>
        <w:jc w:val="center"/>
      </w:pPr>
      <w:r>
        <w:rPr>
          <w:noProof/>
        </w:rPr>
        <w:drawing>
          <wp:inline distT="0" distB="0" distL="0" distR="0" wp14:anchorId="2B16FC18" wp14:editId="5D8B9B77">
            <wp:extent cx="5350933" cy="4481836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240" cy="448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39CE" w14:textId="059CD99D" w:rsidR="00221C82" w:rsidRDefault="0017705B" w:rsidP="0017705B">
      <w:pPr>
        <w:pStyle w:val="Caption"/>
      </w:pPr>
      <w:bookmarkStart w:id="66" w:name="_Toc117602926"/>
      <w:r>
        <w:t xml:space="preserve">Gambar </w:t>
      </w:r>
      <w:fldSimple w:instr=" SEQ Gambar \* ARABIC ">
        <w:r w:rsidR="0065120F">
          <w:rPr>
            <w:noProof/>
          </w:rPr>
          <w:t>31</w:t>
        </w:r>
      </w:fldSimple>
      <w:r>
        <w:rPr>
          <w:lang w:val="en-US"/>
        </w:rPr>
        <w:t xml:space="preserve">. Activity diagram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provinsi</w:t>
      </w:r>
      <w:bookmarkEnd w:id="66"/>
      <w:proofErr w:type="spellEnd"/>
    </w:p>
    <w:p w14:paraId="151DA1B8" w14:textId="19B57A98" w:rsidR="00221C82" w:rsidRDefault="00221C82" w:rsidP="00221C82">
      <w:pPr>
        <w:pStyle w:val="Paragraph"/>
        <w:ind w:left="360"/>
      </w:pPr>
    </w:p>
    <w:p w14:paraId="7386312C" w14:textId="77777777" w:rsidR="00221C82" w:rsidRDefault="00221C82" w:rsidP="00221C82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7D843CA9" wp14:editId="2127E249">
            <wp:extent cx="5426710" cy="3232217"/>
            <wp:effectExtent l="0" t="0" r="2540" b="6350"/>
            <wp:docPr id="305" name="Picture 30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 descr="Diagram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329" cy="323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EAD0" w14:textId="40CBCF6D" w:rsidR="00221C82" w:rsidRDefault="00221C82" w:rsidP="00221C82">
      <w:pPr>
        <w:pStyle w:val="Caption"/>
        <w:ind w:left="360"/>
      </w:pPr>
      <w:bookmarkStart w:id="67" w:name="_Toc117602927"/>
      <w:r>
        <w:t xml:space="preserve">Gambar </w:t>
      </w:r>
      <w:fldSimple w:instr=" SEQ Gambar \* ARABIC ">
        <w:r w:rsidR="0065120F">
          <w:rPr>
            <w:noProof/>
          </w:rPr>
          <w:t>32</w:t>
        </w:r>
      </w:fldSimple>
      <w:r>
        <w:rPr>
          <w:lang w:val="en-US"/>
        </w:rPr>
        <w:t xml:space="preserve">. Sequence </w:t>
      </w:r>
      <w:proofErr w:type="gramStart"/>
      <w:r>
        <w:rPr>
          <w:lang w:val="en-US"/>
        </w:rPr>
        <w:t>diagram</w:t>
      </w:r>
      <w:proofErr w:type="gramEnd"/>
      <w:r>
        <w:rPr>
          <w:lang w:val="en-US"/>
        </w:rPr>
        <w:t xml:space="preserve"> edit data </w:t>
      </w:r>
      <w:proofErr w:type="spellStart"/>
      <w:r>
        <w:rPr>
          <w:lang w:val="en-US"/>
        </w:rPr>
        <w:t>provinsi</w:t>
      </w:r>
      <w:bookmarkEnd w:id="67"/>
      <w:proofErr w:type="spellEnd"/>
    </w:p>
    <w:p w14:paraId="462AB91D" w14:textId="7F5A50F4" w:rsidR="000F7B08" w:rsidRDefault="000F7B08" w:rsidP="00163735">
      <w:pPr>
        <w:pStyle w:val="Heading4"/>
        <w:ind w:left="1260" w:hanging="900"/>
      </w:pPr>
      <w:r>
        <w:lastRenderedPageBreak/>
        <w:t xml:space="preserve">Menonaktifkan </w:t>
      </w:r>
      <w:proofErr w:type="spellStart"/>
      <w:r>
        <w:t>list</w:t>
      </w:r>
      <w:proofErr w:type="spellEnd"/>
      <w:r>
        <w:t xml:space="preserve"> provinsi</w:t>
      </w:r>
    </w:p>
    <w:p w14:paraId="236207F4" w14:textId="77777777" w:rsidR="006332EC" w:rsidRDefault="006332EC" w:rsidP="006332EC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4EEFB687" wp14:editId="113B2DA4">
            <wp:extent cx="5486400" cy="42682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423" cy="427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ADF5" w14:textId="5B1E0023" w:rsidR="00484BDC" w:rsidRDefault="006332EC" w:rsidP="006332EC">
      <w:pPr>
        <w:pStyle w:val="Caption"/>
        <w:ind w:left="360"/>
      </w:pPr>
      <w:bookmarkStart w:id="68" w:name="_Toc117602928"/>
      <w:r>
        <w:t xml:space="preserve">Gambar </w:t>
      </w:r>
      <w:fldSimple w:instr=" SEQ Gambar \* ARABIC ">
        <w:r w:rsidR="0065120F">
          <w:rPr>
            <w:noProof/>
          </w:rPr>
          <w:t>33</w:t>
        </w:r>
      </w:fldSimple>
      <w:r>
        <w:rPr>
          <w:lang w:val="en-US"/>
        </w:rPr>
        <w:t xml:space="preserve">. Activity diagram </w:t>
      </w:r>
      <w:proofErr w:type="spellStart"/>
      <w:r>
        <w:rPr>
          <w:lang w:val="en-US"/>
        </w:rPr>
        <w:t>menonaktifkan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provinsi</w:t>
      </w:r>
      <w:bookmarkEnd w:id="68"/>
      <w:proofErr w:type="spellEnd"/>
    </w:p>
    <w:p w14:paraId="058EB749" w14:textId="6323E186" w:rsidR="00484BDC" w:rsidRDefault="00484BDC" w:rsidP="00484BDC">
      <w:pPr>
        <w:pStyle w:val="Paragraph"/>
        <w:ind w:left="360"/>
      </w:pPr>
    </w:p>
    <w:p w14:paraId="2E3574B4" w14:textId="77777777" w:rsidR="0045425B" w:rsidRDefault="0045425B" w:rsidP="0045425B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1E2B4744" wp14:editId="4447993E">
            <wp:extent cx="5486400" cy="2746847"/>
            <wp:effectExtent l="0" t="0" r="0" b="0"/>
            <wp:docPr id="306" name="Picture 30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 descr="Diagram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699" cy="274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C105" w14:textId="43FD3C4A" w:rsidR="0045425B" w:rsidRDefault="0045425B" w:rsidP="0045425B">
      <w:pPr>
        <w:pStyle w:val="Caption"/>
        <w:ind w:left="360"/>
      </w:pPr>
      <w:bookmarkStart w:id="69" w:name="_Toc117602929"/>
      <w:r>
        <w:t xml:space="preserve">Gambar </w:t>
      </w:r>
      <w:fldSimple w:instr=" SEQ Gambar \* ARABIC ">
        <w:r w:rsidR="0065120F">
          <w:rPr>
            <w:noProof/>
          </w:rPr>
          <w:t>34</w:t>
        </w:r>
      </w:fldSimple>
      <w:r>
        <w:rPr>
          <w:lang w:val="en-US"/>
        </w:rPr>
        <w:t xml:space="preserve">. Sequence diagram </w:t>
      </w:r>
      <w:proofErr w:type="spellStart"/>
      <w:r>
        <w:rPr>
          <w:lang w:val="en-US"/>
        </w:rPr>
        <w:t>menonaktifkan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provinsi</w:t>
      </w:r>
      <w:bookmarkEnd w:id="69"/>
      <w:proofErr w:type="spellEnd"/>
    </w:p>
    <w:p w14:paraId="35B70A3E" w14:textId="4A10CDB5" w:rsidR="00484BDC" w:rsidRDefault="00484BDC" w:rsidP="00484BDC">
      <w:pPr>
        <w:pStyle w:val="Paragraph"/>
        <w:ind w:left="360"/>
      </w:pPr>
    </w:p>
    <w:p w14:paraId="01B062CA" w14:textId="77777777" w:rsidR="00484BDC" w:rsidRPr="00484BDC" w:rsidRDefault="00484BDC" w:rsidP="00484BDC">
      <w:pPr>
        <w:pStyle w:val="Paragraph"/>
        <w:ind w:left="360"/>
      </w:pPr>
    </w:p>
    <w:p w14:paraId="42657012" w14:textId="77777777" w:rsidR="00625BA5" w:rsidRDefault="00625BA5" w:rsidP="00625BA5">
      <w:pPr>
        <w:pStyle w:val="Heading3"/>
        <w:ind w:left="1170" w:hanging="810"/>
      </w:pPr>
      <w:bookmarkStart w:id="70" w:name="_Toc117602866"/>
      <w:r>
        <w:lastRenderedPageBreak/>
        <w:t>Kelola data Kabupaten/Kota</w:t>
      </w:r>
      <w:bookmarkEnd w:id="70"/>
    </w:p>
    <w:p w14:paraId="0F356D99" w14:textId="78DE576B" w:rsidR="00625BA5" w:rsidRDefault="00625BA5" w:rsidP="00163735">
      <w:pPr>
        <w:pStyle w:val="Heading4"/>
        <w:ind w:left="1260" w:hanging="900"/>
      </w:pPr>
      <w:r>
        <w:t xml:space="preserve">Menampilkan </w:t>
      </w:r>
      <w:proofErr w:type="spellStart"/>
      <w:r>
        <w:t>list</w:t>
      </w:r>
      <w:proofErr w:type="spellEnd"/>
      <w:r>
        <w:t xml:space="preserve"> Kabupaten/Kota</w:t>
      </w:r>
    </w:p>
    <w:p w14:paraId="71D1C775" w14:textId="77777777" w:rsidR="00A4681B" w:rsidRDefault="00A4681B" w:rsidP="00A4681B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594CA250" wp14:editId="49249AE8">
            <wp:extent cx="5494867" cy="1651626"/>
            <wp:effectExtent l="0" t="0" r="0" b="635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772" cy="165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9072" w14:textId="1F5153AD" w:rsidR="004B6E55" w:rsidRDefault="00A4681B" w:rsidP="00A4681B">
      <w:pPr>
        <w:pStyle w:val="Caption"/>
        <w:ind w:left="360"/>
      </w:pPr>
      <w:bookmarkStart w:id="71" w:name="_Toc117602930"/>
      <w:r>
        <w:t xml:space="preserve">Gambar </w:t>
      </w:r>
      <w:fldSimple w:instr=" SEQ Gambar \* ARABIC ">
        <w:r w:rsidR="0065120F">
          <w:rPr>
            <w:noProof/>
          </w:rPr>
          <w:t>35</w:t>
        </w:r>
      </w:fldSimple>
      <w:r>
        <w:rPr>
          <w:lang w:val="en-US"/>
        </w:rPr>
        <w:t xml:space="preserve">. Activity diagram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kabupaten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kota</w:t>
      </w:r>
      <w:bookmarkEnd w:id="71"/>
      <w:proofErr w:type="spellEnd"/>
    </w:p>
    <w:p w14:paraId="0121FE36" w14:textId="77777777" w:rsidR="004B6E55" w:rsidRDefault="004B6E55" w:rsidP="004B6E55">
      <w:pPr>
        <w:pStyle w:val="Paragraph"/>
        <w:ind w:left="360"/>
      </w:pPr>
    </w:p>
    <w:p w14:paraId="3D56C086" w14:textId="77777777" w:rsidR="00BE0B16" w:rsidRDefault="00BE0B16" w:rsidP="00BE0B16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73DE1C4B" wp14:editId="601CC5B5">
            <wp:extent cx="5494655" cy="1497546"/>
            <wp:effectExtent l="0" t="0" r="0" b="7620"/>
            <wp:docPr id="7" name="Picture 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medium confidenc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357" cy="150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1F8D" w14:textId="50353034" w:rsidR="004B6E55" w:rsidRDefault="00BE0B16" w:rsidP="00BE0B16">
      <w:pPr>
        <w:pStyle w:val="Caption"/>
        <w:ind w:left="360"/>
      </w:pPr>
      <w:bookmarkStart w:id="72" w:name="_Toc117602931"/>
      <w:r>
        <w:t xml:space="preserve">Gambar </w:t>
      </w:r>
      <w:fldSimple w:instr=" SEQ Gambar \* ARABIC ">
        <w:r w:rsidR="0065120F">
          <w:rPr>
            <w:noProof/>
          </w:rPr>
          <w:t>36</w:t>
        </w:r>
      </w:fldSimple>
      <w:r>
        <w:rPr>
          <w:lang w:val="en-US"/>
        </w:rPr>
        <w:t xml:space="preserve">. Sequence diagram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kabupaten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kota</w:t>
      </w:r>
      <w:bookmarkEnd w:id="72"/>
      <w:proofErr w:type="spellEnd"/>
    </w:p>
    <w:p w14:paraId="55EECE35" w14:textId="77777777" w:rsidR="004B6E55" w:rsidRPr="004B6E55" w:rsidRDefault="004B6E55" w:rsidP="004B6E55">
      <w:pPr>
        <w:pStyle w:val="Paragraph"/>
        <w:ind w:left="360"/>
      </w:pPr>
    </w:p>
    <w:p w14:paraId="5FD66BA4" w14:textId="79D62D8C" w:rsidR="00625BA5" w:rsidRDefault="00625BA5" w:rsidP="00163735">
      <w:pPr>
        <w:pStyle w:val="Heading4"/>
        <w:ind w:left="1260" w:hanging="900"/>
      </w:pPr>
      <w:r>
        <w:lastRenderedPageBreak/>
        <w:t xml:space="preserve">Menambahkan </w:t>
      </w:r>
      <w:proofErr w:type="spellStart"/>
      <w:r>
        <w:t>list</w:t>
      </w:r>
      <w:proofErr w:type="spellEnd"/>
      <w:r>
        <w:t xml:space="preserve"> Kabupaten/Kota</w:t>
      </w:r>
    </w:p>
    <w:p w14:paraId="20172DBE" w14:textId="77777777" w:rsidR="00B56A64" w:rsidRDefault="00B56A64" w:rsidP="00B56A64">
      <w:pPr>
        <w:pStyle w:val="Paragraph"/>
        <w:keepNext/>
        <w:ind w:left="360"/>
        <w:jc w:val="center"/>
      </w:pPr>
      <w:r>
        <w:rPr>
          <w:noProof/>
        </w:rPr>
        <w:drawing>
          <wp:inline distT="0" distB="0" distL="0" distR="0" wp14:anchorId="23AE914D" wp14:editId="49C22EE9">
            <wp:extent cx="5461000" cy="4567371"/>
            <wp:effectExtent l="0" t="0" r="6350" b="508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070" cy="457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3C50" w14:textId="35FEEFEB" w:rsidR="00BE0B16" w:rsidRDefault="00B56A64" w:rsidP="00B56A64">
      <w:pPr>
        <w:pStyle w:val="Caption"/>
        <w:ind w:left="360"/>
      </w:pPr>
      <w:bookmarkStart w:id="73" w:name="_Toc117602932"/>
      <w:r>
        <w:t xml:space="preserve">Gambar </w:t>
      </w:r>
      <w:fldSimple w:instr=" SEQ Gambar \* ARABIC ">
        <w:r w:rsidR="0065120F">
          <w:rPr>
            <w:noProof/>
          </w:rPr>
          <w:t>37</w:t>
        </w:r>
      </w:fldSimple>
      <w:r>
        <w:rPr>
          <w:lang w:val="en-US"/>
        </w:rPr>
        <w:t xml:space="preserve">. Activity diagram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kabupaten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kota</w:t>
      </w:r>
      <w:bookmarkEnd w:id="73"/>
      <w:proofErr w:type="spellEnd"/>
    </w:p>
    <w:p w14:paraId="5CCF6A2C" w14:textId="1C290FED" w:rsidR="00BE0B16" w:rsidRDefault="00BE0B16" w:rsidP="00BE0B16">
      <w:pPr>
        <w:pStyle w:val="Paragraph"/>
        <w:ind w:left="360"/>
      </w:pPr>
    </w:p>
    <w:p w14:paraId="5488BEF1" w14:textId="77777777" w:rsidR="008A3EF8" w:rsidRDefault="008A3EF8" w:rsidP="008A3EF8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6F874E9C" wp14:editId="1145669E">
            <wp:extent cx="5477933" cy="3104324"/>
            <wp:effectExtent l="0" t="0" r="8890" b="127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102" cy="31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A6D3" w14:textId="059F6F2F" w:rsidR="00BE0B16" w:rsidRDefault="008A3EF8" w:rsidP="008A3EF8">
      <w:pPr>
        <w:pStyle w:val="Caption"/>
        <w:ind w:left="360"/>
      </w:pPr>
      <w:bookmarkStart w:id="74" w:name="_Toc117602933"/>
      <w:r>
        <w:t xml:space="preserve">Gambar </w:t>
      </w:r>
      <w:fldSimple w:instr=" SEQ Gambar \* ARABIC ">
        <w:r w:rsidR="0065120F">
          <w:rPr>
            <w:noProof/>
          </w:rPr>
          <w:t>38</w:t>
        </w:r>
      </w:fldSimple>
      <w:r>
        <w:rPr>
          <w:lang w:val="en-US"/>
        </w:rPr>
        <w:t xml:space="preserve">. Sequence diagram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kabupaten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kota</w:t>
      </w:r>
      <w:bookmarkEnd w:id="74"/>
      <w:proofErr w:type="spellEnd"/>
    </w:p>
    <w:p w14:paraId="2E64E712" w14:textId="7A5EAC5C" w:rsidR="00625BA5" w:rsidRDefault="00625BA5" w:rsidP="00163735">
      <w:pPr>
        <w:pStyle w:val="Heading4"/>
        <w:ind w:left="1260" w:hanging="900"/>
      </w:pPr>
      <w:r>
        <w:lastRenderedPageBreak/>
        <w:t xml:space="preserve">Mengedit </w:t>
      </w:r>
      <w:proofErr w:type="spellStart"/>
      <w:r>
        <w:t>list</w:t>
      </w:r>
      <w:proofErr w:type="spellEnd"/>
      <w:r>
        <w:t xml:space="preserve"> Kabupaten/Kota</w:t>
      </w:r>
    </w:p>
    <w:p w14:paraId="04EB3D98" w14:textId="77777777" w:rsidR="00E17A72" w:rsidRDefault="00E17A72" w:rsidP="00A461F8">
      <w:pPr>
        <w:pStyle w:val="Paragraph"/>
        <w:keepNext/>
        <w:ind w:left="360"/>
        <w:jc w:val="center"/>
      </w:pPr>
      <w:r>
        <w:rPr>
          <w:noProof/>
        </w:rPr>
        <w:drawing>
          <wp:inline distT="0" distB="0" distL="0" distR="0" wp14:anchorId="35C111D5" wp14:editId="2525470F">
            <wp:extent cx="5063067" cy="4686114"/>
            <wp:effectExtent l="0" t="0" r="4445" b="63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788" cy="469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4374" w14:textId="463CBE99" w:rsidR="005902F3" w:rsidRDefault="00E17A72" w:rsidP="00E17A72">
      <w:pPr>
        <w:pStyle w:val="Caption"/>
        <w:ind w:left="360"/>
      </w:pPr>
      <w:bookmarkStart w:id="75" w:name="_Toc117602934"/>
      <w:r>
        <w:t xml:space="preserve">Gambar </w:t>
      </w:r>
      <w:fldSimple w:instr=" SEQ Gambar \* ARABIC ">
        <w:r w:rsidR="0065120F">
          <w:rPr>
            <w:noProof/>
          </w:rPr>
          <w:t>39</w:t>
        </w:r>
      </w:fldSimple>
      <w:r>
        <w:rPr>
          <w:lang w:val="en-US"/>
        </w:rPr>
        <w:t xml:space="preserve">. Activity diagram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kabupaten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kota</w:t>
      </w:r>
      <w:bookmarkEnd w:id="75"/>
      <w:proofErr w:type="spellEnd"/>
    </w:p>
    <w:p w14:paraId="1069B3EA" w14:textId="4227E017" w:rsidR="00E17A72" w:rsidRDefault="00E17A72" w:rsidP="005902F3">
      <w:pPr>
        <w:pStyle w:val="Paragraph"/>
        <w:ind w:left="360"/>
      </w:pPr>
    </w:p>
    <w:p w14:paraId="568D6059" w14:textId="77777777" w:rsidR="00A461F8" w:rsidRDefault="00A461F8" w:rsidP="00A461F8">
      <w:pPr>
        <w:pStyle w:val="Paragraph"/>
        <w:keepNext/>
        <w:ind w:left="360"/>
        <w:jc w:val="center"/>
      </w:pPr>
      <w:r>
        <w:rPr>
          <w:noProof/>
        </w:rPr>
        <w:drawing>
          <wp:inline distT="0" distB="0" distL="0" distR="0" wp14:anchorId="1BEFD652" wp14:editId="3194507B">
            <wp:extent cx="5071533" cy="3016737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448" cy="30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A228" w14:textId="5CC3EFBE" w:rsidR="00E17A72" w:rsidRDefault="00A461F8" w:rsidP="00A461F8">
      <w:pPr>
        <w:pStyle w:val="Caption"/>
      </w:pPr>
      <w:bookmarkStart w:id="76" w:name="_Toc117602935"/>
      <w:r>
        <w:t xml:space="preserve">Gambar </w:t>
      </w:r>
      <w:fldSimple w:instr=" SEQ Gambar \* ARABIC ">
        <w:r w:rsidR="0065120F">
          <w:rPr>
            <w:noProof/>
          </w:rPr>
          <w:t>40</w:t>
        </w:r>
      </w:fldSimple>
      <w:r>
        <w:rPr>
          <w:lang w:val="en-US"/>
        </w:rPr>
        <w:t xml:space="preserve">. Sequence diagram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kabupaten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kota</w:t>
      </w:r>
      <w:bookmarkEnd w:id="76"/>
      <w:proofErr w:type="spellEnd"/>
    </w:p>
    <w:p w14:paraId="12416E4C" w14:textId="337CD786" w:rsidR="00625BA5" w:rsidRDefault="00625BA5" w:rsidP="00163735">
      <w:pPr>
        <w:pStyle w:val="Heading4"/>
        <w:ind w:left="1260" w:hanging="900"/>
      </w:pPr>
      <w:r>
        <w:lastRenderedPageBreak/>
        <w:t xml:space="preserve">Menonaktifkan </w:t>
      </w:r>
      <w:proofErr w:type="spellStart"/>
      <w:r>
        <w:t>list</w:t>
      </w:r>
      <w:proofErr w:type="spellEnd"/>
      <w:r>
        <w:t xml:space="preserve"> Kabupaten/Kota</w:t>
      </w:r>
    </w:p>
    <w:p w14:paraId="05FE5386" w14:textId="77777777" w:rsidR="00B966B1" w:rsidRDefault="00B966B1" w:rsidP="00B966B1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1A44AD8A" wp14:editId="0EA98C59">
            <wp:extent cx="5461000" cy="416079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659" cy="416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F4FD" w14:textId="3C1218CE" w:rsidR="00E17A72" w:rsidRDefault="00B966B1" w:rsidP="00B966B1">
      <w:pPr>
        <w:pStyle w:val="Caption"/>
        <w:ind w:left="360"/>
      </w:pPr>
      <w:bookmarkStart w:id="77" w:name="_Toc117602936"/>
      <w:r>
        <w:t xml:space="preserve">Gambar </w:t>
      </w:r>
      <w:fldSimple w:instr=" SEQ Gambar \* ARABIC ">
        <w:r w:rsidR="0065120F">
          <w:rPr>
            <w:noProof/>
          </w:rPr>
          <w:t>41</w:t>
        </w:r>
      </w:fldSimple>
      <w:r>
        <w:rPr>
          <w:lang w:val="en-US"/>
        </w:rPr>
        <w:t xml:space="preserve">, Activity diagram </w:t>
      </w:r>
      <w:proofErr w:type="spellStart"/>
      <w:r>
        <w:rPr>
          <w:lang w:val="en-US"/>
        </w:rPr>
        <w:t>menonaktifkan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kabupaten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kota</w:t>
      </w:r>
      <w:bookmarkEnd w:id="77"/>
      <w:proofErr w:type="spellEnd"/>
    </w:p>
    <w:p w14:paraId="32384BA2" w14:textId="34BA5906" w:rsidR="002B4422" w:rsidRDefault="002B4422" w:rsidP="002B4422">
      <w:pPr>
        <w:pStyle w:val="Paragraph"/>
        <w:ind w:left="360"/>
      </w:pPr>
    </w:p>
    <w:p w14:paraId="57D0C63D" w14:textId="77777777" w:rsidR="00B009E0" w:rsidRDefault="00B009E0" w:rsidP="00B009E0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13A46691" wp14:editId="0A017A83">
            <wp:extent cx="5461000" cy="2730500"/>
            <wp:effectExtent l="0" t="0" r="635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726" cy="273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067B" w14:textId="2DD4769D" w:rsidR="002B4422" w:rsidRDefault="00B009E0" w:rsidP="00B009E0">
      <w:pPr>
        <w:pStyle w:val="Caption"/>
        <w:ind w:left="360"/>
      </w:pPr>
      <w:bookmarkStart w:id="78" w:name="_Toc117602937"/>
      <w:r>
        <w:t xml:space="preserve">Gambar </w:t>
      </w:r>
      <w:fldSimple w:instr=" SEQ Gambar \* ARABIC ">
        <w:r w:rsidR="0065120F">
          <w:rPr>
            <w:noProof/>
          </w:rPr>
          <w:t>42</w:t>
        </w:r>
      </w:fldSimple>
      <w:r>
        <w:rPr>
          <w:lang w:val="en-US"/>
        </w:rPr>
        <w:t xml:space="preserve">. Sequence diagram </w:t>
      </w:r>
      <w:proofErr w:type="spellStart"/>
      <w:r>
        <w:rPr>
          <w:lang w:val="en-US"/>
        </w:rPr>
        <w:t>menonaktifkan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kabupaten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kota</w:t>
      </w:r>
      <w:bookmarkEnd w:id="78"/>
      <w:proofErr w:type="spellEnd"/>
    </w:p>
    <w:p w14:paraId="7DEE8002" w14:textId="77777777" w:rsidR="002B4422" w:rsidRPr="00E17A72" w:rsidRDefault="002B4422" w:rsidP="002B4422">
      <w:pPr>
        <w:pStyle w:val="Paragraph"/>
        <w:ind w:left="360"/>
      </w:pPr>
    </w:p>
    <w:p w14:paraId="5D7BA1EB" w14:textId="77777777" w:rsidR="00625BA5" w:rsidRDefault="00625BA5" w:rsidP="00625BA5">
      <w:pPr>
        <w:pStyle w:val="Heading3"/>
        <w:ind w:left="1170" w:hanging="810"/>
      </w:pPr>
      <w:bookmarkStart w:id="79" w:name="_Toc117602867"/>
      <w:r>
        <w:lastRenderedPageBreak/>
        <w:t>Kelola jenis pajak</w:t>
      </w:r>
      <w:bookmarkEnd w:id="79"/>
    </w:p>
    <w:p w14:paraId="4D2192B7" w14:textId="047C5CCD" w:rsidR="00625BA5" w:rsidRDefault="00625BA5" w:rsidP="00163735">
      <w:pPr>
        <w:pStyle w:val="Heading4"/>
        <w:ind w:left="1260" w:hanging="900"/>
      </w:pPr>
      <w:r>
        <w:t xml:space="preserve">Menampilkan </w:t>
      </w:r>
      <w:proofErr w:type="spellStart"/>
      <w:r>
        <w:t>list</w:t>
      </w:r>
      <w:proofErr w:type="spellEnd"/>
      <w:r>
        <w:t xml:space="preserve"> jenis pajak</w:t>
      </w:r>
    </w:p>
    <w:p w14:paraId="51D32AB6" w14:textId="77777777" w:rsidR="002C5621" w:rsidRDefault="002C5621" w:rsidP="002C5621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761EB9FF" wp14:editId="7421F0E7">
            <wp:extent cx="5469467" cy="1646415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83" cy="165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E13E" w14:textId="3F322E9A" w:rsidR="00753546" w:rsidRDefault="002C5621" w:rsidP="002C5621">
      <w:pPr>
        <w:pStyle w:val="Caption"/>
        <w:ind w:left="360"/>
      </w:pPr>
      <w:bookmarkStart w:id="80" w:name="_Toc117602938"/>
      <w:r>
        <w:t xml:space="preserve">Gambar </w:t>
      </w:r>
      <w:fldSimple w:instr=" SEQ Gambar \* ARABIC ">
        <w:r w:rsidR="0065120F">
          <w:rPr>
            <w:noProof/>
          </w:rPr>
          <w:t>43</w:t>
        </w:r>
      </w:fldSimple>
      <w:r>
        <w:rPr>
          <w:lang w:val="en-US"/>
        </w:rPr>
        <w:t xml:space="preserve">. Activity diagram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pajak</w:t>
      </w:r>
      <w:bookmarkEnd w:id="80"/>
      <w:proofErr w:type="spellEnd"/>
    </w:p>
    <w:p w14:paraId="09ED4DA6" w14:textId="6FC88150" w:rsidR="00753546" w:rsidRDefault="00753546" w:rsidP="00753546">
      <w:pPr>
        <w:pStyle w:val="Paragraph"/>
        <w:ind w:left="360"/>
      </w:pPr>
    </w:p>
    <w:p w14:paraId="1E681AD0" w14:textId="77777777" w:rsidR="002C5621" w:rsidRDefault="002C5621" w:rsidP="002C5621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020A965C" wp14:editId="7E40F28F">
            <wp:extent cx="5469255" cy="1490623"/>
            <wp:effectExtent l="0" t="0" r="0" b="0"/>
            <wp:docPr id="16" name="Picture 1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 with medium confidenc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134" cy="149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DA1D" w14:textId="0471C7DB" w:rsidR="00753546" w:rsidRDefault="002C5621" w:rsidP="002C5621">
      <w:pPr>
        <w:pStyle w:val="Caption"/>
        <w:ind w:left="360"/>
      </w:pPr>
      <w:bookmarkStart w:id="81" w:name="_Toc117602939"/>
      <w:r>
        <w:t xml:space="preserve">Gambar </w:t>
      </w:r>
      <w:fldSimple w:instr=" SEQ Gambar \* ARABIC ">
        <w:r w:rsidR="0065120F">
          <w:rPr>
            <w:noProof/>
          </w:rPr>
          <w:t>44</w:t>
        </w:r>
      </w:fldSimple>
      <w:r>
        <w:rPr>
          <w:lang w:val="en-US"/>
        </w:rPr>
        <w:t xml:space="preserve">. Sequence diagram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pajak</w:t>
      </w:r>
      <w:bookmarkEnd w:id="81"/>
      <w:proofErr w:type="spellEnd"/>
    </w:p>
    <w:p w14:paraId="23532C6E" w14:textId="77777777" w:rsidR="00753546" w:rsidRPr="00753546" w:rsidRDefault="00753546" w:rsidP="00753546">
      <w:pPr>
        <w:pStyle w:val="Paragraph"/>
        <w:ind w:left="360"/>
      </w:pPr>
    </w:p>
    <w:p w14:paraId="7149BEA4" w14:textId="05DCFADE" w:rsidR="00625BA5" w:rsidRDefault="00625BA5" w:rsidP="00163735">
      <w:pPr>
        <w:pStyle w:val="Heading4"/>
        <w:ind w:left="1260" w:hanging="900"/>
      </w:pPr>
      <w:r>
        <w:lastRenderedPageBreak/>
        <w:t xml:space="preserve">Menambahkan </w:t>
      </w:r>
      <w:proofErr w:type="spellStart"/>
      <w:r>
        <w:t>list</w:t>
      </w:r>
      <w:proofErr w:type="spellEnd"/>
      <w:r>
        <w:t xml:space="preserve"> jenis pajak</w:t>
      </w:r>
    </w:p>
    <w:p w14:paraId="5C3FE05B" w14:textId="77777777" w:rsidR="005166BB" w:rsidRDefault="005166BB" w:rsidP="005166BB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3355DFEC" wp14:editId="40CE81F6">
            <wp:extent cx="5461000" cy="4411273"/>
            <wp:effectExtent l="0" t="0" r="635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160" cy="441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D657" w14:textId="104E0055" w:rsidR="00923A87" w:rsidRDefault="005166BB" w:rsidP="005166BB">
      <w:pPr>
        <w:pStyle w:val="Caption"/>
        <w:ind w:left="360"/>
        <w:rPr>
          <w:lang w:val="en-US"/>
        </w:rPr>
      </w:pPr>
      <w:bookmarkStart w:id="82" w:name="_Toc117602940"/>
      <w:r>
        <w:t xml:space="preserve">Gambar </w:t>
      </w:r>
      <w:fldSimple w:instr=" SEQ Gambar \* ARABIC ">
        <w:r w:rsidR="0065120F">
          <w:rPr>
            <w:noProof/>
          </w:rPr>
          <w:t>45</w:t>
        </w:r>
      </w:fldSimple>
      <w:r>
        <w:rPr>
          <w:lang w:val="en-US"/>
        </w:rPr>
        <w:t xml:space="preserve">. Activity diagram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pajak</w:t>
      </w:r>
      <w:bookmarkEnd w:id="82"/>
      <w:proofErr w:type="spellEnd"/>
    </w:p>
    <w:p w14:paraId="72936F24" w14:textId="049F09D5" w:rsidR="005166BB" w:rsidRDefault="005166BB" w:rsidP="005166BB">
      <w:pPr>
        <w:pStyle w:val="Paragraph"/>
        <w:ind w:left="360"/>
      </w:pPr>
    </w:p>
    <w:p w14:paraId="6A6125F3" w14:textId="77777777" w:rsidR="005166BB" w:rsidRDefault="005166BB" w:rsidP="005166BB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5EFB1FFB" wp14:editId="370FC339">
            <wp:extent cx="5461000" cy="3094728"/>
            <wp:effectExtent l="0" t="0" r="635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512" cy="310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E14E" w14:textId="14A58974" w:rsidR="005166BB" w:rsidRPr="005166BB" w:rsidRDefault="005166BB" w:rsidP="005166BB">
      <w:pPr>
        <w:pStyle w:val="Caption"/>
        <w:ind w:left="360"/>
      </w:pPr>
      <w:bookmarkStart w:id="83" w:name="_Toc117602941"/>
      <w:r>
        <w:t xml:space="preserve">Gambar </w:t>
      </w:r>
      <w:fldSimple w:instr=" SEQ Gambar \* ARABIC ">
        <w:r w:rsidR="0065120F">
          <w:rPr>
            <w:noProof/>
          </w:rPr>
          <w:t>46</w:t>
        </w:r>
      </w:fldSimple>
      <w:r>
        <w:rPr>
          <w:lang w:val="en-US"/>
        </w:rPr>
        <w:t xml:space="preserve">. Sequence diagram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pajak</w:t>
      </w:r>
      <w:bookmarkEnd w:id="83"/>
      <w:proofErr w:type="spellEnd"/>
    </w:p>
    <w:p w14:paraId="5F117FBD" w14:textId="0A6D41C0" w:rsidR="00625BA5" w:rsidRDefault="00625BA5" w:rsidP="00163735">
      <w:pPr>
        <w:pStyle w:val="Heading4"/>
        <w:ind w:left="1260" w:hanging="900"/>
      </w:pPr>
      <w:r>
        <w:lastRenderedPageBreak/>
        <w:t xml:space="preserve">Mengedit </w:t>
      </w:r>
      <w:proofErr w:type="spellStart"/>
      <w:r>
        <w:t>list</w:t>
      </w:r>
      <w:proofErr w:type="spellEnd"/>
      <w:r>
        <w:t xml:space="preserve"> jenis pajak</w:t>
      </w:r>
    </w:p>
    <w:p w14:paraId="416AB602" w14:textId="77777777" w:rsidR="009E7ED8" w:rsidRDefault="009E7ED8" w:rsidP="009E7ED8">
      <w:pPr>
        <w:pStyle w:val="Paragraph"/>
        <w:keepNext/>
        <w:ind w:left="360"/>
        <w:jc w:val="center"/>
      </w:pPr>
      <w:r>
        <w:rPr>
          <w:noProof/>
        </w:rPr>
        <w:drawing>
          <wp:inline distT="0" distB="0" distL="0" distR="0" wp14:anchorId="2EECE487" wp14:editId="530BFE0E">
            <wp:extent cx="5359400" cy="4488927"/>
            <wp:effectExtent l="0" t="0" r="0" b="698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087" cy="449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1BEC" w14:textId="45505942" w:rsidR="009E7ED8" w:rsidRDefault="009E7ED8" w:rsidP="009E7ED8">
      <w:pPr>
        <w:pStyle w:val="Caption"/>
        <w:ind w:left="360"/>
      </w:pPr>
      <w:bookmarkStart w:id="84" w:name="_Toc117602942"/>
      <w:r>
        <w:t xml:space="preserve">Gambar </w:t>
      </w:r>
      <w:fldSimple w:instr=" SEQ Gambar \* ARABIC ">
        <w:r w:rsidR="0065120F">
          <w:rPr>
            <w:noProof/>
          </w:rPr>
          <w:t>47</w:t>
        </w:r>
      </w:fldSimple>
      <w:r>
        <w:rPr>
          <w:lang w:val="en-US"/>
        </w:rPr>
        <w:t xml:space="preserve">. Activity diagram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pajak</w:t>
      </w:r>
      <w:bookmarkEnd w:id="84"/>
      <w:proofErr w:type="spellEnd"/>
    </w:p>
    <w:p w14:paraId="32EF7FBD" w14:textId="290432E1" w:rsidR="009E7ED8" w:rsidRDefault="009E7ED8" w:rsidP="009E7ED8">
      <w:pPr>
        <w:pStyle w:val="Paragraph"/>
        <w:ind w:left="360"/>
      </w:pPr>
    </w:p>
    <w:p w14:paraId="45C55543" w14:textId="77777777" w:rsidR="009E7ED8" w:rsidRDefault="009E7ED8" w:rsidP="009E7ED8">
      <w:pPr>
        <w:pStyle w:val="Paragraph"/>
        <w:keepNext/>
        <w:ind w:left="360"/>
        <w:jc w:val="center"/>
      </w:pPr>
      <w:r>
        <w:rPr>
          <w:noProof/>
        </w:rPr>
        <w:drawing>
          <wp:inline distT="0" distB="0" distL="0" distR="0" wp14:anchorId="00D2A2B9" wp14:editId="4A62801C">
            <wp:extent cx="5367867" cy="3197170"/>
            <wp:effectExtent l="0" t="0" r="4445" b="381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016" cy="32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A494" w14:textId="0FDC53EA" w:rsidR="009E7ED8" w:rsidRDefault="009E7ED8" w:rsidP="009E7ED8">
      <w:pPr>
        <w:pStyle w:val="Caption"/>
        <w:ind w:left="360"/>
      </w:pPr>
      <w:bookmarkStart w:id="85" w:name="_Toc117602943"/>
      <w:r>
        <w:t xml:space="preserve">Gambar </w:t>
      </w:r>
      <w:fldSimple w:instr=" SEQ Gambar \* ARABIC ">
        <w:r w:rsidR="0065120F">
          <w:rPr>
            <w:noProof/>
          </w:rPr>
          <w:t>48</w:t>
        </w:r>
      </w:fldSimple>
      <w:r>
        <w:rPr>
          <w:lang w:val="en-US"/>
        </w:rPr>
        <w:t xml:space="preserve">. Sequence diagram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pajak</w:t>
      </w:r>
      <w:bookmarkEnd w:id="85"/>
      <w:proofErr w:type="spellEnd"/>
    </w:p>
    <w:p w14:paraId="61861E5C" w14:textId="7407B758" w:rsidR="00625BA5" w:rsidRDefault="00E23031" w:rsidP="00163735">
      <w:pPr>
        <w:pStyle w:val="Heading4"/>
        <w:ind w:left="1260" w:hanging="900"/>
      </w:pPr>
      <w:r>
        <w:lastRenderedPageBreak/>
        <w:t xml:space="preserve">Menonaktifkan </w:t>
      </w:r>
      <w:proofErr w:type="spellStart"/>
      <w:r>
        <w:t>list</w:t>
      </w:r>
      <w:proofErr w:type="spellEnd"/>
      <w:r>
        <w:t xml:space="preserve"> jenis pajak</w:t>
      </w:r>
    </w:p>
    <w:p w14:paraId="2E40A12F" w14:textId="77777777" w:rsidR="00F904BE" w:rsidRDefault="00F904BE" w:rsidP="00F904BE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3E733F8A" wp14:editId="502D200A">
            <wp:extent cx="5486400" cy="4186222"/>
            <wp:effectExtent l="0" t="0" r="0" b="508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750" cy="419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B06A" w14:textId="062DA5B5" w:rsidR="009E7ED8" w:rsidRDefault="00F904BE" w:rsidP="00F904BE">
      <w:pPr>
        <w:pStyle w:val="Caption"/>
        <w:ind w:left="360"/>
      </w:pPr>
      <w:bookmarkStart w:id="86" w:name="_Toc117602944"/>
      <w:r>
        <w:t xml:space="preserve">Gambar </w:t>
      </w:r>
      <w:fldSimple w:instr=" SEQ Gambar \* ARABIC ">
        <w:r w:rsidR="0065120F">
          <w:rPr>
            <w:noProof/>
          </w:rPr>
          <w:t>49</w:t>
        </w:r>
      </w:fldSimple>
      <w:r>
        <w:rPr>
          <w:lang w:val="en-US"/>
        </w:rPr>
        <w:t xml:space="preserve">. Activity diagram </w:t>
      </w:r>
      <w:proofErr w:type="spellStart"/>
      <w:r>
        <w:rPr>
          <w:lang w:val="en-US"/>
        </w:rPr>
        <w:t>menonaktifkan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pajak</w:t>
      </w:r>
      <w:bookmarkEnd w:id="86"/>
      <w:proofErr w:type="spellEnd"/>
    </w:p>
    <w:p w14:paraId="651D044A" w14:textId="253A8A30" w:rsidR="009E7ED8" w:rsidRDefault="009E7ED8" w:rsidP="009E7ED8">
      <w:pPr>
        <w:pStyle w:val="Paragraph"/>
        <w:ind w:left="360"/>
      </w:pPr>
    </w:p>
    <w:p w14:paraId="7A804986" w14:textId="77777777" w:rsidR="00F904BE" w:rsidRDefault="00F904BE" w:rsidP="00F904BE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487CD11E" wp14:editId="710F5D24">
            <wp:extent cx="5486400" cy="2746847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91" cy="274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1E37" w14:textId="2F9E3D0D" w:rsidR="009E7ED8" w:rsidRDefault="00F904BE" w:rsidP="00F904BE">
      <w:pPr>
        <w:pStyle w:val="Caption"/>
        <w:ind w:left="360"/>
      </w:pPr>
      <w:bookmarkStart w:id="87" w:name="_Toc117602945"/>
      <w:r>
        <w:t xml:space="preserve">Gambar </w:t>
      </w:r>
      <w:fldSimple w:instr=" SEQ Gambar \* ARABIC ">
        <w:r w:rsidR="0065120F">
          <w:rPr>
            <w:noProof/>
          </w:rPr>
          <w:t>50</w:t>
        </w:r>
      </w:fldSimple>
      <w:r>
        <w:rPr>
          <w:lang w:val="en-US"/>
        </w:rPr>
        <w:t xml:space="preserve">. Sequence diagram </w:t>
      </w:r>
      <w:proofErr w:type="spellStart"/>
      <w:r>
        <w:rPr>
          <w:lang w:val="en-US"/>
        </w:rPr>
        <w:t>menonaktifkan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pajak</w:t>
      </w:r>
      <w:bookmarkEnd w:id="87"/>
      <w:proofErr w:type="spellEnd"/>
    </w:p>
    <w:p w14:paraId="50896099" w14:textId="77777777" w:rsidR="009E7ED8" w:rsidRPr="009E7ED8" w:rsidRDefault="009E7ED8" w:rsidP="009E7ED8">
      <w:pPr>
        <w:pStyle w:val="Paragraph"/>
        <w:ind w:left="360"/>
      </w:pPr>
    </w:p>
    <w:p w14:paraId="2542FB99" w14:textId="77777777" w:rsidR="00950BA2" w:rsidRDefault="00950BA2" w:rsidP="00D71F58">
      <w:pPr>
        <w:pStyle w:val="Heading3"/>
        <w:ind w:left="1170" w:hanging="810"/>
      </w:pPr>
      <w:bookmarkStart w:id="88" w:name="_Toc117602868"/>
      <w:r>
        <w:lastRenderedPageBreak/>
        <w:t xml:space="preserve">Mengelola </w:t>
      </w:r>
      <w:r w:rsidRPr="003B33FF">
        <w:rPr>
          <w:i/>
          <w:iCs/>
        </w:rPr>
        <w:t xml:space="preserve">virtual </w:t>
      </w:r>
      <w:proofErr w:type="spellStart"/>
      <w:r w:rsidRPr="003B33FF">
        <w:rPr>
          <w:i/>
          <w:iCs/>
        </w:rPr>
        <w:t>account</w:t>
      </w:r>
      <w:proofErr w:type="spellEnd"/>
      <w:r w:rsidRPr="003B33FF">
        <w:rPr>
          <w:i/>
          <w:iCs/>
        </w:rPr>
        <w:t xml:space="preserve"> </w:t>
      </w:r>
      <w:proofErr w:type="spellStart"/>
      <w:r w:rsidRPr="003B33FF">
        <w:rPr>
          <w:i/>
          <w:iCs/>
        </w:rPr>
        <w:t>client</w:t>
      </w:r>
      <w:bookmarkEnd w:id="88"/>
      <w:proofErr w:type="spellEnd"/>
    </w:p>
    <w:p w14:paraId="02B74FCF" w14:textId="522FF2FD" w:rsidR="00950BA2" w:rsidRDefault="001E2964" w:rsidP="00163735">
      <w:pPr>
        <w:pStyle w:val="Heading4"/>
        <w:ind w:left="1260" w:hanging="900"/>
      </w:pPr>
      <w:r>
        <w:t xml:space="preserve">Menampilkan </w:t>
      </w:r>
      <w:proofErr w:type="spellStart"/>
      <w:r w:rsidRPr="001E2964">
        <w:t>list</w:t>
      </w:r>
      <w:proofErr w:type="spellEnd"/>
      <w:r>
        <w:t xml:space="preserve"> virtual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client</w:t>
      </w:r>
      <w:proofErr w:type="spellEnd"/>
    </w:p>
    <w:p w14:paraId="7A68D0ED" w14:textId="77777777" w:rsidR="00AA2504" w:rsidRDefault="00AA2504" w:rsidP="00AA2504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532F69F7" wp14:editId="0B237C90">
            <wp:extent cx="5486400" cy="1643610"/>
            <wp:effectExtent l="0" t="0" r="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02" cy="164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AA4E" w14:textId="2DC6647C" w:rsidR="00AA2504" w:rsidRDefault="00AA2504" w:rsidP="00AA2504">
      <w:pPr>
        <w:pStyle w:val="Caption"/>
        <w:ind w:left="360"/>
      </w:pPr>
      <w:bookmarkStart w:id="89" w:name="_Toc117602946"/>
      <w:r>
        <w:t xml:space="preserve">Gambar </w:t>
      </w:r>
      <w:fldSimple w:instr=" SEQ Gambar \* ARABIC ">
        <w:r w:rsidR="0065120F">
          <w:rPr>
            <w:noProof/>
          </w:rPr>
          <w:t>51</w:t>
        </w:r>
      </w:fldSimple>
      <w:r>
        <w:rPr>
          <w:lang w:val="en-US"/>
        </w:rPr>
        <w:t xml:space="preserve">. Activity diagram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list virtual account client</w:t>
      </w:r>
      <w:bookmarkEnd w:id="89"/>
    </w:p>
    <w:p w14:paraId="3F0BF458" w14:textId="48A9AA23" w:rsidR="00AA2504" w:rsidRDefault="00AA2504" w:rsidP="00AA2504">
      <w:pPr>
        <w:pStyle w:val="Paragraph"/>
        <w:ind w:left="360"/>
      </w:pPr>
    </w:p>
    <w:p w14:paraId="1A67A00C" w14:textId="77777777" w:rsidR="00AA2504" w:rsidRDefault="00AA2504" w:rsidP="00AA2504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0E604330" wp14:editId="38EB7A28">
            <wp:extent cx="5486400" cy="1397433"/>
            <wp:effectExtent l="0" t="0" r="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522" cy="139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D636" w14:textId="3A387CAB" w:rsidR="00AA2504" w:rsidRDefault="00AA2504" w:rsidP="00AA2504">
      <w:pPr>
        <w:pStyle w:val="Caption"/>
        <w:ind w:left="360"/>
      </w:pPr>
      <w:bookmarkStart w:id="90" w:name="_Toc117602947"/>
      <w:r>
        <w:t xml:space="preserve">Gambar </w:t>
      </w:r>
      <w:fldSimple w:instr=" SEQ Gambar \* ARABIC ">
        <w:r w:rsidR="0065120F">
          <w:rPr>
            <w:noProof/>
          </w:rPr>
          <w:t>52</w:t>
        </w:r>
      </w:fldSimple>
      <w:r>
        <w:rPr>
          <w:lang w:val="en-US"/>
        </w:rPr>
        <w:t xml:space="preserve">. Sequence diagram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list virtual account client</w:t>
      </w:r>
      <w:bookmarkEnd w:id="90"/>
    </w:p>
    <w:p w14:paraId="2548FEB6" w14:textId="77777777" w:rsidR="00AA2504" w:rsidRPr="00AA2504" w:rsidRDefault="00AA2504" w:rsidP="00AA2504">
      <w:pPr>
        <w:pStyle w:val="Paragraph"/>
        <w:ind w:left="360"/>
      </w:pPr>
    </w:p>
    <w:p w14:paraId="7214BDE4" w14:textId="294A2B8C" w:rsidR="001E2964" w:rsidRDefault="001E2964" w:rsidP="00163735">
      <w:pPr>
        <w:pStyle w:val="Heading4"/>
        <w:ind w:left="1260" w:hanging="900"/>
      </w:pPr>
      <w:r>
        <w:lastRenderedPageBreak/>
        <w:t xml:space="preserve">Menambahkan </w:t>
      </w:r>
      <w:proofErr w:type="spellStart"/>
      <w:r w:rsidRPr="001E2964">
        <w:t>list</w:t>
      </w:r>
      <w:proofErr w:type="spellEnd"/>
      <w:r>
        <w:t xml:space="preserve"> virtual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client</w:t>
      </w:r>
      <w:proofErr w:type="spellEnd"/>
    </w:p>
    <w:p w14:paraId="1291E14A" w14:textId="77777777" w:rsidR="00CF0381" w:rsidRDefault="00CF0381" w:rsidP="00CF0381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13980E59" wp14:editId="1DB3B761">
            <wp:extent cx="5482925" cy="7631814"/>
            <wp:effectExtent l="0" t="0" r="381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925" cy="763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5F82" w14:textId="17E6269B" w:rsidR="00CF0381" w:rsidRDefault="00CF0381" w:rsidP="00CF0381">
      <w:pPr>
        <w:pStyle w:val="Caption"/>
        <w:ind w:left="360"/>
      </w:pPr>
      <w:bookmarkStart w:id="91" w:name="_Toc117602948"/>
      <w:r>
        <w:t xml:space="preserve">Gambar </w:t>
      </w:r>
      <w:fldSimple w:instr=" SEQ Gambar \* ARABIC ">
        <w:r w:rsidR="0065120F">
          <w:rPr>
            <w:noProof/>
          </w:rPr>
          <w:t>53</w:t>
        </w:r>
      </w:fldSimple>
      <w:r>
        <w:rPr>
          <w:lang w:val="en-US"/>
        </w:rPr>
        <w:t xml:space="preserve">. Activity diagram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list</w:t>
      </w:r>
      <w:r>
        <w:rPr>
          <w:noProof/>
        </w:rPr>
        <w:t xml:space="preserve"> </w:t>
      </w:r>
      <w:r>
        <w:rPr>
          <w:noProof/>
          <w:lang w:val="en-US"/>
        </w:rPr>
        <w:t>virtual account client</w:t>
      </w:r>
      <w:bookmarkEnd w:id="91"/>
    </w:p>
    <w:p w14:paraId="2D81EA40" w14:textId="21DAEED1" w:rsidR="00CF0381" w:rsidRDefault="00CF0381" w:rsidP="00CF0381">
      <w:pPr>
        <w:pStyle w:val="Paragraph"/>
        <w:ind w:left="360"/>
      </w:pPr>
    </w:p>
    <w:p w14:paraId="670898D9" w14:textId="77777777" w:rsidR="002C5F92" w:rsidRDefault="002C5F92" w:rsidP="00CF0381">
      <w:pPr>
        <w:pStyle w:val="Paragraph"/>
        <w:ind w:left="360"/>
      </w:pPr>
    </w:p>
    <w:p w14:paraId="4976FD0F" w14:textId="00CFCB73" w:rsidR="00CF74B5" w:rsidRDefault="00CF74B5" w:rsidP="00CF0381">
      <w:pPr>
        <w:pStyle w:val="Paragraph"/>
        <w:ind w:left="360"/>
      </w:pPr>
      <w:proofErr w:type="spellStart"/>
      <w:r>
        <w:lastRenderedPageBreak/>
        <w:t>Catatan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>:</w:t>
      </w:r>
    </w:p>
    <w:p w14:paraId="3EBCB4C6" w14:textId="14062B49" w:rsidR="00CF74B5" w:rsidRDefault="00CF74B5" w:rsidP="002C5F92">
      <w:pPr>
        <w:pStyle w:val="Paragraph"/>
        <w:numPr>
          <w:ilvl w:val="6"/>
          <w:numId w:val="1"/>
        </w:numPr>
        <w:ind w:left="720"/>
      </w:pPr>
      <w:r>
        <w:t xml:space="preserve">Data yang </w:t>
      </w:r>
      <w:proofErr w:type="spellStart"/>
      <w:r>
        <w:t>diambil</w:t>
      </w:r>
      <w:proofErr w:type="spellEnd"/>
      <w:r>
        <w:t xml:space="preserve"> pada</w:t>
      </w:r>
      <w:r w:rsidR="0061224A">
        <w:t xml:space="preserve"> </w:t>
      </w:r>
      <w:proofErr w:type="spellStart"/>
      <w:r w:rsidR="0061224A">
        <w:t>subproses</w:t>
      </w:r>
      <w:proofErr w:type="spellEnd"/>
      <w:r w:rsidR="0061224A">
        <w:t xml:space="preserve"> “get requirement data </w:t>
      </w:r>
      <w:proofErr w:type="spellStart"/>
      <w:r w:rsidR="0061224A">
        <w:t>registrasi</w:t>
      </w:r>
      <w:proofErr w:type="spellEnd"/>
      <w:r w:rsidR="0061224A">
        <w:t xml:space="preserve">” </w:t>
      </w:r>
      <w:proofErr w:type="spellStart"/>
      <w:r w:rsidR="0061224A">
        <w:t>adalah</w:t>
      </w:r>
      <w:proofErr w:type="spellEnd"/>
      <w:r w:rsidR="0061224A">
        <w:t xml:space="preserve">: </w:t>
      </w:r>
    </w:p>
    <w:p w14:paraId="4BB74D43" w14:textId="5279C10E" w:rsidR="00955CFA" w:rsidRDefault="006F064F" w:rsidP="002C5F92">
      <w:pPr>
        <w:pStyle w:val="Paragraph"/>
        <w:numPr>
          <w:ilvl w:val="0"/>
          <w:numId w:val="6"/>
        </w:numPr>
        <w:ind w:left="1080"/>
      </w:pPr>
      <w:r>
        <w:t xml:space="preserve">Get list </w:t>
      </w:r>
      <w:proofErr w:type="spellStart"/>
      <w:r>
        <w:t>jenis</w:t>
      </w:r>
      <w:proofErr w:type="spellEnd"/>
      <w:r>
        <w:t xml:space="preserve"> client</w:t>
      </w:r>
    </w:p>
    <w:p w14:paraId="23F00A4F" w14:textId="5B652ED3" w:rsidR="006F064F" w:rsidRDefault="006F064F" w:rsidP="002C5F92">
      <w:pPr>
        <w:pStyle w:val="Paragraph"/>
        <w:numPr>
          <w:ilvl w:val="0"/>
          <w:numId w:val="6"/>
        </w:numPr>
        <w:ind w:left="1080"/>
      </w:pPr>
      <w:r>
        <w:t xml:space="preserve">Get data </w:t>
      </w:r>
      <w:proofErr w:type="spellStart"/>
      <w:r>
        <w:t>provinsi</w:t>
      </w:r>
      <w:proofErr w:type="spellEnd"/>
    </w:p>
    <w:p w14:paraId="53C23E60" w14:textId="0C821789" w:rsidR="006F064F" w:rsidRDefault="006F064F" w:rsidP="002C5F92">
      <w:pPr>
        <w:pStyle w:val="Paragraph"/>
        <w:numPr>
          <w:ilvl w:val="0"/>
          <w:numId w:val="6"/>
        </w:numPr>
        <w:ind w:left="1080"/>
      </w:pPr>
      <w:r>
        <w:t xml:space="preserve">Get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admin</w:t>
      </w:r>
    </w:p>
    <w:p w14:paraId="75CDA142" w14:textId="21AE77C2" w:rsidR="006F064F" w:rsidRDefault="006F064F" w:rsidP="002C5F92">
      <w:pPr>
        <w:pStyle w:val="Paragraph"/>
        <w:numPr>
          <w:ilvl w:val="0"/>
          <w:numId w:val="6"/>
        </w:numPr>
        <w:ind w:left="1080"/>
      </w:pPr>
      <w:r>
        <w:t>Get</w:t>
      </w:r>
      <w:r w:rsidR="002C5F92"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penampungan</w:t>
      </w:r>
      <w:proofErr w:type="spellEnd"/>
    </w:p>
    <w:p w14:paraId="3217C8FC" w14:textId="3195DB4A" w:rsidR="00955CFA" w:rsidRDefault="00955CFA" w:rsidP="002C5F92">
      <w:pPr>
        <w:pStyle w:val="Paragraph"/>
        <w:numPr>
          <w:ilvl w:val="6"/>
          <w:numId w:val="1"/>
        </w:numPr>
        <w:ind w:left="720"/>
      </w:pPr>
      <w:r>
        <w:t xml:space="preserve">Field yang </w:t>
      </w:r>
      <w:proofErr w:type="spellStart"/>
      <w:r>
        <w:t>ditampilkan</w:t>
      </w:r>
      <w:proofErr w:type="spellEnd"/>
      <w:r>
        <w:t xml:space="preserve"> pada </w:t>
      </w:r>
      <w:proofErr w:type="spellStart"/>
      <w:r>
        <w:t>subproses</w:t>
      </w:r>
      <w:proofErr w:type="spellEnd"/>
      <w:r>
        <w:t xml:space="preserve"> “show: requirement field” </w:t>
      </w:r>
      <w:proofErr w:type="spellStart"/>
      <w:r>
        <w:t>adalah</w:t>
      </w:r>
      <w:proofErr w:type="spellEnd"/>
      <w:r>
        <w:t>:</w:t>
      </w:r>
    </w:p>
    <w:p w14:paraId="5D0A717C" w14:textId="7C703FCB" w:rsidR="00BB79B3" w:rsidRDefault="00BB79B3" w:rsidP="002C5F92">
      <w:pPr>
        <w:pStyle w:val="Paragraph"/>
        <w:numPr>
          <w:ilvl w:val="0"/>
          <w:numId w:val="7"/>
        </w:numPr>
        <w:ind w:left="1080"/>
      </w:pPr>
      <w:r>
        <w:t xml:space="preserve">Field </w:t>
      </w:r>
      <w:proofErr w:type="spellStart"/>
      <w:r>
        <w:t>biaya</w:t>
      </w:r>
      <w:proofErr w:type="spellEnd"/>
      <w:r>
        <w:t xml:space="preserve"> admin client/biller</w:t>
      </w:r>
    </w:p>
    <w:p w14:paraId="5E255916" w14:textId="794C3F23" w:rsidR="00BB79B3" w:rsidRDefault="00BB79B3" w:rsidP="002C5F92">
      <w:pPr>
        <w:pStyle w:val="Paragraph"/>
        <w:numPr>
          <w:ilvl w:val="0"/>
          <w:numId w:val="7"/>
        </w:numPr>
        <w:ind w:left="1080"/>
      </w:pPr>
      <w:r>
        <w:t xml:space="preserve">Field </w:t>
      </w:r>
      <w:proofErr w:type="spellStart"/>
      <w:r>
        <w:t>biaya</w:t>
      </w:r>
      <w:proofErr w:type="spellEnd"/>
      <w:r>
        <w:t xml:space="preserve"> admin bank </w:t>
      </w:r>
      <w:proofErr w:type="spellStart"/>
      <w:r>
        <w:t>bjb</w:t>
      </w:r>
      <w:proofErr w:type="spellEnd"/>
    </w:p>
    <w:p w14:paraId="7D1F0D3C" w14:textId="4C64553B" w:rsidR="00BB79B3" w:rsidRDefault="00BB79B3" w:rsidP="002C5F92">
      <w:pPr>
        <w:pStyle w:val="Paragraph"/>
        <w:numPr>
          <w:ilvl w:val="0"/>
          <w:numId w:val="7"/>
        </w:numPr>
        <w:ind w:left="1080"/>
      </w:pPr>
      <w:r>
        <w:t xml:space="preserve">Field </w:t>
      </w:r>
      <w:proofErr w:type="spellStart"/>
      <w:r w:rsidR="002C5F92">
        <w:t>rekening</w:t>
      </w:r>
      <w:proofErr w:type="spellEnd"/>
      <w:r w:rsidR="002C5F92">
        <w:t xml:space="preserve"> </w:t>
      </w:r>
      <w:proofErr w:type="spellStart"/>
      <w:r w:rsidR="002C5F92">
        <w:t>penampungan</w:t>
      </w:r>
      <w:proofErr w:type="spellEnd"/>
      <w:r w:rsidR="002C5F92">
        <w:t xml:space="preserve"> </w:t>
      </w:r>
      <w:proofErr w:type="spellStart"/>
      <w:r w:rsidR="002C5F92">
        <w:t>biaya</w:t>
      </w:r>
      <w:proofErr w:type="spellEnd"/>
      <w:r w:rsidR="002C5F92">
        <w:t xml:space="preserve"> admin client/biller</w:t>
      </w:r>
    </w:p>
    <w:p w14:paraId="57D7F58E" w14:textId="0B774E7D" w:rsidR="002C5F92" w:rsidRDefault="002C5F92" w:rsidP="002C5F92">
      <w:pPr>
        <w:pStyle w:val="Paragraph"/>
        <w:numPr>
          <w:ilvl w:val="0"/>
          <w:numId w:val="7"/>
        </w:numPr>
        <w:ind w:left="1080"/>
      </w:pPr>
      <w:r>
        <w:t xml:space="preserve">Field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penampungan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admin bank </w:t>
      </w:r>
      <w:proofErr w:type="spellStart"/>
      <w:r>
        <w:t>bjb</w:t>
      </w:r>
      <w:proofErr w:type="spellEnd"/>
    </w:p>
    <w:p w14:paraId="462C6E72" w14:textId="77777777" w:rsidR="00BB79B3" w:rsidRDefault="00BB79B3" w:rsidP="00BB79B3">
      <w:pPr>
        <w:pStyle w:val="Paragraph"/>
        <w:ind w:left="2520"/>
      </w:pPr>
    </w:p>
    <w:p w14:paraId="1369312C" w14:textId="77777777" w:rsidR="00CF0381" w:rsidRDefault="00CF0381" w:rsidP="00CF0381">
      <w:pPr>
        <w:pStyle w:val="Paragraph"/>
        <w:keepNext/>
        <w:ind w:left="360"/>
      </w:pPr>
      <w:r>
        <w:rPr>
          <w:noProof/>
        </w:rPr>
        <w:lastRenderedPageBreak/>
        <w:drawing>
          <wp:inline distT="0" distB="0" distL="0" distR="0" wp14:anchorId="5729010A" wp14:editId="0DB283C0">
            <wp:extent cx="5475641" cy="7763933"/>
            <wp:effectExtent l="0" t="0" r="0" b="8890"/>
            <wp:docPr id="29" name="Picture 2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, schematic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721" cy="777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94DC" w14:textId="6FB81940" w:rsidR="00CF0381" w:rsidRDefault="00CF0381" w:rsidP="00CF0381">
      <w:pPr>
        <w:pStyle w:val="Caption"/>
        <w:ind w:left="360"/>
      </w:pPr>
      <w:bookmarkStart w:id="92" w:name="_Toc117602949"/>
      <w:r>
        <w:t xml:space="preserve">Gambar </w:t>
      </w:r>
      <w:fldSimple w:instr=" SEQ Gambar \* ARABIC ">
        <w:r w:rsidR="0065120F">
          <w:rPr>
            <w:noProof/>
          </w:rPr>
          <w:t>54</w:t>
        </w:r>
      </w:fldSimple>
      <w:r>
        <w:rPr>
          <w:lang w:val="en-US"/>
        </w:rPr>
        <w:t xml:space="preserve">. Sequence diagram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list virtual account client</w:t>
      </w:r>
      <w:bookmarkEnd w:id="92"/>
    </w:p>
    <w:p w14:paraId="61806361" w14:textId="77777777" w:rsidR="00CF0381" w:rsidRPr="00CF0381" w:rsidRDefault="00CF0381" w:rsidP="00CF0381">
      <w:pPr>
        <w:pStyle w:val="Paragraph"/>
        <w:ind w:left="360"/>
      </w:pPr>
    </w:p>
    <w:p w14:paraId="2AE844A0" w14:textId="0950304A" w:rsidR="001E2964" w:rsidRDefault="001E2964" w:rsidP="00163735">
      <w:pPr>
        <w:pStyle w:val="Heading4"/>
        <w:ind w:left="1260" w:hanging="900"/>
      </w:pPr>
      <w:r>
        <w:lastRenderedPageBreak/>
        <w:t>Mengedit</w:t>
      </w:r>
      <w:r w:rsidR="00D71F58">
        <w:t xml:space="preserve"> </w:t>
      </w:r>
      <w:proofErr w:type="spellStart"/>
      <w:r w:rsidR="00D71F58" w:rsidRPr="001E2964">
        <w:t>list</w:t>
      </w:r>
      <w:proofErr w:type="spellEnd"/>
      <w:r w:rsidR="00D71F58">
        <w:t xml:space="preserve"> virtual </w:t>
      </w:r>
      <w:proofErr w:type="spellStart"/>
      <w:r w:rsidR="00D71F58">
        <w:t>account</w:t>
      </w:r>
      <w:proofErr w:type="spellEnd"/>
      <w:r w:rsidR="00D71F58">
        <w:t xml:space="preserve"> </w:t>
      </w:r>
      <w:proofErr w:type="spellStart"/>
      <w:r w:rsidR="00D71F58">
        <w:t>client</w:t>
      </w:r>
      <w:proofErr w:type="spellEnd"/>
    </w:p>
    <w:p w14:paraId="41636781" w14:textId="77777777" w:rsidR="00F31865" w:rsidRDefault="00F31865" w:rsidP="009C0AF0">
      <w:pPr>
        <w:pStyle w:val="Paragraph"/>
        <w:keepNext/>
        <w:ind w:left="360"/>
        <w:jc w:val="center"/>
      </w:pPr>
      <w:r>
        <w:rPr>
          <w:noProof/>
        </w:rPr>
        <w:drawing>
          <wp:inline distT="0" distB="0" distL="0" distR="0" wp14:anchorId="6ECE9D24" wp14:editId="77FE4742">
            <wp:extent cx="5316855" cy="4445046"/>
            <wp:effectExtent l="0" t="0" r="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916" cy="445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4260" w14:textId="5C385FB3" w:rsidR="00CF0381" w:rsidRDefault="00F31865" w:rsidP="00AA3EF2">
      <w:pPr>
        <w:pStyle w:val="Caption"/>
        <w:ind w:left="360"/>
      </w:pPr>
      <w:bookmarkStart w:id="93" w:name="_Toc117602950"/>
      <w:r>
        <w:t xml:space="preserve">Gambar </w:t>
      </w:r>
      <w:fldSimple w:instr=" SEQ Gambar \* ARABIC ">
        <w:r w:rsidR="0065120F">
          <w:rPr>
            <w:noProof/>
          </w:rPr>
          <w:t>55</w:t>
        </w:r>
      </w:fldSimple>
      <w:r>
        <w:rPr>
          <w:lang w:val="en-US"/>
        </w:rPr>
        <w:t xml:space="preserve">. Activity diagram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list virtual account client</w:t>
      </w:r>
      <w:bookmarkEnd w:id="93"/>
    </w:p>
    <w:p w14:paraId="2C63F32F" w14:textId="1175124A" w:rsidR="00F31865" w:rsidRDefault="00F31865" w:rsidP="00CF0381">
      <w:pPr>
        <w:pStyle w:val="Paragraph"/>
        <w:ind w:left="360"/>
      </w:pPr>
    </w:p>
    <w:p w14:paraId="2BC3AE4B" w14:textId="77777777" w:rsidR="009C0AF0" w:rsidRDefault="009C0AF0" w:rsidP="009C0AF0">
      <w:pPr>
        <w:pStyle w:val="Paragraph"/>
        <w:keepNext/>
        <w:ind w:left="360"/>
        <w:jc w:val="center"/>
      </w:pPr>
      <w:r>
        <w:rPr>
          <w:noProof/>
        </w:rPr>
        <w:drawing>
          <wp:inline distT="0" distB="0" distL="0" distR="0" wp14:anchorId="097D2503" wp14:editId="707A3D73">
            <wp:extent cx="5317067" cy="316278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419" cy="317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6DE9" w14:textId="40453C7C" w:rsidR="00F31865" w:rsidRDefault="009C0AF0" w:rsidP="009C0AF0">
      <w:pPr>
        <w:pStyle w:val="Caption"/>
      </w:pPr>
      <w:bookmarkStart w:id="94" w:name="_Toc117602951"/>
      <w:r>
        <w:t xml:space="preserve">Gambar </w:t>
      </w:r>
      <w:fldSimple w:instr=" SEQ Gambar \* ARABIC ">
        <w:r w:rsidR="0065120F">
          <w:rPr>
            <w:noProof/>
          </w:rPr>
          <w:t>56</w:t>
        </w:r>
      </w:fldSimple>
      <w:r>
        <w:rPr>
          <w:lang w:val="en-US"/>
        </w:rPr>
        <w:t xml:space="preserve">. Sequence diagram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list virtual account client</w:t>
      </w:r>
      <w:bookmarkEnd w:id="94"/>
    </w:p>
    <w:p w14:paraId="54D99145" w14:textId="103AF442" w:rsidR="001E2964" w:rsidRDefault="001E2964" w:rsidP="00163735">
      <w:pPr>
        <w:pStyle w:val="Heading4"/>
        <w:ind w:left="1260" w:hanging="900"/>
      </w:pPr>
      <w:r>
        <w:lastRenderedPageBreak/>
        <w:t>Menonaktifkan</w:t>
      </w:r>
      <w:r w:rsidR="00D71F58">
        <w:t xml:space="preserve"> </w:t>
      </w:r>
      <w:proofErr w:type="spellStart"/>
      <w:r w:rsidR="00D71F58" w:rsidRPr="001E2964">
        <w:t>list</w:t>
      </w:r>
      <w:proofErr w:type="spellEnd"/>
      <w:r w:rsidR="00D71F58">
        <w:t xml:space="preserve"> virtual </w:t>
      </w:r>
      <w:proofErr w:type="spellStart"/>
      <w:r w:rsidR="00D71F58">
        <w:t>account</w:t>
      </w:r>
      <w:proofErr w:type="spellEnd"/>
      <w:r w:rsidR="00D71F58">
        <w:t xml:space="preserve"> </w:t>
      </w:r>
      <w:proofErr w:type="spellStart"/>
      <w:r w:rsidR="00D71F58">
        <w:t>client</w:t>
      </w:r>
      <w:proofErr w:type="spellEnd"/>
    </w:p>
    <w:p w14:paraId="0E347A27" w14:textId="77777777" w:rsidR="00512C38" w:rsidRDefault="00512C38" w:rsidP="00512C38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214110BB" wp14:editId="7A3391E0">
            <wp:extent cx="5486400" cy="4253692"/>
            <wp:effectExtent l="0" t="0" r="0" b="0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066" cy="425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38C1" w14:textId="0B24FE2B" w:rsidR="00512C38" w:rsidRDefault="00512C38" w:rsidP="00512C38">
      <w:pPr>
        <w:pStyle w:val="Caption"/>
        <w:ind w:left="360"/>
      </w:pPr>
      <w:bookmarkStart w:id="95" w:name="_Toc117602952"/>
      <w:r>
        <w:t xml:space="preserve">Gambar </w:t>
      </w:r>
      <w:fldSimple w:instr=" SEQ Gambar \* ARABIC ">
        <w:r w:rsidR="0065120F">
          <w:rPr>
            <w:noProof/>
          </w:rPr>
          <w:t>57</w:t>
        </w:r>
      </w:fldSimple>
      <w:r>
        <w:rPr>
          <w:lang w:val="en-US"/>
        </w:rPr>
        <w:t xml:space="preserve">. </w:t>
      </w:r>
      <w:r w:rsidR="00D96B74">
        <w:rPr>
          <w:lang w:val="en-US"/>
        </w:rPr>
        <w:t>Activity</w:t>
      </w:r>
      <w:r>
        <w:rPr>
          <w:lang w:val="en-US"/>
        </w:rPr>
        <w:t xml:space="preserve"> diagram </w:t>
      </w:r>
      <w:proofErr w:type="spellStart"/>
      <w:r>
        <w:rPr>
          <w:lang w:val="en-US"/>
        </w:rPr>
        <w:t>menonaktifkan</w:t>
      </w:r>
      <w:proofErr w:type="spellEnd"/>
      <w:r>
        <w:rPr>
          <w:lang w:val="en-US"/>
        </w:rPr>
        <w:t xml:space="preserve"> list virtual account client</w:t>
      </w:r>
      <w:bookmarkEnd w:id="95"/>
    </w:p>
    <w:p w14:paraId="7F3E4D78" w14:textId="142F032F" w:rsidR="00512C38" w:rsidRDefault="00512C38" w:rsidP="00512C38">
      <w:pPr>
        <w:pStyle w:val="Paragraph"/>
        <w:ind w:left="360"/>
      </w:pPr>
    </w:p>
    <w:p w14:paraId="43754561" w14:textId="77777777" w:rsidR="00D96B74" w:rsidRDefault="00D96B74" w:rsidP="00D96B74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5EE9D2D9" wp14:editId="1908E67C">
            <wp:extent cx="5486400" cy="2743200"/>
            <wp:effectExtent l="0" t="0" r="0" b="0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46" cy="274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EF06" w14:textId="294168DC" w:rsidR="00512C38" w:rsidRDefault="00D96B74" w:rsidP="00D96B74">
      <w:pPr>
        <w:pStyle w:val="Caption"/>
        <w:ind w:left="360"/>
      </w:pPr>
      <w:bookmarkStart w:id="96" w:name="_Toc117602953"/>
      <w:r>
        <w:t xml:space="preserve">Gambar </w:t>
      </w:r>
      <w:fldSimple w:instr=" SEQ Gambar \* ARABIC ">
        <w:r w:rsidR="0065120F">
          <w:rPr>
            <w:noProof/>
          </w:rPr>
          <w:t>58</w:t>
        </w:r>
      </w:fldSimple>
      <w:r>
        <w:rPr>
          <w:lang w:val="en-US"/>
        </w:rPr>
        <w:t xml:space="preserve">. Sequence diagram </w:t>
      </w:r>
      <w:proofErr w:type="spellStart"/>
      <w:r>
        <w:rPr>
          <w:lang w:val="en-US"/>
        </w:rPr>
        <w:t>menonaktifkan</w:t>
      </w:r>
      <w:proofErr w:type="spellEnd"/>
      <w:r>
        <w:rPr>
          <w:lang w:val="en-US"/>
        </w:rPr>
        <w:t xml:space="preserve"> list virtual account client</w:t>
      </w:r>
      <w:bookmarkEnd w:id="96"/>
    </w:p>
    <w:p w14:paraId="25FDF469" w14:textId="77777777" w:rsidR="00512C38" w:rsidRPr="00512C38" w:rsidRDefault="00512C38" w:rsidP="00512C38">
      <w:pPr>
        <w:pStyle w:val="Paragraph"/>
        <w:ind w:left="360"/>
      </w:pPr>
    </w:p>
    <w:p w14:paraId="163B77B1" w14:textId="604BA404" w:rsidR="00D71F58" w:rsidRDefault="00D71F58" w:rsidP="003B33FF">
      <w:pPr>
        <w:pStyle w:val="Heading3"/>
        <w:ind w:left="1170" w:hanging="810"/>
      </w:pPr>
      <w:bookmarkStart w:id="97" w:name="_Toc117602869"/>
      <w:r>
        <w:lastRenderedPageBreak/>
        <w:t xml:space="preserve">Mengelola </w:t>
      </w:r>
      <w:r w:rsidRPr="003B33FF">
        <w:rPr>
          <w:i/>
          <w:iCs/>
        </w:rPr>
        <w:t xml:space="preserve">virtual </w:t>
      </w:r>
      <w:proofErr w:type="spellStart"/>
      <w:r w:rsidRPr="003B33FF">
        <w:rPr>
          <w:i/>
          <w:iCs/>
        </w:rPr>
        <w:t>account</w:t>
      </w:r>
      <w:proofErr w:type="spellEnd"/>
      <w:r w:rsidRPr="003B33FF">
        <w:rPr>
          <w:i/>
          <w:iCs/>
        </w:rPr>
        <w:t xml:space="preserve"> </w:t>
      </w:r>
      <w:r w:rsidR="002C5D63">
        <w:rPr>
          <w:i/>
          <w:iCs/>
          <w:lang w:val="en-US"/>
        </w:rPr>
        <w:t>product</w:t>
      </w:r>
      <w:bookmarkEnd w:id="97"/>
    </w:p>
    <w:p w14:paraId="026B7FCC" w14:textId="79BEB44B" w:rsidR="003B33FF" w:rsidRDefault="003B33FF" w:rsidP="00163735">
      <w:pPr>
        <w:pStyle w:val="Heading4"/>
        <w:ind w:left="1350" w:hanging="990"/>
      </w:pPr>
      <w:r>
        <w:t xml:space="preserve">Menampilkan </w:t>
      </w:r>
      <w:proofErr w:type="spellStart"/>
      <w:r w:rsidRPr="001E2964">
        <w:t>list</w:t>
      </w:r>
      <w:proofErr w:type="spellEnd"/>
      <w:r>
        <w:t xml:space="preserve"> virtual </w:t>
      </w:r>
      <w:proofErr w:type="spellStart"/>
      <w:r>
        <w:t>account</w:t>
      </w:r>
      <w:proofErr w:type="spellEnd"/>
      <w:r>
        <w:t xml:space="preserve"> </w:t>
      </w:r>
      <w:r w:rsidR="002C5D63">
        <w:rPr>
          <w:lang w:val="en-US"/>
        </w:rPr>
        <w:t>product</w:t>
      </w:r>
    </w:p>
    <w:p w14:paraId="43A98D8F" w14:textId="77777777" w:rsidR="00E66B58" w:rsidRDefault="00E66B58" w:rsidP="00E66B58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49F56203" wp14:editId="4A877CEF">
            <wp:extent cx="5492666" cy="263190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666" cy="263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480A" w14:textId="555C3F4D" w:rsidR="00E66B58" w:rsidRDefault="00E66B58" w:rsidP="00E66B58">
      <w:pPr>
        <w:pStyle w:val="Caption"/>
        <w:ind w:left="360"/>
      </w:pPr>
      <w:bookmarkStart w:id="98" w:name="_Toc117602954"/>
      <w:r>
        <w:t xml:space="preserve">Gambar </w:t>
      </w:r>
      <w:fldSimple w:instr=" SEQ Gambar \* ARABIC ">
        <w:r w:rsidR="0065120F">
          <w:rPr>
            <w:noProof/>
          </w:rPr>
          <w:t>59</w:t>
        </w:r>
      </w:fldSimple>
      <w:r>
        <w:rPr>
          <w:lang w:val="en-US"/>
        </w:rPr>
        <w:t xml:space="preserve">. Activity diagram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list detail virtual account </w:t>
      </w:r>
      <w:r w:rsidR="002C5D63">
        <w:rPr>
          <w:lang w:val="en-US"/>
        </w:rPr>
        <w:t>product</w:t>
      </w:r>
      <w:bookmarkEnd w:id="98"/>
    </w:p>
    <w:p w14:paraId="3125D3A9" w14:textId="1335D0A4" w:rsidR="00E66B58" w:rsidRDefault="00E66B58" w:rsidP="00E66B58">
      <w:pPr>
        <w:pStyle w:val="Paragraph"/>
        <w:ind w:left="360"/>
      </w:pPr>
    </w:p>
    <w:p w14:paraId="112D5208" w14:textId="77777777" w:rsidR="00C12404" w:rsidRDefault="00E66B58" w:rsidP="00C12404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5F1D3D29" wp14:editId="39DD04DC">
            <wp:extent cx="5482005" cy="2322756"/>
            <wp:effectExtent l="0" t="0" r="4445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005" cy="232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D9AE" w14:textId="769B5A79" w:rsidR="00E66B58" w:rsidRDefault="00C12404" w:rsidP="00C12404">
      <w:pPr>
        <w:pStyle w:val="Caption"/>
        <w:ind w:left="360"/>
      </w:pPr>
      <w:bookmarkStart w:id="99" w:name="_Toc117602955"/>
      <w:r>
        <w:t xml:space="preserve">Gambar </w:t>
      </w:r>
      <w:fldSimple w:instr=" SEQ Gambar \* ARABIC ">
        <w:r w:rsidR="0065120F">
          <w:rPr>
            <w:noProof/>
          </w:rPr>
          <w:t>60</w:t>
        </w:r>
      </w:fldSimple>
      <w:r>
        <w:rPr>
          <w:lang w:val="en-US"/>
        </w:rPr>
        <w:t xml:space="preserve">. Sequence diagram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list detail virtual account </w:t>
      </w:r>
      <w:r w:rsidR="002C5D63">
        <w:rPr>
          <w:lang w:val="en-US"/>
        </w:rPr>
        <w:t>product</w:t>
      </w:r>
      <w:bookmarkEnd w:id="99"/>
    </w:p>
    <w:p w14:paraId="632E370A" w14:textId="77777777" w:rsidR="00E66B58" w:rsidRPr="00E66B58" w:rsidRDefault="00E66B58" w:rsidP="00E66B58">
      <w:pPr>
        <w:pStyle w:val="Paragraph"/>
        <w:ind w:left="360"/>
      </w:pPr>
    </w:p>
    <w:p w14:paraId="711254F4" w14:textId="548879C7" w:rsidR="003B33FF" w:rsidRDefault="003B33FF" w:rsidP="00163735">
      <w:pPr>
        <w:pStyle w:val="Heading4"/>
        <w:ind w:left="1350" w:hanging="990"/>
      </w:pPr>
      <w:r>
        <w:lastRenderedPageBreak/>
        <w:t xml:space="preserve">Menambahkan </w:t>
      </w:r>
      <w:proofErr w:type="spellStart"/>
      <w:r w:rsidRPr="001E2964">
        <w:t>list</w:t>
      </w:r>
      <w:proofErr w:type="spellEnd"/>
      <w:r>
        <w:t xml:space="preserve"> virtual </w:t>
      </w:r>
      <w:proofErr w:type="spellStart"/>
      <w:r>
        <w:t>account</w:t>
      </w:r>
      <w:proofErr w:type="spellEnd"/>
      <w:r>
        <w:t xml:space="preserve"> </w:t>
      </w:r>
      <w:r w:rsidR="00597BBC">
        <w:rPr>
          <w:lang w:val="en-US"/>
        </w:rPr>
        <w:t>product</w:t>
      </w:r>
    </w:p>
    <w:p w14:paraId="226C5A09" w14:textId="77777777" w:rsidR="0085596E" w:rsidRDefault="0085596E" w:rsidP="0085596E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4594DFEE" wp14:editId="11ED4832">
            <wp:extent cx="5503333" cy="5919772"/>
            <wp:effectExtent l="0" t="0" r="2540" b="5080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060" cy="592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AD7C" w14:textId="5FCD27A2" w:rsidR="00C12404" w:rsidRDefault="0085596E" w:rsidP="0085596E">
      <w:pPr>
        <w:pStyle w:val="Caption"/>
        <w:ind w:left="360"/>
      </w:pPr>
      <w:bookmarkStart w:id="100" w:name="_Toc117602956"/>
      <w:r>
        <w:t xml:space="preserve">Gambar </w:t>
      </w:r>
      <w:fldSimple w:instr=" SEQ Gambar \* ARABIC ">
        <w:r w:rsidR="0065120F">
          <w:rPr>
            <w:noProof/>
          </w:rPr>
          <w:t>61</w:t>
        </w:r>
      </w:fldSimple>
      <w:r>
        <w:rPr>
          <w:lang w:val="en-US"/>
        </w:rPr>
        <w:t xml:space="preserve">. Activity diagram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virtual account </w:t>
      </w:r>
      <w:r w:rsidR="002C5D63">
        <w:rPr>
          <w:lang w:val="en-US"/>
        </w:rPr>
        <w:t>product</w:t>
      </w:r>
      <w:bookmarkEnd w:id="100"/>
    </w:p>
    <w:p w14:paraId="59F616BD" w14:textId="50D32780" w:rsidR="00C12404" w:rsidRDefault="00C12404" w:rsidP="00C12404">
      <w:pPr>
        <w:pStyle w:val="Paragraph"/>
        <w:ind w:left="360"/>
      </w:pPr>
    </w:p>
    <w:p w14:paraId="7070B721" w14:textId="77777777" w:rsidR="0085596E" w:rsidRDefault="0085596E" w:rsidP="0085596E">
      <w:pPr>
        <w:pStyle w:val="Paragraph"/>
        <w:keepNext/>
        <w:ind w:left="360"/>
      </w:pPr>
      <w:r>
        <w:rPr>
          <w:noProof/>
        </w:rPr>
        <w:lastRenderedPageBreak/>
        <w:drawing>
          <wp:inline distT="0" distB="0" distL="0" distR="0" wp14:anchorId="22D26C96" wp14:editId="17A0DEF3">
            <wp:extent cx="5477933" cy="5969527"/>
            <wp:effectExtent l="0" t="0" r="8890" b="0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218" cy="597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4758" w14:textId="1E70DA85" w:rsidR="00C12404" w:rsidRDefault="0085596E" w:rsidP="0085596E">
      <w:pPr>
        <w:pStyle w:val="Caption"/>
        <w:ind w:left="360"/>
      </w:pPr>
      <w:bookmarkStart w:id="101" w:name="_Toc117602957"/>
      <w:r>
        <w:t xml:space="preserve">Gambar </w:t>
      </w:r>
      <w:fldSimple w:instr=" SEQ Gambar \* ARABIC ">
        <w:r w:rsidR="0065120F">
          <w:rPr>
            <w:noProof/>
          </w:rPr>
          <w:t>62</w:t>
        </w:r>
      </w:fldSimple>
      <w:r>
        <w:rPr>
          <w:lang w:val="en-US"/>
        </w:rPr>
        <w:t xml:space="preserve">. Sequence diagram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virtual account </w:t>
      </w:r>
      <w:r w:rsidR="002C5D63">
        <w:rPr>
          <w:lang w:val="en-US"/>
        </w:rPr>
        <w:t>product</w:t>
      </w:r>
      <w:bookmarkEnd w:id="101"/>
    </w:p>
    <w:p w14:paraId="671487FD" w14:textId="77777777" w:rsidR="00C12404" w:rsidRPr="00C12404" w:rsidRDefault="00C12404" w:rsidP="00C12404">
      <w:pPr>
        <w:pStyle w:val="Paragraph"/>
        <w:ind w:left="360"/>
      </w:pPr>
    </w:p>
    <w:p w14:paraId="6751F60C" w14:textId="13455051" w:rsidR="003B33FF" w:rsidRDefault="003B33FF" w:rsidP="00163735">
      <w:pPr>
        <w:pStyle w:val="Heading4"/>
        <w:ind w:left="1350" w:hanging="990"/>
      </w:pPr>
      <w:r>
        <w:t xml:space="preserve">Mengedit </w:t>
      </w:r>
      <w:proofErr w:type="spellStart"/>
      <w:r w:rsidRPr="001E2964">
        <w:t>list</w:t>
      </w:r>
      <w:proofErr w:type="spellEnd"/>
      <w:r>
        <w:t xml:space="preserve"> virtual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number</w:t>
      </w:r>
      <w:proofErr w:type="spellEnd"/>
      <w:r w:rsidR="0012664E">
        <w:rPr>
          <w:lang w:val="en-US"/>
        </w:rPr>
        <w:t xml:space="preserve"> (?)</w:t>
      </w:r>
    </w:p>
    <w:p w14:paraId="672378C6" w14:textId="460AFABF" w:rsidR="0085596E" w:rsidRDefault="0085596E" w:rsidP="0085596E">
      <w:pPr>
        <w:pStyle w:val="Paragraph"/>
        <w:ind w:left="360"/>
      </w:pPr>
    </w:p>
    <w:p w14:paraId="2E424A2E" w14:textId="4024838E" w:rsidR="0085596E" w:rsidRDefault="0085596E" w:rsidP="0085596E">
      <w:pPr>
        <w:pStyle w:val="Paragraph"/>
        <w:ind w:left="360"/>
      </w:pPr>
    </w:p>
    <w:p w14:paraId="53D7A4F1" w14:textId="12DFA0E6" w:rsidR="0085596E" w:rsidRDefault="0085596E" w:rsidP="0085596E">
      <w:pPr>
        <w:pStyle w:val="Paragraph"/>
        <w:ind w:left="360"/>
      </w:pPr>
    </w:p>
    <w:p w14:paraId="282C47E3" w14:textId="77777777" w:rsidR="0085596E" w:rsidRPr="0085596E" w:rsidRDefault="0085596E" w:rsidP="0085596E">
      <w:pPr>
        <w:pStyle w:val="Paragraph"/>
        <w:ind w:left="360"/>
      </w:pPr>
    </w:p>
    <w:p w14:paraId="1C1460A9" w14:textId="74267AB0" w:rsidR="003B33FF" w:rsidRDefault="003B33FF" w:rsidP="00163735">
      <w:pPr>
        <w:pStyle w:val="Heading4"/>
        <w:ind w:left="1350" w:hanging="990"/>
      </w:pPr>
      <w:r>
        <w:lastRenderedPageBreak/>
        <w:t xml:space="preserve">Menonaktifkan </w:t>
      </w:r>
      <w:proofErr w:type="spellStart"/>
      <w:r w:rsidRPr="001E2964">
        <w:t>list</w:t>
      </w:r>
      <w:proofErr w:type="spellEnd"/>
      <w:r>
        <w:t xml:space="preserve"> virtual </w:t>
      </w:r>
      <w:proofErr w:type="spellStart"/>
      <w:r>
        <w:t>account</w:t>
      </w:r>
      <w:proofErr w:type="spellEnd"/>
      <w:r>
        <w:t xml:space="preserve"> </w:t>
      </w:r>
      <w:r w:rsidR="0020259A">
        <w:rPr>
          <w:lang w:val="en-US"/>
        </w:rPr>
        <w:t>product</w:t>
      </w:r>
    </w:p>
    <w:p w14:paraId="5170426C" w14:textId="77777777" w:rsidR="002D46B5" w:rsidRDefault="002D46B5" w:rsidP="002D46B5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234BA107" wp14:editId="5956F794">
            <wp:extent cx="5494867" cy="4184768"/>
            <wp:effectExtent l="0" t="0" r="0" b="6350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347" cy="418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7F33" w14:textId="566C06DC" w:rsidR="0012664E" w:rsidRDefault="002D46B5" w:rsidP="002D46B5">
      <w:pPr>
        <w:pStyle w:val="Caption"/>
        <w:ind w:left="360"/>
      </w:pPr>
      <w:bookmarkStart w:id="102" w:name="_Toc117602958"/>
      <w:r>
        <w:t xml:space="preserve">Gambar </w:t>
      </w:r>
      <w:fldSimple w:instr=" SEQ Gambar \* ARABIC ">
        <w:r w:rsidR="0065120F">
          <w:rPr>
            <w:noProof/>
          </w:rPr>
          <w:t>63</w:t>
        </w:r>
      </w:fldSimple>
      <w:r>
        <w:rPr>
          <w:lang w:val="en-US"/>
        </w:rPr>
        <w:t xml:space="preserve">. Activity diagram </w:t>
      </w:r>
      <w:proofErr w:type="spellStart"/>
      <w:r>
        <w:rPr>
          <w:lang w:val="en-US"/>
        </w:rPr>
        <w:t>menonaktifkan</w:t>
      </w:r>
      <w:proofErr w:type="spellEnd"/>
      <w:r>
        <w:rPr>
          <w:lang w:val="en-US"/>
        </w:rPr>
        <w:t xml:space="preserve"> list virtual account </w:t>
      </w:r>
      <w:r w:rsidR="0020259A">
        <w:rPr>
          <w:lang w:val="en-US"/>
        </w:rPr>
        <w:t>product</w:t>
      </w:r>
      <w:bookmarkEnd w:id="102"/>
    </w:p>
    <w:p w14:paraId="75A206B3" w14:textId="63E7EDF9" w:rsidR="0012664E" w:rsidRDefault="0012664E" w:rsidP="0012664E">
      <w:pPr>
        <w:pStyle w:val="Paragraph"/>
        <w:ind w:left="360"/>
      </w:pPr>
    </w:p>
    <w:p w14:paraId="1CF5CD30" w14:textId="77777777" w:rsidR="002D46B5" w:rsidRDefault="002D46B5" w:rsidP="002D46B5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0FF8185F" wp14:editId="3084FCB8">
            <wp:extent cx="5494655" cy="3466271"/>
            <wp:effectExtent l="0" t="0" r="0" b="1270"/>
            <wp:docPr id="45" name="Picture 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886" cy="346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477E" w14:textId="5133AF9B" w:rsidR="0012664E" w:rsidRDefault="002D46B5" w:rsidP="002D46B5">
      <w:pPr>
        <w:pStyle w:val="Caption"/>
        <w:ind w:left="360"/>
      </w:pPr>
      <w:bookmarkStart w:id="103" w:name="_Toc117602959"/>
      <w:r>
        <w:t xml:space="preserve">Gambar </w:t>
      </w:r>
      <w:fldSimple w:instr=" SEQ Gambar \* ARABIC ">
        <w:r w:rsidR="0065120F">
          <w:rPr>
            <w:noProof/>
          </w:rPr>
          <w:t>64</w:t>
        </w:r>
      </w:fldSimple>
      <w:r>
        <w:rPr>
          <w:lang w:val="en-US"/>
        </w:rPr>
        <w:t xml:space="preserve">. Sequence diagram </w:t>
      </w:r>
      <w:proofErr w:type="spellStart"/>
      <w:r>
        <w:rPr>
          <w:lang w:val="en-US"/>
        </w:rPr>
        <w:t>menonaktifkan</w:t>
      </w:r>
      <w:proofErr w:type="spellEnd"/>
      <w:r>
        <w:rPr>
          <w:lang w:val="en-US"/>
        </w:rPr>
        <w:t xml:space="preserve"> list virtual account </w:t>
      </w:r>
      <w:r w:rsidR="0020259A">
        <w:rPr>
          <w:lang w:val="en-US"/>
        </w:rPr>
        <w:t>product</w:t>
      </w:r>
      <w:bookmarkEnd w:id="103"/>
    </w:p>
    <w:p w14:paraId="441966A4" w14:textId="611D4128" w:rsidR="003B33FF" w:rsidRDefault="003B33FF" w:rsidP="00092BDD">
      <w:pPr>
        <w:pStyle w:val="Heading3"/>
        <w:ind w:left="1170" w:hanging="810"/>
      </w:pPr>
      <w:bookmarkStart w:id="104" w:name="_Toc117602870"/>
      <w:r>
        <w:lastRenderedPageBreak/>
        <w:t xml:space="preserve">Mengelola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profile</w:t>
      </w:r>
      <w:bookmarkEnd w:id="104"/>
      <w:proofErr w:type="spellEnd"/>
    </w:p>
    <w:p w14:paraId="3A598F12" w14:textId="60EBD2F0" w:rsidR="003B33FF" w:rsidRDefault="00092BDD" w:rsidP="00163735">
      <w:pPr>
        <w:pStyle w:val="Heading4"/>
        <w:ind w:left="1350" w:hanging="990"/>
      </w:pPr>
      <w:r>
        <w:t xml:space="preserve">Menampilkan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02826AA3" w14:textId="77777777" w:rsidR="00EE7CFE" w:rsidRDefault="00EE7CFE" w:rsidP="00EE7CFE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18275B53" wp14:editId="407BB05E">
            <wp:extent cx="5494867" cy="1646147"/>
            <wp:effectExtent l="0" t="0" r="0" b="0"/>
            <wp:docPr id="46" name="Picture 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352" cy="164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2AE9" w14:textId="22BE9A55" w:rsidR="00EE7CFE" w:rsidRDefault="00EE7CFE" w:rsidP="00EE7CFE">
      <w:pPr>
        <w:pStyle w:val="Caption"/>
        <w:ind w:left="360"/>
      </w:pPr>
      <w:bookmarkStart w:id="105" w:name="_Toc117602960"/>
      <w:r>
        <w:t xml:space="preserve">Gambar </w:t>
      </w:r>
      <w:fldSimple w:instr=" SEQ Gambar \* ARABIC ">
        <w:r w:rsidR="0065120F">
          <w:rPr>
            <w:noProof/>
          </w:rPr>
          <w:t>65</w:t>
        </w:r>
      </w:fldSimple>
      <w:r>
        <w:rPr>
          <w:lang w:val="en-US"/>
        </w:rPr>
        <w:t xml:space="preserve">. Activity diagram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client profile</w:t>
      </w:r>
      <w:bookmarkEnd w:id="105"/>
    </w:p>
    <w:p w14:paraId="658BC4FE" w14:textId="3E11406E" w:rsidR="00EE7CFE" w:rsidRDefault="00EE7CFE" w:rsidP="00EE7CFE">
      <w:pPr>
        <w:pStyle w:val="Paragraph"/>
        <w:ind w:left="360"/>
      </w:pPr>
    </w:p>
    <w:p w14:paraId="149EFEB7" w14:textId="77777777" w:rsidR="00EE7CFE" w:rsidRDefault="00EE7CFE" w:rsidP="00EE7CFE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60663ECD" wp14:editId="2A32D3D4">
            <wp:extent cx="5494655" cy="1399536"/>
            <wp:effectExtent l="0" t="0" r="0" b="0"/>
            <wp:docPr id="47" name="Picture 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852" cy="140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94FA" w14:textId="0C41D139" w:rsidR="00EE7CFE" w:rsidRDefault="00EE7CFE" w:rsidP="00EE7CFE">
      <w:pPr>
        <w:pStyle w:val="Caption"/>
        <w:ind w:left="360"/>
      </w:pPr>
      <w:bookmarkStart w:id="106" w:name="_Toc117602961"/>
      <w:r>
        <w:t xml:space="preserve">Gambar </w:t>
      </w:r>
      <w:fldSimple w:instr=" SEQ Gambar \* ARABIC ">
        <w:r w:rsidR="0065120F">
          <w:rPr>
            <w:noProof/>
          </w:rPr>
          <w:t>66</w:t>
        </w:r>
      </w:fldSimple>
      <w:r>
        <w:rPr>
          <w:lang w:val="en-US"/>
        </w:rPr>
        <w:t xml:space="preserve">. Sequence diagram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client profile</w:t>
      </w:r>
      <w:bookmarkEnd w:id="106"/>
    </w:p>
    <w:p w14:paraId="0077F70A" w14:textId="77777777" w:rsidR="00EE7CFE" w:rsidRPr="00EE7CFE" w:rsidRDefault="00EE7CFE" w:rsidP="00EE7CFE">
      <w:pPr>
        <w:pStyle w:val="Paragraph"/>
        <w:ind w:left="360"/>
      </w:pPr>
    </w:p>
    <w:p w14:paraId="1505086A" w14:textId="0CAC6068" w:rsidR="00092BDD" w:rsidRDefault="00092BDD" w:rsidP="00163735">
      <w:pPr>
        <w:pStyle w:val="Heading4"/>
        <w:ind w:left="1350" w:hanging="990"/>
      </w:pPr>
      <w:r>
        <w:t xml:space="preserve">Memperbaharui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043367D3" w14:textId="77777777" w:rsidR="00EE7CFE" w:rsidRDefault="00EE7CFE" w:rsidP="00EE7CFE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06D651A5" wp14:editId="6407D71C">
            <wp:extent cx="5494655" cy="2628620"/>
            <wp:effectExtent l="0" t="0" r="0" b="635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262" cy="263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408F" w14:textId="3064C51B" w:rsidR="00EE7CFE" w:rsidRDefault="00EE7CFE" w:rsidP="00EE7CFE">
      <w:pPr>
        <w:pStyle w:val="Caption"/>
        <w:ind w:left="360"/>
      </w:pPr>
      <w:bookmarkStart w:id="107" w:name="_Toc117602962"/>
      <w:r>
        <w:t xml:space="preserve">Gambar </w:t>
      </w:r>
      <w:fldSimple w:instr=" SEQ Gambar \* ARABIC ">
        <w:r w:rsidR="0065120F">
          <w:rPr>
            <w:noProof/>
          </w:rPr>
          <w:t>67</w:t>
        </w:r>
      </w:fldSimple>
      <w:r>
        <w:rPr>
          <w:lang w:val="en-US"/>
        </w:rPr>
        <w:t xml:space="preserve">. Activity diagram </w:t>
      </w:r>
      <w:proofErr w:type="spellStart"/>
      <w:r>
        <w:rPr>
          <w:lang w:val="en-US"/>
        </w:rPr>
        <w:t>mengupdate</w:t>
      </w:r>
      <w:proofErr w:type="spellEnd"/>
      <w:r>
        <w:rPr>
          <w:lang w:val="en-US"/>
        </w:rPr>
        <w:t xml:space="preserve"> public key</w:t>
      </w:r>
      <w:bookmarkEnd w:id="107"/>
    </w:p>
    <w:p w14:paraId="1A13ACE2" w14:textId="7FDC113F" w:rsidR="00EE7CFE" w:rsidRDefault="00EE7CFE" w:rsidP="00EE7CFE">
      <w:pPr>
        <w:pStyle w:val="Paragraph"/>
        <w:ind w:left="360"/>
      </w:pPr>
    </w:p>
    <w:p w14:paraId="4D8E0F4A" w14:textId="77777777" w:rsidR="00EE7CFE" w:rsidRDefault="00EE7CFE" w:rsidP="00EE7CFE">
      <w:pPr>
        <w:pStyle w:val="Paragraph"/>
        <w:keepNext/>
        <w:ind w:left="360"/>
      </w:pPr>
      <w:r>
        <w:rPr>
          <w:noProof/>
        </w:rPr>
        <w:lastRenderedPageBreak/>
        <w:drawing>
          <wp:inline distT="0" distB="0" distL="0" distR="0" wp14:anchorId="6578E689" wp14:editId="32C747A3">
            <wp:extent cx="5469467" cy="2283893"/>
            <wp:effectExtent l="0" t="0" r="0" b="254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141" cy="228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921A" w14:textId="6B7F0F6C" w:rsidR="00EE7CFE" w:rsidRDefault="00EE7CFE" w:rsidP="00EE7CFE">
      <w:pPr>
        <w:pStyle w:val="Caption"/>
        <w:ind w:left="360"/>
      </w:pPr>
      <w:bookmarkStart w:id="108" w:name="_Toc117602963"/>
      <w:r>
        <w:t xml:space="preserve">Gambar </w:t>
      </w:r>
      <w:fldSimple w:instr=" SEQ Gambar \* ARABIC ">
        <w:r w:rsidR="0065120F">
          <w:rPr>
            <w:noProof/>
          </w:rPr>
          <w:t>68</w:t>
        </w:r>
      </w:fldSimple>
      <w:r>
        <w:rPr>
          <w:lang w:val="en-US"/>
        </w:rPr>
        <w:t xml:space="preserve">. Sequence diagram </w:t>
      </w:r>
      <w:proofErr w:type="spellStart"/>
      <w:r>
        <w:rPr>
          <w:lang w:val="en-US"/>
        </w:rPr>
        <w:t>mengupdate</w:t>
      </w:r>
      <w:proofErr w:type="spellEnd"/>
      <w:r>
        <w:rPr>
          <w:lang w:val="en-US"/>
        </w:rPr>
        <w:t xml:space="preserve"> public key</w:t>
      </w:r>
      <w:bookmarkEnd w:id="108"/>
    </w:p>
    <w:p w14:paraId="02AF594D" w14:textId="0FA5B47D" w:rsidR="00EE7CFE" w:rsidRDefault="00EE7CFE" w:rsidP="00EE7CFE">
      <w:pPr>
        <w:pStyle w:val="Paragraph"/>
        <w:ind w:left="360"/>
      </w:pPr>
    </w:p>
    <w:p w14:paraId="6309D103" w14:textId="00F920B1" w:rsidR="00774BD4" w:rsidRDefault="00774BD4" w:rsidP="00774BD4">
      <w:pPr>
        <w:pStyle w:val="Heading4"/>
        <w:ind w:left="1350" w:hanging="990"/>
      </w:pPr>
      <w:proofErr w:type="spellStart"/>
      <w:r>
        <w:t>Send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credential</w:t>
      </w:r>
      <w:proofErr w:type="spellEnd"/>
    </w:p>
    <w:p w14:paraId="0804B87E" w14:textId="77777777" w:rsidR="0028042E" w:rsidRDefault="0028042E" w:rsidP="0028042E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57471C67" wp14:editId="636AEDAF">
            <wp:extent cx="5469255" cy="2998819"/>
            <wp:effectExtent l="0" t="0" r="0" b="0"/>
            <wp:docPr id="50" name="Picture 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iagram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21" cy="300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BF53" w14:textId="65583E23" w:rsidR="00774BD4" w:rsidRDefault="0028042E" w:rsidP="0028042E">
      <w:pPr>
        <w:pStyle w:val="Caption"/>
        <w:ind w:left="360"/>
        <w:rPr>
          <w:noProof/>
          <w:lang w:val="en-US"/>
        </w:rPr>
      </w:pPr>
      <w:bookmarkStart w:id="109" w:name="_Toc117602964"/>
      <w:r>
        <w:t xml:space="preserve">Gambar </w:t>
      </w:r>
      <w:fldSimple w:instr=" SEQ Gambar \* ARABIC ">
        <w:r w:rsidR="0065120F">
          <w:rPr>
            <w:noProof/>
          </w:rPr>
          <w:t>69</w:t>
        </w:r>
      </w:fldSimple>
      <w:r>
        <w:rPr>
          <w:lang w:val="en-US"/>
        </w:rPr>
        <w:t>.</w:t>
      </w:r>
      <w:r>
        <w:rPr>
          <w:noProof/>
        </w:rPr>
        <w:t xml:space="preserve"> </w:t>
      </w:r>
      <w:r>
        <w:rPr>
          <w:noProof/>
          <w:lang w:val="en-US"/>
        </w:rPr>
        <w:t>Activity diagram send client credential</w:t>
      </w:r>
      <w:bookmarkEnd w:id="109"/>
    </w:p>
    <w:p w14:paraId="3EB903EB" w14:textId="0E4D29ED" w:rsidR="0028042E" w:rsidRDefault="0028042E" w:rsidP="0028042E">
      <w:pPr>
        <w:pStyle w:val="Paragraph"/>
      </w:pPr>
    </w:p>
    <w:p w14:paraId="26C97CFD" w14:textId="77777777" w:rsidR="0028042E" w:rsidRDefault="0028042E" w:rsidP="0028042E">
      <w:pPr>
        <w:pStyle w:val="Paragraph"/>
        <w:keepNext/>
        <w:ind w:left="360"/>
      </w:pPr>
      <w:r>
        <w:rPr>
          <w:noProof/>
        </w:rPr>
        <w:drawing>
          <wp:inline distT="0" distB="0" distL="0" distR="0" wp14:anchorId="1183516A" wp14:editId="60A1B476">
            <wp:extent cx="5469255" cy="1745120"/>
            <wp:effectExtent l="0" t="0" r="0" b="7620"/>
            <wp:docPr id="51" name="Picture 5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Diagram&#10;&#10;Description automatically generated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780" cy="17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14DB" w14:textId="5978CDB3" w:rsidR="0028042E" w:rsidRDefault="0028042E" w:rsidP="0028042E">
      <w:pPr>
        <w:pStyle w:val="Caption"/>
        <w:ind w:left="360"/>
      </w:pPr>
      <w:bookmarkStart w:id="110" w:name="_Toc117602965"/>
      <w:r>
        <w:t xml:space="preserve">Gambar </w:t>
      </w:r>
      <w:fldSimple w:instr=" SEQ Gambar \* ARABIC ">
        <w:r w:rsidR="0065120F">
          <w:rPr>
            <w:noProof/>
          </w:rPr>
          <w:t>70</w:t>
        </w:r>
      </w:fldSimple>
      <w:r>
        <w:rPr>
          <w:lang w:val="en-US"/>
        </w:rPr>
        <w:t xml:space="preserve">. Sequence </w:t>
      </w:r>
      <w:proofErr w:type="gramStart"/>
      <w:r>
        <w:rPr>
          <w:lang w:val="en-US"/>
        </w:rPr>
        <w:t>diagram</w:t>
      </w:r>
      <w:proofErr w:type="gramEnd"/>
      <w:r>
        <w:rPr>
          <w:lang w:val="en-US"/>
        </w:rPr>
        <w:t xml:space="preserve"> send client credential</w:t>
      </w:r>
      <w:bookmarkEnd w:id="110"/>
    </w:p>
    <w:p w14:paraId="2945C26E" w14:textId="77777777" w:rsidR="0028042E" w:rsidRPr="0028042E" w:rsidRDefault="0028042E" w:rsidP="0028042E">
      <w:pPr>
        <w:pStyle w:val="Paragraph"/>
        <w:ind w:left="360"/>
      </w:pPr>
    </w:p>
    <w:p w14:paraId="7009EBAD" w14:textId="6EC682B8" w:rsidR="003B33FF" w:rsidRDefault="003B33FF" w:rsidP="00163735">
      <w:pPr>
        <w:pStyle w:val="Heading3"/>
        <w:ind w:left="1170" w:hanging="810"/>
      </w:pPr>
      <w:bookmarkStart w:id="111" w:name="_Toc117602871"/>
      <w:r>
        <w:lastRenderedPageBreak/>
        <w:t>M</w:t>
      </w:r>
      <w:proofErr w:type="spellStart"/>
      <w:r w:rsidR="00840C8E">
        <w:rPr>
          <w:lang w:val="en-US"/>
        </w:rPr>
        <w:t>odul</w:t>
      </w:r>
      <w:proofErr w:type="spellEnd"/>
      <w:r w:rsidR="00840C8E">
        <w:rPr>
          <w:lang w:val="en-US"/>
        </w:rPr>
        <w:t xml:space="preserve"> Monitoring</w:t>
      </w:r>
      <w:bookmarkEnd w:id="111"/>
    </w:p>
    <w:p w14:paraId="1955E06F" w14:textId="53061A90" w:rsidR="00734323" w:rsidRPr="00734323" w:rsidRDefault="00840C8E" w:rsidP="001000A1">
      <w:pPr>
        <w:pStyle w:val="Heading4"/>
        <w:ind w:left="1350" w:hanging="990"/>
      </w:pPr>
      <w:r>
        <w:rPr>
          <w:lang w:val="en-US"/>
        </w:rPr>
        <w:t xml:space="preserve">Monitoring </w:t>
      </w:r>
      <w:proofErr w:type="spellStart"/>
      <w:r>
        <w:rPr>
          <w:lang w:val="en-US"/>
        </w:rPr>
        <w:t>transaksi</w:t>
      </w:r>
      <w:proofErr w:type="spellEnd"/>
      <w:r>
        <w:rPr>
          <w:lang w:val="en-US"/>
        </w:rPr>
        <w:t xml:space="preserve"> virtual account</w:t>
      </w:r>
    </w:p>
    <w:p w14:paraId="628CC94F" w14:textId="06165D9F" w:rsidR="00840C8E" w:rsidRDefault="00840C8E" w:rsidP="00163735">
      <w:pPr>
        <w:pStyle w:val="Heading4"/>
        <w:ind w:left="1350" w:hanging="990"/>
      </w:pPr>
      <w:r>
        <w:rPr>
          <w:lang w:val="en-US"/>
        </w:rPr>
        <w:t>Monitoring log activity user</w:t>
      </w:r>
    </w:p>
    <w:p w14:paraId="574C8DA5" w14:textId="4BD5C253" w:rsidR="00163735" w:rsidRDefault="00163735" w:rsidP="00163735">
      <w:pPr>
        <w:pStyle w:val="Heading4"/>
        <w:ind w:left="1350" w:hanging="990"/>
      </w:pPr>
      <w:proofErr w:type="spellStart"/>
      <w:r>
        <w:t>Upload</w:t>
      </w:r>
      <w:proofErr w:type="spellEnd"/>
      <w:r>
        <w:t xml:space="preserve"> virtual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offline</w:t>
      </w:r>
      <w:proofErr w:type="spellEnd"/>
    </w:p>
    <w:p w14:paraId="4B44E31B" w14:textId="77777777" w:rsidR="00734323" w:rsidRPr="00734323" w:rsidRDefault="00734323" w:rsidP="001000A1">
      <w:pPr>
        <w:pStyle w:val="Paragraph"/>
      </w:pPr>
    </w:p>
    <w:p w14:paraId="380C92DD" w14:textId="77777777" w:rsidR="008322D2" w:rsidRDefault="008322D2" w:rsidP="008B0730">
      <w:pPr>
        <w:pStyle w:val="Heading2"/>
        <w:ind w:left="900" w:hanging="540"/>
        <w:rPr>
          <w:lang w:val="en-US"/>
        </w:rPr>
      </w:pPr>
      <w:bookmarkStart w:id="112" w:name="_Toc117602872"/>
      <w:r>
        <w:rPr>
          <w:lang w:val="en-US"/>
        </w:rPr>
        <w:t>Modul Backend Process</w:t>
      </w:r>
      <w:bookmarkEnd w:id="112"/>
      <w:r>
        <w:rPr>
          <w:lang w:val="en-US"/>
        </w:rPr>
        <w:t xml:space="preserve"> </w:t>
      </w:r>
    </w:p>
    <w:p w14:paraId="6798FF9A" w14:textId="1FF3D1F2" w:rsidR="001E2964" w:rsidRDefault="001000A1" w:rsidP="000304D7">
      <w:pPr>
        <w:pStyle w:val="Heading3"/>
        <w:ind w:left="1170" w:hanging="810"/>
        <w:rPr>
          <w:lang w:val="en-US"/>
        </w:rPr>
      </w:pPr>
      <w:bookmarkStart w:id="113" w:name="_Toc117602873"/>
      <w:proofErr w:type="spellStart"/>
      <w:r>
        <w:rPr>
          <w:lang w:val="en-US"/>
        </w:rPr>
        <w:t>Memperbaharui</w:t>
      </w:r>
      <w:proofErr w:type="spellEnd"/>
      <w:r>
        <w:rPr>
          <w:lang w:val="en-US"/>
        </w:rPr>
        <w:t xml:space="preserve"> status open/close virtual account numbe</w:t>
      </w:r>
      <w:r w:rsidR="00774BD4">
        <w:rPr>
          <w:lang w:val="en-US"/>
        </w:rPr>
        <w:t>r</w:t>
      </w:r>
      <w:bookmarkEnd w:id="113"/>
    </w:p>
    <w:p w14:paraId="5E073B0E" w14:textId="77777777" w:rsidR="00840204" w:rsidRDefault="00840204" w:rsidP="00840204">
      <w:pPr>
        <w:pStyle w:val="Paragraph"/>
        <w:keepNext/>
        <w:ind w:left="360"/>
        <w:jc w:val="center"/>
      </w:pPr>
      <w:r>
        <w:rPr>
          <w:noProof/>
        </w:rPr>
        <w:drawing>
          <wp:inline distT="0" distB="0" distL="0" distR="0" wp14:anchorId="51D9329D" wp14:editId="7EBADE7A">
            <wp:extent cx="3070860" cy="3683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720" cy="36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F073" w14:textId="78B8EF75" w:rsidR="00774BD4" w:rsidRDefault="00840204" w:rsidP="00840204">
      <w:pPr>
        <w:pStyle w:val="Caption"/>
        <w:ind w:left="360"/>
      </w:pPr>
      <w:bookmarkStart w:id="114" w:name="_Toc117602966"/>
      <w:r>
        <w:t xml:space="preserve">Gambar </w:t>
      </w:r>
      <w:fldSimple w:instr=" SEQ Gambar \* ARABIC ">
        <w:r w:rsidR="0065120F">
          <w:rPr>
            <w:noProof/>
          </w:rPr>
          <w:t>71</w:t>
        </w:r>
      </w:fldSimple>
      <w:r>
        <w:rPr>
          <w:lang w:val="en-US"/>
        </w:rPr>
        <w:t>. Activity diagram open/close status VA</w:t>
      </w:r>
      <w:bookmarkEnd w:id="114"/>
    </w:p>
    <w:p w14:paraId="71AAB0F0" w14:textId="3C52ECC9" w:rsidR="0028042E" w:rsidRDefault="0028042E" w:rsidP="00774BD4">
      <w:pPr>
        <w:pStyle w:val="Paragraph"/>
        <w:ind w:left="360"/>
      </w:pPr>
    </w:p>
    <w:p w14:paraId="279CC5CD" w14:textId="77777777" w:rsidR="00840204" w:rsidRDefault="00840204" w:rsidP="00840204">
      <w:pPr>
        <w:pStyle w:val="Paragraph"/>
        <w:keepNext/>
        <w:ind w:left="360"/>
        <w:jc w:val="center"/>
      </w:pPr>
      <w:r>
        <w:rPr>
          <w:noProof/>
        </w:rPr>
        <w:drawing>
          <wp:inline distT="0" distB="0" distL="0" distR="0" wp14:anchorId="366A1EE6" wp14:editId="26D588FB">
            <wp:extent cx="3070860" cy="1856594"/>
            <wp:effectExtent l="0" t="0" r="0" b="0"/>
            <wp:docPr id="53" name="Picture 5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Diagram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620" cy="18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BE26" w14:textId="6A638BE5" w:rsidR="0028042E" w:rsidRDefault="00840204" w:rsidP="00840204">
      <w:pPr>
        <w:pStyle w:val="Caption"/>
        <w:ind w:left="360"/>
      </w:pPr>
      <w:bookmarkStart w:id="115" w:name="_Toc117602967"/>
      <w:r>
        <w:t xml:space="preserve">Gambar </w:t>
      </w:r>
      <w:fldSimple w:instr=" SEQ Gambar \* ARABIC ">
        <w:r w:rsidR="0065120F">
          <w:rPr>
            <w:noProof/>
          </w:rPr>
          <w:t>72</w:t>
        </w:r>
      </w:fldSimple>
      <w:r>
        <w:rPr>
          <w:lang w:val="en-US"/>
        </w:rPr>
        <w:t>. Sequence diagram open/close status VA</w:t>
      </w:r>
      <w:bookmarkEnd w:id="115"/>
    </w:p>
    <w:p w14:paraId="0005CE38" w14:textId="79C4EAF8" w:rsidR="0028042E" w:rsidRDefault="0028042E" w:rsidP="00774BD4">
      <w:pPr>
        <w:pStyle w:val="Paragraph"/>
        <w:ind w:left="360"/>
      </w:pPr>
    </w:p>
    <w:p w14:paraId="127727E1" w14:textId="77777777" w:rsidR="0028042E" w:rsidRPr="00774BD4" w:rsidRDefault="0028042E" w:rsidP="00774BD4">
      <w:pPr>
        <w:pStyle w:val="Paragraph"/>
        <w:ind w:left="360"/>
      </w:pPr>
    </w:p>
    <w:p w14:paraId="406082FC" w14:textId="52E4058E" w:rsidR="00774BD4" w:rsidRDefault="00774BD4" w:rsidP="00774BD4">
      <w:pPr>
        <w:pStyle w:val="Heading3"/>
        <w:ind w:left="1170" w:hanging="810"/>
        <w:rPr>
          <w:lang w:val="en-US"/>
        </w:rPr>
      </w:pPr>
      <w:bookmarkStart w:id="116" w:name="_Toc117602874"/>
      <w:r>
        <w:rPr>
          <w:lang w:val="en-US"/>
        </w:rPr>
        <w:lastRenderedPageBreak/>
        <w:t>Resend callback</w:t>
      </w:r>
      <w:bookmarkEnd w:id="116"/>
    </w:p>
    <w:p w14:paraId="0B9844E2" w14:textId="77777777" w:rsidR="005F4B66" w:rsidRDefault="005F4B66" w:rsidP="005F4B66">
      <w:pPr>
        <w:pStyle w:val="Paragraph"/>
        <w:keepNext/>
        <w:ind w:left="360"/>
        <w:jc w:val="center"/>
      </w:pPr>
      <w:r>
        <w:rPr>
          <w:noProof/>
        </w:rPr>
        <w:drawing>
          <wp:inline distT="0" distB="0" distL="0" distR="0" wp14:anchorId="2A4DB115" wp14:editId="02E83638">
            <wp:extent cx="4343400" cy="3029560"/>
            <wp:effectExtent l="0" t="0" r="0" b="0"/>
            <wp:docPr id="54" name="Picture 5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Diagram&#10;&#10;Description automatically generated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799" cy="303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187C" w14:textId="1B2C80E0" w:rsidR="00774BD4" w:rsidRDefault="005F4B66" w:rsidP="005F4B66">
      <w:pPr>
        <w:pStyle w:val="Caption"/>
        <w:ind w:left="360"/>
      </w:pPr>
      <w:bookmarkStart w:id="117" w:name="_Toc117602968"/>
      <w:r>
        <w:t xml:space="preserve">Gambar </w:t>
      </w:r>
      <w:fldSimple w:instr=" SEQ Gambar \* ARABIC ">
        <w:r w:rsidR="0065120F">
          <w:rPr>
            <w:noProof/>
          </w:rPr>
          <w:t>73</w:t>
        </w:r>
      </w:fldSimple>
      <w:r>
        <w:rPr>
          <w:lang w:val="en-US"/>
        </w:rPr>
        <w:t xml:space="preserve">. Activity </w:t>
      </w:r>
      <w:proofErr w:type="gramStart"/>
      <w:r>
        <w:rPr>
          <w:lang w:val="en-US"/>
        </w:rPr>
        <w:t>diagram</w:t>
      </w:r>
      <w:proofErr w:type="gramEnd"/>
      <w:r>
        <w:rPr>
          <w:lang w:val="en-US"/>
        </w:rPr>
        <w:t xml:space="preserve"> resend callback</w:t>
      </w:r>
      <w:bookmarkEnd w:id="117"/>
    </w:p>
    <w:p w14:paraId="2F7AE9ED" w14:textId="196CF42E" w:rsidR="005F4B66" w:rsidRDefault="005F4B66" w:rsidP="00774BD4">
      <w:pPr>
        <w:pStyle w:val="Paragraph"/>
        <w:ind w:left="360"/>
      </w:pPr>
    </w:p>
    <w:p w14:paraId="03E03C57" w14:textId="01BCB39A" w:rsidR="005F4B66" w:rsidRDefault="00886BA3" w:rsidP="00886BA3">
      <w:pPr>
        <w:pStyle w:val="Heading3"/>
        <w:ind w:left="1170" w:hanging="810"/>
      </w:pPr>
      <w:bookmarkStart w:id="118" w:name="_Toc117602875"/>
      <w:proofErr w:type="spellStart"/>
      <w:r>
        <w:t>Transaction</w:t>
      </w:r>
      <w:proofErr w:type="spellEnd"/>
      <w:r>
        <w:t xml:space="preserve"> </w:t>
      </w:r>
      <w:proofErr w:type="spellStart"/>
      <w:r>
        <w:t>routing</w:t>
      </w:r>
      <w:bookmarkEnd w:id="118"/>
      <w:proofErr w:type="spellEnd"/>
    </w:p>
    <w:p w14:paraId="7ED48EDF" w14:textId="77777777" w:rsidR="0065120F" w:rsidRDefault="0065120F" w:rsidP="0065120F">
      <w:pPr>
        <w:pStyle w:val="Paragraph"/>
        <w:keepNext/>
        <w:ind w:left="360"/>
        <w:jc w:val="center"/>
      </w:pPr>
      <w:r>
        <w:rPr>
          <w:noProof/>
        </w:rPr>
        <w:drawing>
          <wp:inline distT="0" distB="0" distL="0" distR="0" wp14:anchorId="392EB5B4" wp14:editId="2E5B5039">
            <wp:extent cx="4122420" cy="3520440"/>
            <wp:effectExtent l="0" t="0" r="0" b="3810"/>
            <wp:docPr id="55" name="Picture 5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Diagram&#10;&#10;Description automatically generated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950" cy="352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1258" w14:textId="353D2D9C" w:rsidR="005F4B66" w:rsidRDefault="0065120F" w:rsidP="0065120F">
      <w:pPr>
        <w:pStyle w:val="Caption"/>
        <w:ind w:left="360"/>
      </w:pPr>
      <w:bookmarkStart w:id="119" w:name="_Toc117602969"/>
      <w:r>
        <w:t xml:space="preserve">Gambar </w:t>
      </w:r>
      <w:fldSimple w:instr=" SEQ Gambar \* ARABIC ">
        <w:r>
          <w:rPr>
            <w:noProof/>
          </w:rPr>
          <w:t>74</w:t>
        </w:r>
      </w:fldSimple>
      <w:r>
        <w:rPr>
          <w:lang w:val="en-US"/>
        </w:rPr>
        <w:t xml:space="preserve">. Activity diagram routing </w:t>
      </w:r>
      <w:proofErr w:type="spellStart"/>
      <w:r>
        <w:rPr>
          <w:lang w:val="en-US"/>
        </w:rPr>
        <w:t>transaksi</w:t>
      </w:r>
      <w:bookmarkEnd w:id="119"/>
      <w:proofErr w:type="spellEnd"/>
    </w:p>
    <w:p w14:paraId="2DDE70A0" w14:textId="77777777" w:rsidR="005F4B66" w:rsidRDefault="005F4B66" w:rsidP="00774BD4">
      <w:pPr>
        <w:pStyle w:val="Paragraph"/>
        <w:ind w:left="360"/>
      </w:pPr>
    </w:p>
    <w:p w14:paraId="714169B0" w14:textId="5A06C521" w:rsidR="00774BD4" w:rsidRPr="00774BD4" w:rsidRDefault="00774BD4" w:rsidP="00774BD4">
      <w:pPr>
        <w:pStyle w:val="Paragraph"/>
        <w:ind w:left="360"/>
        <w:sectPr w:rsidR="00774BD4" w:rsidRPr="00774BD4" w:rsidSect="00BB7084">
          <w:pgSz w:w="11906" w:h="16838"/>
          <w:pgMar w:top="1440" w:right="1440" w:bottom="1440" w:left="1440" w:header="0" w:footer="0" w:gutter="0"/>
          <w:cols w:space="708"/>
          <w:docGrid w:linePitch="360"/>
        </w:sectPr>
      </w:pPr>
    </w:p>
    <w:p w14:paraId="0C8A2E8F" w14:textId="05E1A25D" w:rsidR="0024015D" w:rsidRDefault="00D41BC0" w:rsidP="002B1E16">
      <w:pPr>
        <w:pStyle w:val="Heading1"/>
        <w:rPr>
          <w:lang w:val="en-US"/>
        </w:rPr>
      </w:pPr>
      <w:bookmarkStart w:id="120" w:name="_Toc117602876"/>
      <w:proofErr w:type="spellStart"/>
      <w:r>
        <w:rPr>
          <w:lang w:val="en-US"/>
        </w:rPr>
        <w:lastRenderedPageBreak/>
        <w:t>Deskripsi</w:t>
      </w:r>
      <w:proofErr w:type="spellEnd"/>
      <w:r>
        <w:rPr>
          <w:lang w:val="en-US"/>
        </w:rPr>
        <w:t xml:space="preserve"> </w:t>
      </w:r>
      <w:proofErr w:type="spellStart"/>
      <w:r w:rsidR="0024015D">
        <w:rPr>
          <w:lang w:val="en-US"/>
        </w:rPr>
        <w:t>Kebutuhan</w:t>
      </w:r>
      <w:bookmarkEnd w:id="120"/>
      <w:proofErr w:type="spellEnd"/>
    </w:p>
    <w:p w14:paraId="12BD6EB7" w14:textId="17557B72" w:rsidR="00315754" w:rsidRDefault="00315754" w:rsidP="00E44DF3">
      <w:pPr>
        <w:pStyle w:val="Heading2"/>
        <w:ind w:hanging="540"/>
        <w:rPr>
          <w:lang w:val="en-US"/>
        </w:rPr>
      </w:pPr>
      <w:bookmarkStart w:id="121" w:name="_Toc117602877"/>
      <w:r>
        <w:rPr>
          <w:lang w:val="en-US"/>
        </w:rPr>
        <w:t>Desain Table</w:t>
      </w:r>
      <w:bookmarkEnd w:id="121"/>
    </w:p>
    <w:p w14:paraId="7CAA9170" w14:textId="49C61F7A" w:rsidR="00EA3605" w:rsidRDefault="00D87B8C" w:rsidP="00E44DF3">
      <w:pPr>
        <w:pStyle w:val="Heading2"/>
        <w:ind w:hanging="540"/>
        <w:rPr>
          <w:lang w:val="en-US"/>
        </w:rPr>
      </w:pPr>
      <w:bookmarkStart w:id="122" w:name="_Toc117602878"/>
      <w:r>
        <w:rPr>
          <w:lang w:val="en-US"/>
        </w:rPr>
        <w:t>D</w:t>
      </w:r>
      <w:r w:rsidR="00315754">
        <w:rPr>
          <w:lang w:val="en-US"/>
        </w:rPr>
        <w:t>aftar</w:t>
      </w:r>
      <w:r>
        <w:rPr>
          <w:lang w:val="en-US"/>
        </w:rPr>
        <w:t xml:space="preserve"> Table</w:t>
      </w:r>
      <w:bookmarkEnd w:id="122"/>
    </w:p>
    <w:p w14:paraId="03804D1E" w14:textId="546B8705" w:rsidR="00ED1E4B" w:rsidRDefault="0079158E" w:rsidP="00901845">
      <w:pPr>
        <w:pStyle w:val="Paragraph"/>
        <w:numPr>
          <w:ilvl w:val="0"/>
          <w:numId w:val="8"/>
        </w:numPr>
        <w:ind w:left="630" w:hanging="450"/>
      </w:pPr>
      <w:r>
        <w:t>U</w:t>
      </w:r>
      <w:r w:rsidR="00ED1E4B">
        <w:t>sers</w:t>
      </w:r>
    </w:p>
    <w:tbl>
      <w:tblPr>
        <w:tblStyle w:val="TableGrid"/>
        <w:tblW w:w="8455" w:type="dxa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2065"/>
        <w:gridCol w:w="6390"/>
      </w:tblGrid>
      <w:tr w:rsidR="00770A85" w14:paraId="03664E1E" w14:textId="77777777" w:rsidTr="00820EDC">
        <w:tc>
          <w:tcPr>
            <w:tcW w:w="2065" w:type="dxa"/>
          </w:tcPr>
          <w:p w14:paraId="54739248" w14:textId="77777777" w:rsidR="00770A85" w:rsidRDefault="00770A85" w:rsidP="00820EDC">
            <w:pPr>
              <w:pStyle w:val="Paragraph"/>
              <w:tabs>
                <w:tab w:val="left" w:pos="1773"/>
              </w:tabs>
            </w:pPr>
            <w:r>
              <w:t xml:space="preserve">Nama </w:t>
            </w:r>
            <w:proofErr w:type="spellStart"/>
            <w:r>
              <w:t>Tabel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70BFA693" w14:textId="025942D8" w:rsidR="00770A85" w:rsidRDefault="00C814F5" w:rsidP="00820EDC">
            <w:pPr>
              <w:pStyle w:val="Paragraph"/>
            </w:pPr>
            <w:r>
              <w:t>Users</w:t>
            </w:r>
          </w:p>
        </w:tc>
      </w:tr>
      <w:tr w:rsidR="00770A85" w14:paraId="5146153E" w14:textId="77777777" w:rsidTr="00820EDC">
        <w:tc>
          <w:tcPr>
            <w:tcW w:w="2065" w:type="dxa"/>
          </w:tcPr>
          <w:p w14:paraId="06CF79FE" w14:textId="77777777" w:rsidR="00770A85" w:rsidRDefault="00770A85" w:rsidP="00820EDC">
            <w:pPr>
              <w:pStyle w:val="Paragraph"/>
              <w:tabs>
                <w:tab w:val="left" w:pos="1773"/>
              </w:tabs>
            </w:pPr>
            <w:proofErr w:type="spellStart"/>
            <w:r>
              <w:t>Deskripsi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6087B560" w14:textId="4CB11555" w:rsidR="00770A85" w:rsidRDefault="002E15AB" w:rsidP="00820EDC">
            <w:pPr>
              <w:pStyle w:val="Paragraph"/>
            </w:pPr>
            <w:proofErr w:type="spellStart"/>
            <w:r>
              <w:t>Menyimpan</w:t>
            </w:r>
            <w:proofErr w:type="spellEnd"/>
            <w:r>
              <w:t xml:space="preserve"> username dan password </w:t>
            </w:r>
            <w:proofErr w:type="spellStart"/>
            <w:r>
              <w:t>untuk</w:t>
            </w:r>
            <w:proofErr w:type="spellEnd"/>
            <w:r>
              <w:t xml:space="preserve"> user login</w:t>
            </w:r>
          </w:p>
        </w:tc>
      </w:tr>
    </w:tbl>
    <w:p w14:paraId="36709F2B" w14:textId="059A652C" w:rsidR="0079158E" w:rsidRDefault="0079158E" w:rsidP="008721B2">
      <w:pPr>
        <w:pStyle w:val="Paragraph"/>
        <w:ind w:left="630"/>
      </w:pPr>
    </w:p>
    <w:p w14:paraId="47A3EC09" w14:textId="7FF01CBB" w:rsidR="003D623A" w:rsidRDefault="003D623A" w:rsidP="003D623A">
      <w:pPr>
        <w:pStyle w:val="Caption"/>
        <w:keepNext/>
        <w:ind w:left="180"/>
      </w:pPr>
      <w:bookmarkStart w:id="123" w:name="_Toc117602883"/>
      <w:r>
        <w:t xml:space="preserve">Tabel </w:t>
      </w:r>
      <w:fldSimple w:instr=" SEQ Tabel \* ARABIC ">
        <w:r w:rsidR="00477121">
          <w:rPr>
            <w:noProof/>
          </w:rPr>
          <w:t>3</w:t>
        </w:r>
      </w:fldSimple>
      <w:r>
        <w:rPr>
          <w:lang w:val="en-US"/>
        </w:rPr>
        <w:t>. Users</w:t>
      </w:r>
      <w:bookmarkEnd w:id="123"/>
    </w:p>
    <w:tbl>
      <w:tblPr>
        <w:tblStyle w:val="TableGrid"/>
        <w:tblW w:w="8767" w:type="dxa"/>
        <w:tblInd w:w="175" w:type="dxa"/>
        <w:tblLook w:val="04A0" w:firstRow="1" w:lastRow="0" w:firstColumn="1" w:lastColumn="0" w:noHBand="0" w:noVBand="1"/>
      </w:tblPr>
      <w:tblGrid>
        <w:gridCol w:w="612"/>
        <w:gridCol w:w="3168"/>
        <w:gridCol w:w="1620"/>
        <w:gridCol w:w="3367"/>
      </w:tblGrid>
      <w:tr w:rsidR="00770A85" w14:paraId="20B840A7" w14:textId="77777777" w:rsidTr="00820EDC">
        <w:tc>
          <w:tcPr>
            <w:tcW w:w="612" w:type="dxa"/>
            <w:shd w:val="clear" w:color="auto" w:fill="9CC2E5" w:themeFill="accent5" w:themeFillTint="99"/>
            <w:vAlign w:val="center"/>
          </w:tcPr>
          <w:p w14:paraId="4869F29E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Key ID</w:t>
            </w:r>
          </w:p>
        </w:tc>
        <w:tc>
          <w:tcPr>
            <w:tcW w:w="3168" w:type="dxa"/>
            <w:shd w:val="clear" w:color="auto" w:fill="9CC2E5" w:themeFill="accent5" w:themeFillTint="99"/>
            <w:vAlign w:val="center"/>
          </w:tcPr>
          <w:p w14:paraId="238D67F3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Nama Field</w:t>
            </w:r>
          </w:p>
        </w:tc>
        <w:tc>
          <w:tcPr>
            <w:tcW w:w="1620" w:type="dxa"/>
            <w:shd w:val="clear" w:color="auto" w:fill="9CC2E5" w:themeFill="accent5" w:themeFillTint="99"/>
            <w:vAlign w:val="center"/>
          </w:tcPr>
          <w:p w14:paraId="02D992DF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Tipe</w:t>
            </w:r>
            <w:proofErr w:type="spellEnd"/>
            <w:r w:rsidRPr="007A0594">
              <w:rPr>
                <w:b/>
                <w:bCs/>
              </w:rPr>
              <w:t xml:space="preserve"> Data</w:t>
            </w:r>
          </w:p>
        </w:tc>
        <w:tc>
          <w:tcPr>
            <w:tcW w:w="3367" w:type="dxa"/>
            <w:shd w:val="clear" w:color="auto" w:fill="9CC2E5" w:themeFill="accent5" w:themeFillTint="99"/>
            <w:vAlign w:val="center"/>
          </w:tcPr>
          <w:p w14:paraId="6FE43453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Deskripsi</w:t>
            </w:r>
            <w:proofErr w:type="spellEnd"/>
          </w:p>
        </w:tc>
      </w:tr>
      <w:tr w:rsidR="009421E7" w14:paraId="0F434283" w14:textId="77777777" w:rsidTr="00820EDC">
        <w:tc>
          <w:tcPr>
            <w:tcW w:w="612" w:type="dxa"/>
            <w:vAlign w:val="center"/>
          </w:tcPr>
          <w:p w14:paraId="579511D2" w14:textId="66485A5E" w:rsidR="009421E7" w:rsidRDefault="005050AF" w:rsidP="009421E7">
            <w:pPr>
              <w:pStyle w:val="TableContent"/>
            </w:pPr>
            <w:r>
              <w:t>PK</w:t>
            </w:r>
          </w:p>
        </w:tc>
        <w:tc>
          <w:tcPr>
            <w:tcW w:w="3168" w:type="dxa"/>
          </w:tcPr>
          <w:p w14:paraId="0CD98640" w14:textId="4D3D1E0F" w:rsidR="009421E7" w:rsidRDefault="009421E7" w:rsidP="009421E7">
            <w:pPr>
              <w:pStyle w:val="TableContent"/>
            </w:pPr>
            <w:r w:rsidRPr="00B2476B">
              <w:t>id</w:t>
            </w:r>
          </w:p>
        </w:tc>
        <w:tc>
          <w:tcPr>
            <w:tcW w:w="1620" w:type="dxa"/>
          </w:tcPr>
          <w:p w14:paraId="0FFFFA61" w14:textId="7288EB22" w:rsidR="009421E7" w:rsidRDefault="009421E7" w:rsidP="009421E7">
            <w:pPr>
              <w:pStyle w:val="TableContent"/>
            </w:pPr>
            <w:r w:rsidRPr="009150EC">
              <w:t>INT4 (32)</w:t>
            </w:r>
          </w:p>
        </w:tc>
        <w:tc>
          <w:tcPr>
            <w:tcW w:w="3367" w:type="dxa"/>
            <w:vAlign w:val="center"/>
          </w:tcPr>
          <w:p w14:paraId="6A350665" w14:textId="633E13AF" w:rsidR="009421E7" w:rsidRDefault="00B97CF4" w:rsidP="009421E7">
            <w:pPr>
              <w:pStyle w:val="TableContent"/>
            </w:pPr>
            <w:r>
              <w:t xml:space="preserve">Unique key </w:t>
            </w:r>
            <w:proofErr w:type="spellStart"/>
            <w:r w:rsidR="00996208">
              <w:t>milik</w:t>
            </w:r>
            <w:proofErr w:type="spellEnd"/>
            <w:r w:rsidR="00996208">
              <w:t xml:space="preserve"> </w:t>
            </w:r>
            <w:proofErr w:type="spellStart"/>
            <w:r w:rsidR="00996208">
              <w:t>setiap</w:t>
            </w:r>
            <w:proofErr w:type="spellEnd"/>
            <w:r w:rsidR="00996208">
              <w:t xml:space="preserve"> user</w:t>
            </w:r>
          </w:p>
        </w:tc>
      </w:tr>
      <w:tr w:rsidR="009421E7" w14:paraId="4209D6F9" w14:textId="77777777" w:rsidTr="00820EDC">
        <w:tc>
          <w:tcPr>
            <w:tcW w:w="612" w:type="dxa"/>
            <w:vAlign w:val="center"/>
          </w:tcPr>
          <w:p w14:paraId="225B4BB2" w14:textId="77777777" w:rsidR="009421E7" w:rsidRDefault="009421E7" w:rsidP="009421E7">
            <w:pPr>
              <w:pStyle w:val="TableContent"/>
            </w:pPr>
          </w:p>
        </w:tc>
        <w:tc>
          <w:tcPr>
            <w:tcW w:w="3168" w:type="dxa"/>
          </w:tcPr>
          <w:p w14:paraId="2373B6AB" w14:textId="3CB6FC71" w:rsidR="009421E7" w:rsidRDefault="009421E7" w:rsidP="009421E7">
            <w:pPr>
              <w:pStyle w:val="TableContent"/>
            </w:pPr>
            <w:r w:rsidRPr="00B2476B">
              <w:t>name</w:t>
            </w:r>
          </w:p>
        </w:tc>
        <w:tc>
          <w:tcPr>
            <w:tcW w:w="1620" w:type="dxa"/>
          </w:tcPr>
          <w:p w14:paraId="29339125" w14:textId="74EE9AD1" w:rsidR="009421E7" w:rsidRDefault="009421E7" w:rsidP="009421E7">
            <w:pPr>
              <w:pStyle w:val="TableContent"/>
            </w:pPr>
            <w:r w:rsidRPr="009150EC">
              <w:t>VARCHAR (191)</w:t>
            </w:r>
          </w:p>
        </w:tc>
        <w:tc>
          <w:tcPr>
            <w:tcW w:w="3367" w:type="dxa"/>
            <w:vAlign w:val="center"/>
          </w:tcPr>
          <w:p w14:paraId="3A53F5CF" w14:textId="0928697B" w:rsidR="009421E7" w:rsidRDefault="00996208" w:rsidP="009421E7">
            <w:pPr>
              <w:pStyle w:val="TableContent"/>
            </w:pPr>
            <w:r>
              <w:t>Nama user</w:t>
            </w:r>
          </w:p>
        </w:tc>
      </w:tr>
      <w:tr w:rsidR="009421E7" w14:paraId="597E1695" w14:textId="77777777" w:rsidTr="00820EDC">
        <w:tc>
          <w:tcPr>
            <w:tcW w:w="612" w:type="dxa"/>
            <w:vAlign w:val="center"/>
          </w:tcPr>
          <w:p w14:paraId="0E88E0F5" w14:textId="77777777" w:rsidR="009421E7" w:rsidRDefault="009421E7" w:rsidP="009421E7">
            <w:pPr>
              <w:pStyle w:val="TableContent"/>
            </w:pPr>
          </w:p>
        </w:tc>
        <w:tc>
          <w:tcPr>
            <w:tcW w:w="3168" w:type="dxa"/>
          </w:tcPr>
          <w:p w14:paraId="342AC9F5" w14:textId="52FF5078" w:rsidR="009421E7" w:rsidRPr="00644EC6" w:rsidRDefault="009421E7" w:rsidP="009421E7">
            <w:pPr>
              <w:pStyle w:val="TableContent"/>
            </w:pPr>
            <w:r w:rsidRPr="00B2476B">
              <w:t>email</w:t>
            </w:r>
          </w:p>
        </w:tc>
        <w:tc>
          <w:tcPr>
            <w:tcW w:w="1620" w:type="dxa"/>
          </w:tcPr>
          <w:p w14:paraId="68928342" w14:textId="67194915" w:rsidR="009421E7" w:rsidRPr="00BE771C" w:rsidRDefault="009421E7" w:rsidP="009421E7">
            <w:pPr>
              <w:pStyle w:val="TableContent"/>
            </w:pPr>
            <w:r w:rsidRPr="009150EC">
              <w:t>VARCHAR (191)</w:t>
            </w:r>
          </w:p>
        </w:tc>
        <w:tc>
          <w:tcPr>
            <w:tcW w:w="3367" w:type="dxa"/>
            <w:vAlign w:val="center"/>
          </w:tcPr>
          <w:p w14:paraId="57C27136" w14:textId="4D096915" w:rsidR="009421E7" w:rsidRDefault="00996208" w:rsidP="009421E7">
            <w:pPr>
              <w:pStyle w:val="TableContent"/>
            </w:pPr>
            <w:r>
              <w:t>Email user</w:t>
            </w:r>
          </w:p>
        </w:tc>
      </w:tr>
      <w:tr w:rsidR="009421E7" w14:paraId="770A5AEF" w14:textId="77777777" w:rsidTr="00820EDC">
        <w:tc>
          <w:tcPr>
            <w:tcW w:w="612" w:type="dxa"/>
            <w:vAlign w:val="center"/>
          </w:tcPr>
          <w:p w14:paraId="55353688" w14:textId="77777777" w:rsidR="009421E7" w:rsidRDefault="009421E7" w:rsidP="009421E7">
            <w:pPr>
              <w:pStyle w:val="TableContent"/>
            </w:pPr>
          </w:p>
        </w:tc>
        <w:tc>
          <w:tcPr>
            <w:tcW w:w="3168" w:type="dxa"/>
          </w:tcPr>
          <w:p w14:paraId="7579E887" w14:textId="27BEE822" w:rsidR="009421E7" w:rsidRDefault="009421E7" w:rsidP="009421E7">
            <w:pPr>
              <w:pStyle w:val="TableContent"/>
            </w:pPr>
            <w:r w:rsidRPr="00B2476B">
              <w:t>username</w:t>
            </w:r>
          </w:p>
        </w:tc>
        <w:tc>
          <w:tcPr>
            <w:tcW w:w="1620" w:type="dxa"/>
          </w:tcPr>
          <w:p w14:paraId="60DA7D2D" w14:textId="6622DA3C" w:rsidR="009421E7" w:rsidRDefault="009421E7" w:rsidP="009421E7">
            <w:pPr>
              <w:pStyle w:val="TableContent"/>
            </w:pPr>
            <w:r w:rsidRPr="009150EC">
              <w:t>VARCHAR (191)</w:t>
            </w:r>
          </w:p>
        </w:tc>
        <w:tc>
          <w:tcPr>
            <w:tcW w:w="3367" w:type="dxa"/>
            <w:vAlign w:val="center"/>
          </w:tcPr>
          <w:p w14:paraId="3901042F" w14:textId="596ACA4B" w:rsidR="009421E7" w:rsidRDefault="00996208" w:rsidP="009421E7">
            <w:pPr>
              <w:pStyle w:val="TableContent"/>
            </w:pPr>
            <w:r>
              <w:t xml:space="preserve">Username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login</w:t>
            </w:r>
          </w:p>
        </w:tc>
      </w:tr>
      <w:tr w:rsidR="009421E7" w14:paraId="2A5D7C51" w14:textId="77777777" w:rsidTr="00820EDC">
        <w:tc>
          <w:tcPr>
            <w:tcW w:w="612" w:type="dxa"/>
            <w:vAlign w:val="center"/>
          </w:tcPr>
          <w:p w14:paraId="634F7730" w14:textId="77777777" w:rsidR="009421E7" w:rsidRPr="00EA73C7" w:rsidRDefault="009421E7" w:rsidP="009421E7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7A9C49B8" w14:textId="61DC2057" w:rsidR="009421E7" w:rsidRDefault="009421E7" w:rsidP="009421E7">
            <w:pPr>
              <w:pStyle w:val="TableContent"/>
            </w:pPr>
            <w:r w:rsidRPr="00B2476B">
              <w:t>password</w:t>
            </w:r>
          </w:p>
        </w:tc>
        <w:tc>
          <w:tcPr>
            <w:tcW w:w="1620" w:type="dxa"/>
          </w:tcPr>
          <w:p w14:paraId="58C51D84" w14:textId="44B4A836" w:rsidR="009421E7" w:rsidRDefault="009421E7" w:rsidP="009421E7">
            <w:pPr>
              <w:pStyle w:val="TableContent"/>
            </w:pPr>
            <w:r w:rsidRPr="009150EC">
              <w:t>VARCHAR (255)</w:t>
            </w:r>
          </w:p>
        </w:tc>
        <w:tc>
          <w:tcPr>
            <w:tcW w:w="3367" w:type="dxa"/>
            <w:vAlign w:val="center"/>
          </w:tcPr>
          <w:p w14:paraId="1D0A2C98" w14:textId="54072DAF" w:rsidR="009421E7" w:rsidRDefault="00996208" w:rsidP="009421E7">
            <w:pPr>
              <w:pStyle w:val="TableContent"/>
            </w:pPr>
            <w:r>
              <w:t xml:space="preserve">Password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login</w:t>
            </w:r>
          </w:p>
        </w:tc>
      </w:tr>
      <w:tr w:rsidR="009421E7" w14:paraId="4E0209A6" w14:textId="77777777" w:rsidTr="00820EDC">
        <w:tc>
          <w:tcPr>
            <w:tcW w:w="612" w:type="dxa"/>
            <w:vAlign w:val="center"/>
          </w:tcPr>
          <w:p w14:paraId="5F76F2A3" w14:textId="77777777" w:rsidR="009421E7" w:rsidRDefault="009421E7" w:rsidP="009421E7">
            <w:pPr>
              <w:pStyle w:val="TableContent"/>
            </w:pPr>
          </w:p>
        </w:tc>
        <w:tc>
          <w:tcPr>
            <w:tcW w:w="3168" w:type="dxa"/>
          </w:tcPr>
          <w:p w14:paraId="71472E6E" w14:textId="54D18817" w:rsidR="009421E7" w:rsidRDefault="009421E7" w:rsidP="009421E7">
            <w:pPr>
              <w:pStyle w:val="TableContent"/>
            </w:pPr>
            <w:r w:rsidRPr="00B2476B">
              <w:t>phone</w:t>
            </w:r>
          </w:p>
        </w:tc>
        <w:tc>
          <w:tcPr>
            <w:tcW w:w="1620" w:type="dxa"/>
          </w:tcPr>
          <w:p w14:paraId="52CD1C49" w14:textId="375FCF2D" w:rsidR="009421E7" w:rsidRDefault="009421E7" w:rsidP="009421E7">
            <w:pPr>
              <w:pStyle w:val="TableContent"/>
            </w:pPr>
            <w:r w:rsidRPr="009150EC">
              <w:t>VARCHAR (20)</w:t>
            </w:r>
          </w:p>
        </w:tc>
        <w:tc>
          <w:tcPr>
            <w:tcW w:w="3367" w:type="dxa"/>
            <w:vAlign w:val="center"/>
          </w:tcPr>
          <w:p w14:paraId="21C2ECC5" w14:textId="5943E400" w:rsidR="009421E7" w:rsidRDefault="00996208" w:rsidP="009421E7">
            <w:pPr>
              <w:pStyle w:val="TableContent"/>
            </w:pP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ponsel</w:t>
            </w:r>
            <w:proofErr w:type="spellEnd"/>
          </w:p>
        </w:tc>
      </w:tr>
      <w:tr w:rsidR="009421E7" w14:paraId="2373C376" w14:textId="77777777" w:rsidTr="00820EDC">
        <w:tc>
          <w:tcPr>
            <w:tcW w:w="612" w:type="dxa"/>
            <w:vAlign w:val="center"/>
          </w:tcPr>
          <w:p w14:paraId="3F38F51B" w14:textId="77777777" w:rsidR="009421E7" w:rsidRDefault="009421E7" w:rsidP="009421E7">
            <w:pPr>
              <w:pStyle w:val="TableContent"/>
            </w:pPr>
          </w:p>
        </w:tc>
        <w:tc>
          <w:tcPr>
            <w:tcW w:w="3168" w:type="dxa"/>
          </w:tcPr>
          <w:p w14:paraId="071FD172" w14:textId="055EB612" w:rsidR="009421E7" w:rsidRDefault="009421E7" w:rsidP="009421E7">
            <w:pPr>
              <w:pStyle w:val="TableContent"/>
            </w:pPr>
            <w:r w:rsidRPr="00B2476B">
              <w:t>address</w:t>
            </w:r>
          </w:p>
        </w:tc>
        <w:tc>
          <w:tcPr>
            <w:tcW w:w="1620" w:type="dxa"/>
          </w:tcPr>
          <w:p w14:paraId="6AB2C493" w14:textId="00BD82E4" w:rsidR="009421E7" w:rsidRDefault="009421E7" w:rsidP="009421E7">
            <w:pPr>
              <w:pStyle w:val="TableContent"/>
            </w:pPr>
            <w:r w:rsidRPr="009150EC">
              <w:t>TEXT (0)</w:t>
            </w:r>
          </w:p>
        </w:tc>
        <w:tc>
          <w:tcPr>
            <w:tcW w:w="3367" w:type="dxa"/>
            <w:vAlign w:val="center"/>
          </w:tcPr>
          <w:p w14:paraId="672C2426" w14:textId="2A53D3AC" w:rsidR="009421E7" w:rsidRDefault="00996208" w:rsidP="009421E7">
            <w:pPr>
              <w:pStyle w:val="TableContent"/>
            </w:pPr>
            <w:r>
              <w:t xml:space="preserve">Alamat </w:t>
            </w:r>
          </w:p>
        </w:tc>
      </w:tr>
      <w:tr w:rsidR="009421E7" w14:paraId="2EBADA0A" w14:textId="77777777" w:rsidTr="00820EDC">
        <w:tc>
          <w:tcPr>
            <w:tcW w:w="612" w:type="dxa"/>
            <w:vAlign w:val="center"/>
          </w:tcPr>
          <w:p w14:paraId="2B1E50CC" w14:textId="77777777" w:rsidR="009421E7" w:rsidRDefault="009421E7" w:rsidP="009421E7">
            <w:pPr>
              <w:pStyle w:val="TableContent"/>
            </w:pPr>
          </w:p>
        </w:tc>
        <w:tc>
          <w:tcPr>
            <w:tcW w:w="3168" w:type="dxa"/>
          </w:tcPr>
          <w:p w14:paraId="450E6E29" w14:textId="1D7B909B" w:rsidR="009421E7" w:rsidRDefault="009421E7" w:rsidP="009421E7">
            <w:pPr>
              <w:pStyle w:val="TableContent"/>
            </w:pPr>
            <w:r w:rsidRPr="00B2476B">
              <w:t>picture</w:t>
            </w:r>
          </w:p>
        </w:tc>
        <w:tc>
          <w:tcPr>
            <w:tcW w:w="1620" w:type="dxa"/>
          </w:tcPr>
          <w:p w14:paraId="55A502BF" w14:textId="69BBD252" w:rsidR="009421E7" w:rsidRDefault="009421E7" w:rsidP="009421E7">
            <w:pPr>
              <w:pStyle w:val="TableContent"/>
            </w:pPr>
            <w:r w:rsidRPr="009150EC">
              <w:t>VARCHAR (191)</w:t>
            </w:r>
          </w:p>
        </w:tc>
        <w:tc>
          <w:tcPr>
            <w:tcW w:w="3367" w:type="dxa"/>
            <w:vAlign w:val="center"/>
          </w:tcPr>
          <w:p w14:paraId="366729C9" w14:textId="32D1A48B" w:rsidR="009421E7" w:rsidRDefault="003C0CFA" w:rsidP="009421E7">
            <w:pPr>
              <w:pStyle w:val="TableContent"/>
            </w:pPr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user</w:t>
            </w:r>
          </w:p>
        </w:tc>
      </w:tr>
      <w:tr w:rsidR="009421E7" w14:paraId="16719573" w14:textId="77777777" w:rsidTr="00820EDC">
        <w:tc>
          <w:tcPr>
            <w:tcW w:w="612" w:type="dxa"/>
            <w:vAlign w:val="center"/>
          </w:tcPr>
          <w:p w14:paraId="514B7930" w14:textId="77777777" w:rsidR="009421E7" w:rsidRDefault="009421E7" w:rsidP="009421E7">
            <w:pPr>
              <w:pStyle w:val="TableContent"/>
            </w:pPr>
          </w:p>
        </w:tc>
        <w:tc>
          <w:tcPr>
            <w:tcW w:w="3168" w:type="dxa"/>
          </w:tcPr>
          <w:p w14:paraId="5775122F" w14:textId="28674966" w:rsidR="009421E7" w:rsidRPr="00A757C7" w:rsidRDefault="009421E7" w:rsidP="009421E7">
            <w:pPr>
              <w:pStyle w:val="TableContent"/>
            </w:pPr>
            <w:r w:rsidRPr="00B2476B">
              <w:t>status</w:t>
            </w:r>
          </w:p>
        </w:tc>
        <w:tc>
          <w:tcPr>
            <w:tcW w:w="1620" w:type="dxa"/>
          </w:tcPr>
          <w:p w14:paraId="4147768E" w14:textId="0DC1E431" w:rsidR="009421E7" w:rsidRDefault="009421E7" w:rsidP="009421E7">
            <w:pPr>
              <w:pStyle w:val="TableContent"/>
            </w:pPr>
            <w:r w:rsidRPr="009150EC">
              <w:t>INT4 (32)</w:t>
            </w:r>
          </w:p>
        </w:tc>
        <w:tc>
          <w:tcPr>
            <w:tcW w:w="3367" w:type="dxa"/>
            <w:vAlign w:val="center"/>
          </w:tcPr>
          <w:p w14:paraId="6D9C0B7C" w14:textId="4A81506A" w:rsidR="009421E7" w:rsidRPr="00326BD1" w:rsidRDefault="003C0CFA" w:rsidP="009421E7">
            <w:pPr>
              <w:pStyle w:val="TableContent"/>
            </w:pPr>
            <w:r>
              <w:t>Status user</w:t>
            </w:r>
          </w:p>
        </w:tc>
      </w:tr>
      <w:tr w:rsidR="009421E7" w14:paraId="1DE63A21" w14:textId="77777777" w:rsidTr="00820EDC">
        <w:tc>
          <w:tcPr>
            <w:tcW w:w="612" w:type="dxa"/>
            <w:vAlign w:val="center"/>
          </w:tcPr>
          <w:p w14:paraId="1E7F2AEE" w14:textId="77777777" w:rsidR="009421E7" w:rsidRDefault="009421E7" w:rsidP="009421E7">
            <w:pPr>
              <w:pStyle w:val="TableContent"/>
            </w:pPr>
          </w:p>
        </w:tc>
        <w:tc>
          <w:tcPr>
            <w:tcW w:w="3168" w:type="dxa"/>
          </w:tcPr>
          <w:p w14:paraId="0F9EB140" w14:textId="1D77A5A6" w:rsidR="009421E7" w:rsidRPr="00A757C7" w:rsidRDefault="009421E7" w:rsidP="009421E7">
            <w:pPr>
              <w:pStyle w:val="TableContent"/>
            </w:pPr>
            <w:proofErr w:type="spellStart"/>
            <w:r w:rsidRPr="00B2476B">
              <w:t>remember_token</w:t>
            </w:r>
            <w:proofErr w:type="spellEnd"/>
          </w:p>
        </w:tc>
        <w:tc>
          <w:tcPr>
            <w:tcW w:w="1620" w:type="dxa"/>
          </w:tcPr>
          <w:p w14:paraId="56028DFC" w14:textId="7801EA70" w:rsidR="009421E7" w:rsidRDefault="009421E7" w:rsidP="009421E7">
            <w:pPr>
              <w:pStyle w:val="TableContent"/>
            </w:pPr>
            <w:r w:rsidRPr="009150EC">
              <w:t>VARCHAR (100)</w:t>
            </w:r>
          </w:p>
        </w:tc>
        <w:tc>
          <w:tcPr>
            <w:tcW w:w="3367" w:type="dxa"/>
            <w:vAlign w:val="center"/>
          </w:tcPr>
          <w:p w14:paraId="3B0DDD0E" w14:textId="3F0FD89F" w:rsidR="009421E7" w:rsidRPr="00326BD1" w:rsidRDefault="003C0CFA" w:rsidP="009421E7">
            <w:pPr>
              <w:pStyle w:val="TableContent"/>
            </w:pPr>
            <w:r>
              <w:t>Token user login</w:t>
            </w:r>
          </w:p>
        </w:tc>
      </w:tr>
      <w:tr w:rsidR="009421E7" w14:paraId="45DA0894" w14:textId="77777777" w:rsidTr="00820EDC">
        <w:tc>
          <w:tcPr>
            <w:tcW w:w="612" w:type="dxa"/>
            <w:vAlign w:val="center"/>
          </w:tcPr>
          <w:p w14:paraId="3A00A094" w14:textId="77777777" w:rsidR="009421E7" w:rsidRDefault="009421E7" w:rsidP="009421E7">
            <w:pPr>
              <w:pStyle w:val="TableContent"/>
            </w:pPr>
          </w:p>
        </w:tc>
        <w:tc>
          <w:tcPr>
            <w:tcW w:w="3168" w:type="dxa"/>
          </w:tcPr>
          <w:p w14:paraId="451D1B64" w14:textId="121A91BF" w:rsidR="009421E7" w:rsidRPr="00644EC6" w:rsidRDefault="009421E7" w:rsidP="009421E7">
            <w:pPr>
              <w:pStyle w:val="TableContent"/>
            </w:pPr>
            <w:proofErr w:type="spellStart"/>
            <w:r w:rsidRPr="00B2476B">
              <w:t>created_at</w:t>
            </w:r>
            <w:proofErr w:type="spellEnd"/>
          </w:p>
        </w:tc>
        <w:tc>
          <w:tcPr>
            <w:tcW w:w="1620" w:type="dxa"/>
          </w:tcPr>
          <w:p w14:paraId="08B0AC10" w14:textId="197D83F4" w:rsidR="009421E7" w:rsidRPr="00BE771C" w:rsidRDefault="009421E7" w:rsidP="009421E7">
            <w:pPr>
              <w:pStyle w:val="TableContent"/>
            </w:pPr>
            <w:r w:rsidRPr="009150EC">
              <w:t>TIMESTAMP (6)</w:t>
            </w:r>
          </w:p>
        </w:tc>
        <w:tc>
          <w:tcPr>
            <w:tcW w:w="3367" w:type="dxa"/>
            <w:vAlign w:val="center"/>
          </w:tcPr>
          <w:p w14:paraId="7CC5A864" w14:textId="6D44ABD7" w:rsidR="009421E7" w:rsidRDefault="003C0CFA" w:rsidP="009421E7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user login </w:t>
            </w:r>
            <w:proofErr w:type="spellStart"/>
            <w:r>
              <w:t>dibuat</w:t>
            </w:r>
            <w:proofErr w:type="spellEnd"/>
          </w:p>
        </w:tc>
      </w:tr>
      <w:tr w:rsidR="009421E7" w14:paraId="74DA5126" w14:textId="77777777" w:rsidTr="00820EDC">
        <w:tc>
          <w:tcPr>
            <w:tcW w:w="612" w:type="dxa"/>
            <w:vAlign w:val="center"/>
          </w:tcPr>
          <w:p w14:paraId="1845A098" w14:textId="77777777" w:rsidR="009421E7" w:rsidRDefault="009421E7" w:rsidP="009421E7">
            <w:pPr>
              <w:pStyle w:val="TableContent"/>
            </w:pPr>
          </w:p>
        </w:tc>
        <w:tc>
          <w:tcPr>
            <w:tcW w:w="3168" w:type="dxa"/>
          </w:tcPr>
          <w:p w14:paraId="422EB25F" w14:textId="205607F5" w:rsidR="009421E7" w:rsidRPr="00644EC6" w:rsidRDefault="009421E7" w:rsidP="009421E7">
            <w:pPr>
              <w:pStyle w:val="TableContent"/>
            </w:pPr>
            <w:proofErr w:type="spellStart"/>
            <w:r w:rsidRPr="00B2476B">
              <w:t>updated_at</w:t>
            </w:r>
            <w:proofErr w:type="spellEnd"/>
          </w:p>
        </w:tc>
        <w:tc>
          <w:tcPr>
            <w:tcW w:w="1620" w:type="dxa"/>
          </w:tcPr>
          <w:p w14:paraId="147DC779" w14:textId="3AAD2D64" w:rsidR="009421E7" w:rsidRPr="00BE771C" w:rsidRDefault="009421E7" w:rsidP="009421E7">
            <w:pPr>
              <w:pStyle w:val="TableContent"/>
            </w:pPr>
            <w:r w:rsidRPr="009150EC">
              <w:t>TIMESTAMP (6)</w:t>
            </w:r>
          </w:p>
        </w:tc>
        <w:tc>
          <w:tcPr>
            <w:tcW w:w="3367" w:type="dxa"/>
            <w:vAlign w:val="center"/>
          </w:tcPr>
          <w:p w14:paraId="385A2215" w14:textId="43108ED7" w:rsidR="009421E7" w:rsidRDefault="003C0CFA" w:rsidP="009421E7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user login </w:t>
            </w:r>
            <w:proofErr w:type="spellStart"/>
            <w:r>
              <w:t>diper</w:t>
            </w:r>
            <w:proofErr w:type="spellEnd"/>
            <w:r>
              <w:t xml:space="preserve"> </w:t>
            </w:r>
            <w:proofErr w:type="spellStart"/>
            <w:r>
              <w:t>baharui</w:t>
            </w:r>
            <w:proofErr w:type="spellEnd"/>
          </w:p>
        </w:tc>
      </w:tr>
      <w:tr w:rsidR="009421E7" w14:paraId="2DB737AF" w14:textId="77777777" w:rsidTr="00820EDC">
        <w:tc>
          <w:tcPr>
            <w:tcW w:w="612" w:type="dxa"/>
            <w:vAlign w:val="center"/>
          </w:tcPr>
          <w:p w14:paraId="60C1699A" w14:textId="77777777" w:rsidR="009421E7" w:rsidRDefault="009421E7" w:rsidP="009421E7">
            <w:pPr>
              <w:pStyle w:val="TableContent"/>
            </w:pPr>
          </w:p>
        </w:tc>
        <w:tc>
          <w:tcPr>
            <w:tcW w:w="3168" w:type="dxa"/>
          </w:tcPr>
          <w:p w14:paraId="76FD151B" w14:textId="1F7C04FE" w:rsidR="009421E7" w:rsidRPr="00644EC6" w:rsidRDefault="009421E7" w:rsidP="009421E7">
            <w:pPr>
              <w:pStyle w:val="TableContent"/>
            </w:pPr>
            <w:proofErr w:type="spellStart"/>
            <w:r w:rsidRPr="00B2476B">
              <w:t>created_by</w:t>
            </w:r>
            <w:proofErr w:type="spellEnd"/>
          </w:p>
        </w:tc>
        <w:tc>
          <w:tcPr>
            <w:tcW w:w="1620" w:type="dxa"/>
          </w:tcPr>
          <w:p w14:paraId="661F96AE" w14:textId="16F1419B" w:rsidR="009421E7" w:rsidRPr="00BE771C" w:rsidRDefault="009421E7" w:rsidP="009421E7">
            <w:pPr>
              <w:pStyle w:val="TableContent"/>
            </w:pPr>
            <w:r w:rsidRPr="009150EC">
              <w:t>INT4 (32)</w:t>
            </w:r>
          </w:p>
        </w:tc>
        <w:tc>
          <w:tcPr>
            <w:tcW w:w="3367" w:type="dxa"/>
            <w:vAlign w:val="center"/>
          </w:tcPr>
          <w:p w14:paraId="64E48460" w14:textId="5ED390D6" w:rsidR="009421E7" w:rsidRDefault="003C0CFA" w:rsidP="009421E7">
            <w:pPr>
              <w:pStyle w:val="TableContent"/>
            </w:pPr>
            <w:r>
              <w:t>User id</w:t>
            </w:r>
            <w:r w:rsidR="005E4AB8">
              <w:t xml:space="preserve"> yang </w:t>
            </w:r>
            <w:proofErr w:type="spellStart"/>
            <w:r w:rsidR="005E4AB8">
              <w:t>membuat</w:t>
            </w:r>
            <w:proofErr w:type="spellEnd"/>
            <w:r w:rsidR="005E4AB8">
              <w:t xml:space="preserve"> user login</w:t>
            </w:r>
          </w:p>
        </w:tc>
      </w:tr>
      <w:tr w:rsidR="009421E7" w14:paraId="6F0058DB" w14:textId="77777777" w:rsidTr="00820EDC">
        <w:tc>
          <w:tcPr>
            <w:tcW w:w="612" w:type="dxa"/>
            <w:vAlign w:val="center"/>
          </w:tcPr>
          <w:p w14:paraId="4AE09B86" w14:textId="77777777" w:rsidR="009421E7" w:rsidRDefault="009421E7" w:rsidP="009421E7">
            <w:pPr>
              <w:pStyle w:val="TableContent"/>
            </w:pPr>
          </w:p>
        </w:tc>
        <w:tc>
          <w:tcPr>
            <w:tcW w:w="3168" w:type="dxa"/>
          </w:tcPr>
          <w:p w14:paraId="25BB49F5" w14:textId="73D84695" w:rsidR="009421E7" w:rsidRPr="00644EC6" w:rsidRDefault="009421E7" w:rsidP="009421E7">
            <w:pPr>
              <w:pStyle w:val="TableContent"/>
            </w:pPr>
            <w:proofErr w:type="spellStart"/>
            <w:r w:rsidRPr="00B2476B">
              <w:t>updated_by</w:t>
            </w:r>
            <w:proofErr w:type="spellEnd"/>
          </w:p>
        </w:tc>
        <w:tc>
          <w:tcPr>
            <w:tcW w:w="1620" w:type="dxa"/>
          </w:tcPr>
          <w:p w14:paraId="1D111386" w14:textId="6AA9DFE1" w:rsidR="009421E7" w:rsidRPr="00BE771C" w:rsidRDefault="009421E7" w:rsidP="009421E7">
            <w:pPr>
              <w:pStyle w:val="TableContent"/>
            </w:pPr>
            <w:r w:rsidRPr="009150EC">
              <w:t>INT4 (32)</w:t>
            </w:r>
          </w:p>
        </w:tc>
        <w:tc>
          <w:tcPr>
            <w:tcW w:w="3367" w:type="dxa"/>
            <w:vAlign w:val="center"/>
          </w:tcPr>
          <w:p w14:paraId="3326B527" w14:textId="39554FE7" w:rsidR="009421E7" w:rsidRDefault="005E4AB8" w:rsidP="009421E7">
            <w:pPr>
              <w:pStyle w:val="TableContent"/>
            </w:pPr>
            <w:r>
              <w:t xml:space="preserve">User id yang </w:t>
            </w:r>
            <w:proofErr w:type="spellStart"/>
            <w:r>
              <w:t>mengubah</w:t>
            </w:r>
            <w:proofErr w:type="spellEnd"/>
            <w:r>
              <w:t xml:space="preserve"> user login</w:t>
            </w:r>
          </w:p>
        </w:tc>
      </w:tr>
      <w:tr w:rsidR="009421E7" w14:paraId="0CADE91A" w14:textId="77777777" w:rsidTr="00820EDC">
        <w:tc>
          <w:tcPr>
            <w:tcW w:w="612" w:type="dxa"/>
            <w:vAlign w:val="center"/>
          </w:tcPr>
          <w:p w14:paraId="168DFE12" w14:textId="77777777" w:rsidR="009421E7" w:rsidRDefault="009421E7" w:rsidP="009421E7">
            <w:pPr>
              <w:pStyle w:val="TableContent"/>
            </w:pPr>
          </w:p>
        </w:tc>
        <w:tc>
          <w:tcPr>
            <w:tcW w:w="3168" w:type="dxa"/>
          </w:tcPr>
          <w:p w14:paraId="6058AC8A" w14:textId="4B18B8D1" w:rsidR="009421E7" w:rsidRPr="00644EC6" w:rsidRDefault="009421E7" w:rsidP="009421E7">
            <w:pPr>
              <w:pStyle w:val="TableContent"/>
            </w:pPr>
            <w:proofErr w:type="spellStart"/>
            <w:r w:rsidRPr="00B2476B">
              <w:t>email_token</w:t>
            </w:r>
            <w:proofErr w:type="spellEnd"/>
          </w:p>
        </w:tc>
        <w:tc>
          <w:tcPr>
            <w:tcW w:w="1620" w:type="dxa"/>
          </w:tcPr>
          <w:p w14:paraId="44E00638" w14:textId="740604D7" w:rsidR="009421E7" w:rsidRPr="00BE771C" w:rsidRDefault="009421E7" w:rsidP="009421E7">
            <w:pPr>
              <w:pStyle w:val="TableContent"/>
            </w:pPr>
            <w:r w:rsidRPr="009150EC">
              <w:t>VARCHAR (255)</w:t>
            </w:r>
          </w:p>
        </w:tc>
        <w:tc>
          <w:tcPr>
            <w:tcW w:w="3367" w:type="dxa"/>
            <w:vAlign w:val="center"/>
          </w:tcPr>
          <w:p w14:paraId="615B753F" w14:textId="32A284B1" w:rsidR="009421E7" w:rsidRDefault="005E4AB8" w:rsidP="009421E7">
            <w:pPr>
              <w:pStyle w:val="TableContent"/>
            </w:pPr>
            <w:r>
              <w:t>Token email user login</w:t>
            </w:r>
          </w:p>
        </w:tc>
      </w:tr>
      <w:tr w:rsidR="009421E7" w14:paraId="6F2188B8" w14:textId="77777777" w:rsidTr="00820EDC">
        <w:tc>
          <w:tcPr>
            <w:tcW w:w="612" w:type="dxa"/>
            <w:vAlign w:val="center"/>
          </w:tcPr>
          <w:p w14:paraId="7FAF184F" w14:textId="77777777" w:rsidR="009421E7" w:rsidRDefault="009421E7" w:rsidP="009421E7">
            <w:pPr>
              <w:pStyle w:val="TableContent"/>
            </w:pPr>
          </w:p>
        </w:tc>
        <w:tc>
          <w:tcPr>
            <w:tcW w:w="3168" w:type="dxa"/>
          </w:tcPr>
          <w:p w14:paraId="7B449B09" w14:textId="0E76F8FA" w:rsidR="009421E7" w:rsidRPr="00644EC6" w:rsidRDefault="009421E7" w:rsidP="009421E7">
            <w:pPr>
              <w:pStyle w:val="TableContent"/>
            </w:pPr>
            <w:r w:rsidRPr="00B2476B">
              <w:t>verified</w:t>
            </w:r>
          </w:p>
        </w:tc>
        <w:tc>
          <w:tcPr>
            <w:tcW w:w="1620" w:type="dxa"/>
          </w:tcPr>
          <w:p w14:paraId="11FCB0B8" w14:textId="367D64B5" w:rsidR="009421E7" w:rsidRPr="00BE771C" w:rsidRDefault="009421E7" w:rsidP="009421E7">
            <w:pPr>
              <w:pStyle w:val="TableContent"/>
            </w:pPr>
            <w:r w:rsidRPr="009150EC">
              <w:t>INT2 (16)</w:t>
            </w:r>
          </w:p>
        </w:tc>
        <w:tc>
          <w:tcPr>
            <w:tcW w:w="3367" w:type="dxa"/>
            <w:vAlign w:val="center"/>
          </w:tcPr>
          <w:p w14:paraId="26142D7B" w14:textId="30E54D90" w:rsidR="00AB5463" w:rsidRDefault="00AB5463" w:rsidP="009421E7">
            <w:pPr>
              <w:pStyle w:val="TableContent"/>
            </w:pPr>
            <w:r>
              <w:t>0=not verified; 1=verified</w:t>
            </w:r>
          </w:p>
        </w:tc>
      </w:tr>
      <w:tr w:rsidR="009421E7" w14:paraId="7B22EED9" w14:textId="77777777" w:rsidTr="00820EDC">
        <w:tc>
          <w:tcPr>
            <w:tcW w:w="612" w:type="dxa"/>
            <w:vAlign w:val="center"/>
          </w:tcPr>
          <w:p w14:paraId="1744ECB9" w14:textId="77777777" w:rsidR="009421E7" w:rsidRDefault="009421E7" w:rsidP="009421E7">
            <w:pPr>
              <w:pStyle w:val="TableContent"/>
            </w:pPr>
          </w:p>
        </w:tc>
        <w:tc>
          <w:tcPr>
            <w:tcW w:w="3168" w:type="dxa"/>
          </w:tcPr>
          <w:p w14:paraId="4A3A3472" w14:textId="053A5A80" w:rsidR="009421E7" w:rsidRPr="00644EC6" w:rsidRDefault="009421E7" w:rsidP="009421E7">
            <w:pPr>
              <w:pStyle w:val="TableContent"/>
            </w:pPr>
            <w:proofErr w:type="spellStart"/>
            <w:r w:rsidRPr="00B2476B">
              <w:t>role_as</w:t>
            </w:r>
            <w:proofErr w:type="spellEnd"/>
          </w:p>
        </w:tc>
        <w:tc>
          <w:tcPr>
            <w:tcW w:w="1620" w:type="dxa"/>
          </w:tcPr>
          <w:p w14:paraId="35FADEF1" w14:textId="5B5D1AA0" w:rsidR="009421E7" w:rsidRPr="00BE771C" w:rsidRDefault="009421E7" w:rsidP="009421E7">
            <w:pPr>
              <w:pStyle w:val="TableContent"/>
            </w:pPr>
            <w:r w:rsidRPr="009150EC">
              <w:t>VARCHAR (50)</w:t>
            </w:r>
          </w:p>
        </w:tc>
        <w:tc>
          <w:tcPr>
            <w:tcW w:w="3367" w:type="dxa"/>
            <w:vAlign w:val="center"/>
          </w:tcPr>
          <w:p w14:paraId="7447A21B" w14:textId="2FFB02D1" w:rsidR="009421E7" w:rsidRDefault="00AB5463" w:rsidP="009421E7">
            <w:pPr>
              <w:pStyle w:val="TableContent"/>
            </w:pPr>
            <w:r>
              <w:t>Role user login</w:t>
            </w:r>
          </w:p>
        </w:tc>
      </w:tr>
      <w:tr w:rsidR="009421E7" w14:paraId="63290C4F" w14:textId="77777777" w:rsidTr="00820EDC">
        <w:tc>
          <w:tcPr>
            <w:tcW w:w="612" w:type="dxa"/>
            <w:vAlign w:val="center"/>
          </w:tcPr>
          <w:p w14:paraId="4ADEBA2F" w14:textId="77777777" w:rsidR="009421E7" w:rsidRDefault="009421E7" w:rsidP="009421E7">
            <w:pPr>
              <w:pStyle w:val="TableContent"/>
            </w:pPr>
          </w:p>
        </w:tc>
        <w:tc>
          <w:tcPr>
            <w:tcW w:w="3168" w:type="dxa"/>
          </w:tcPr>
          <w:p w14:paraId="5D996A66" w14:textId="2AAEA583" w:rsidR="009421E7" w:rsidRPr="00644EC6" w:rsidRDefault="009421E7" w:rsidP="009421E7">
            <w:pPr>
              <w:pStyle w:val="TableContent"/>
            </w:pPr>
            <w:proofErr w:type="spellStart"/>
            <w:r w:rsidRPr="00B2476B">
              <w:t>last_login</w:t>
            </w:r>
            <w:proofErr w:type="spellEnd"/>
          </w:p>
        </w:tc>
        <w:tc>
          <w:tcPr>
            <w:tcW w:w="1620" w:type="dxa"/>
          </w:tcPr>
          <w:p w14:paraId="6193B646" w14:textId="51EFCFB2" w:rsidR="009421E7" w:rsidRPr="00BE771C" w:rsidRDefault="009421E7" w:rsidP="009421E7">
            <w:pPr>
              <w:pStyle w:val="TableContent"/>
            </w:pPr>
            <w:r w:rsidRPr="009150EC">
              <w:t>TIMESTAMP (6)</w:t>
            </w:r>
          </w:p>
        </w:tc>
        <w:tc>
          <w:tcPr>
            <w:tcW w:w="3367" w:type="dxa"/>
            <w:vAlign w:val="center"/>
          </w:tcPr>
          <w:p w14:paraId="7AC498DB" w14:textId="47D8295F" w:rsidR="009421E7" w:rsidRDefault="00AB5463" w:rsidP="009421E7">
            <w:pPr>
              <w:pStyle w:val="TableContent"/>
            </w:pPr>
            <w:proofErr w:type="spellStart"/>
            <w:r>
              <w:t>Terakhir</w:t>
            </w:r>
            <w:proofErr w:type="spellEnd"/>
            <w:r>
              <w:t xml:space="preserve"> kali user login</w:t>
            </w:r>
          </w:p>
        </w:tc>
      </w:tr>
      <w:tr w:rsidR="009421E7" w14:paraId="14E28B89" w14:textId="77777777" w:rsidTr="00820EDC">
        <w:tc>
          <w:tcPr>
            <w:tcW w:w="612" w:type="dxa"/>
            <w:vAlign w:val="center"/>
          </w:tcPr>
          <w:p w14:paraId="07DD9E2C" w14:textId="77777777" w:rsidR="009421E7" w:rsidRDefault="009421E7" w:rsidP="009421E7">
            <w:pPr>
              <w:pStyle w:val="TableContent"/>
            </w:pPr>
          </w:p>
        </w:tc>
        <w:tc>
          <w:tcPr>
            <w:tcW w:w="3168" w:type="dxa"/>
          </w:tcPr>
          <w:p w14:paraId="5C09C072" w14:textId="0910513C" w:rsidR="009421E7" w:rsidRPr="00644EC6" w:rsidRDefault="009421E7" w:rsidP="009421E7">
            <w:pPr>
              <w:pStyle w:val="TableContent"/>
            </w:pPr>
            <w:proofErr w:type="spellStart"/>
            <w:r w:rsidRPr="00B2476B">
              <w:t>password_expired_at</w:t>
            </w:r>
            <w:proofErr w:type="spellEnd"/>
          </w:p>
        </w:tc>
        <w:tc>
          <w:tcPr>
            <w:tcW w:w="1620" w:type="dxa"/>
          </w:tcPr>
          <w:p w14:paraId="7D28B3AC" w14:textId="2BA41732" w:rsidR="009421E7" w:rsidRPr="00BE771C" w:rsidRDefault="009421E7" w:rsidP="009421E7">
            <w:pPr>
              <w:pStyle w:val="TableContent"/>
            </w:pPr>
            <w:r w:rsidRPr="009150EC">
              <w:t>TIMESTAMP (6)</w:t>
            </w:r>
          </w:p>
        </w:tc>
        <w:tc>
          <w:tcPr>
            <w:tcW w:w="3367" w:type="dxa"/>
            <w:vAlign w:val="center"/>
          </w:tcPr>
          <w:p w14:paraId="1D81BAA8" w14:textId="1E660146" w:rsidR="009421E7" w:rsidRDefault="00AB5463" w:rsidP="009421E7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password expired</w:t>
            </w:r>
          </w:p>
        </w:tc>
      </w:tr>
    </w:tbl>
    <w:p w14:paraId="0F27F006" w14:textId="77777777" w:rsidR="00770A85" w:rsidRDefault="00770A85" w:rsidP="008721B2">
      <w:pPr>
        <w:pStyle w:val="Paragraph"/>
        <w:ind w:left="630"/>
      </w:pPr>
    </w:p>
    <w:p w14:paraId="1E877635" w14:textId="0A2FE203" w:rsidR="006804DA" w:rsidRDefault="006804DA" w:rsidP="00901845">
      <w:pPr>
        <w:pStyle w:val="Paragraph"/>
        <w:numPr>
          <w:ilvl w:val="0"/>
          <w:numId w:val="8"/>
        </w:numPr>
        <w:ind w:left="630" w:hanging="450"/>
      </w:pPr>
      <w:proofErr w:type="spellStart"/>
      <w:r>
        <w:t>vao_</w:t>
      </w:r>
      <w:r w:rsidR="00AB6820">
        <w:t>bank</w:t>
      </w:r>
      <w:proofErr w:type="spellEnd"/>
    </w:p>
    <w:tbl>
      <w:tblPr>
        <w:tblStyle w:val="TableGrid"/>
        <w:tblW w:w="8455" w:type="dxa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2065"/>
        <w:gridCol w:w="6390"/>
      </w:tblGrid>
      <w:tr w:rsidR="00770A85" w14:paraId="3148A328" w14:textId="77777777" w:rsidTr="00820EDC">
        <w:tc>
          <w:tcPr>
            <w:tcW w:w="2065" w:type="dxa"/>
          </w:tcPr>
          <w:p w14:paraId="765596D7" w14:textId="77777777" w:rsidR="00770A85" w:rsidRDefault="00770A85" w:rsidP="00820EDC">
            <w:pPr>
              <w:pStyle w:val="Paragraph"/>
              <w:tabs>
                <w:tab w:val="left" w:pos="1773"/>
              </w:tabs>
            </w:pPr>
            <w:r>
              <w:t xml:space="preserve">Nama </w:t>
            </w:r>
            <w:proofErr w:type="spellStart"/>
            <w:r>
              <w:t>Tabel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4C88A5AC" w14:textId="4C5F37A5" w:rsidR="00770A85" w:rsidRDefault="002E15AB" w:rsidP="00820EDC">
            <w:pPr>
              <w:pStyle w:val="Paragraph"/>
            </w:pPr>
            <w:proofErr w:type="spellStart"/>
            <w:r>
              <w:t>vao_bank</w:t>
            </w:r>
            <w:proofErr w:type="spellEnd"/>
          </w:p>
        </w:tc>
      </w:tr>
      <w:tr w:rsidR="00770A85" w14:paraId="3A7C7A7B" w14:textId="77777777" w:rsidTr="00820EDC">
        <w:tc>
          <w:tcPr>
            <w:tcW w:w="2065" w:type="dxa"/>
          </w:tcPr>
          <w:p w14:paraId="4AA8100B" w14:textId="77777777" w:rsidR="00770A85" w:rsidRDefault="00770A85" w:rsidP="00820EDC">
            <w:pPr>
              <w:pStyle w:val="Paragraph"/>
              <w:tabs>
                <w:tab w:val="left" w:pos="1773"/>
              </w:tabs>
            </w:pPr>
            <w:proofErr w:type="spellStart"/>
            <w:r>
              <w:lastRenderedPageBreak/>
              <w:t>Deskripsi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2C7C6005" w14:textId="4B3736E1" w:rsidR="00770A85" w:rsidRDefault="002E15AB" w:rsidP="00820EDC">
            <w:pPr>
              <w:pStyle w:val="Paragraph"/>
            </w:pPr>
            <w:proofErr w:type="spellStart"/>
            <w:r>
              <w:t>Menyimpan</w:t>
            </w:r>
            <w:proofErr w:type="spellEnd"/>
            <w:r>
              <w:t xml:space="preserve"> daftar bank</w:t>
            </w:r>
          </w:p>
        </w:tc>
      </w:tr>
    </w:tbl>
    <w:p w14:paraId="69FE39AC" w14:textId="58F7583F" w:rsidR="00770A85" w:rsidRDefault="00770A85" w:rsidP="00770A85">
      <w:pPr>
        <w:pStyle w:val="Paragraph"/>
        <w:ind w:left="630"/>
      </w:pPr>
    </w:p>
    <w:p w14:paraId="7282EF26" w14:textId="0550DFCF" w:rsidR="003D623A" w:rsidRDefault="003D623A" w:rsidP="003D623A">
      <w:pPr>
        <w:pStyle w:val="Caption"/>
        <w:keepNext/>
        <w:ind w:left="180"/>
      </w:pPr>
      <w:bookmarkStart w:id="124" w:name="_Toc117602884"/>
      <w:r>
        <w:t xml:space="preserve">Tabel </w:t>
      </w:r>
      <w:fldSimple w:instr=" SEQ Tabel \* ARABIC ">
        <w:r w:rsidR="00477121">
          <w:rPr>
            <w:noProof/>
          </w:rPr>
          <w:t>4</w:t>
        </w:r>
      </w:fldSimple>
      <w:r>
        <w:rPr>
          <w:lang w:val="en-US"/>
        </w:rPr>
        <w:t xml:space="preserve">. </w:t>
      </w:r>
      <w:proofErr w:type="spellStart"/>
      <w:r>
        <w:rPr>
          <w:lang w:val="en-US"/>
        </w:rPr>
        <w:t>vao_bank</w:t>
      </w:r>
      <w:bookmarkEnd w:id="124"/>
      <w:proofErr w:type="spellEnd"/>
    </w:p>
    <w:tbl>
      <w:tblPr>
        <w:tblStyle w:val="TableGrid"/>
        <w:tblW w:w="8767" w:type="dxa"/>
        <w:tblInd w:w="175" w:type="dxa"/>
        <w:tblLook w:val="04A0" w:firstRow="1" w:lastRow="0" w:firstColumn="1" w:lastColumn="0" w:noHBand="0" w:noVBand="1"/>
      </w:tblPr>
      <w:tblGrid>
        <w:gridCol w:w="612"/>
        <w:gridCol w:w="3168"/>
        <w:gridCol w:w="1620"/>
        <w:gridCol w:w="3367"/>
      </w:tblGrid>
      <w:tr w:rsidR="00770A85" w14:paraId="4641C0CD" w14:textId="77777777" w:rsidTr="00820EDC">
        <w:tc>
          <w:tcPr>
            <w:tcW w:w="612" w:type="dxa"/>
            <w:shd w:val="clear" w:color="auto" w:fill="9CC2E5" w:themeFill="accent5" w:themeFillTint="99"/>
            <w:vAlign w:val="center"/>
          </w:tcPr>
          <w:p w14:paraId="1C314E8E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Key ID</w:t>
            </w:r>
          </w:p>
        </w:tc>
        <w:tc>
          <w:tcPr>
            <w:tcW w:w="3168" w:type="dxa"/>
            <w:shd w:val="clear" w:color="auto" w:fill="9CC2E5" w:themeFill="accent5" w:themeFillTint="99"/>
            <w:vAlign w:val="center"/>
          </w:tcPr>
          <w:p w14:paraId="2A9F6E96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Nama Field</w:t>
            </w:r>
          </w:p>
        </w:tc>
        <w:tc>
          <w:tcPr>
            <w:tcW w:w="1620" w:type="dxa"/>
            <w:shd w:val="clear" w:color="auto" w:fill="9CC2E5" w:themeFill="accent5" w:themeFillTint="99"/>
            <w:vAlign w:val="center"/>
          </w:tcPr>
          <w:p w14:paraId="41623188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Tipe</w:t>
            </w:r>
            <w:proofErr w:type="spellEnd"/>
            <w:r w:rsidRPr="007A0594">
              <w:rPr>
                <w:b/>
                <w:bCs/>
              </w:rPr>
              <w:t xml:space="preserve"> Data</w:t>
            </w:r>
          </w:p>
        </w:tc>
        <w:tc>
          <w:tcPr>
            <w:tcW w:w="3367" w:type="dxa"/>
            <w:shd w:val="clear" w:color="auto" w:fill="9CC2E5" w:themeFill="accent5" w:themeFillTint="99"/>
            <w:vAlign w:val="center"/>
          </w:tcPr>
          <w:p w14:paraId="6F12FB5B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Deskripsi</w:t>
            </w:r>
            <w:proofErr w:type="spellEnd"/>
          </w:p>
        </w:tc>
      </w:tr>
      <w:tr w:rsidR="002968DE" w14:paraId="536D9A92" w14:textId="77777777" w:rsidTr="00820EDC">
        <w:tc>
          <w:tcPr>
            <w:tcW w:w="612" w:type="dxa"/>
            <w:vAlign w:val="center"/>
          </w:tcPr>
          <w:p w14:paraId="638E644B" w14:textId="68F3697F" w:rsidR="002968DE" w:rsidRDefault="002968DE" w:rsidP="002968DE">
            <w:pPr>
              <w:pStyle w:val="TableContent"/>
            </w:pPr>
            <w:r>
              <w:t>PK</w:t>
            </w:r>
          </w:p>
        </w:tc>
        <w:tc>
          <w:tcPr>
            <w:tcW w:w="3168" w:type="dxa"/>
          </w:tcPr>
          <w:p w14:paraId="68AA79B2" w14:textId="62789935" w:rsidR="002968DE" w:rsidRDefault="002968DE" w:rsidP="002968DE">
            <w:pPr>
              <w:pStyle w:val="TableContent"/>
            </w:pPr>
            <w:proofErr w:type="spellStart"/>
            <w:r w:rsidRPr="001E6265">
              <w:t>vao_b_id</w:t>
            </w:r>
            <w:proofErr w:type="spellEnd"/>
          </w:p>
        </w:tc>
        <w:tc>
          <w:tcPr>
            <w:tcW w:w="1620" w:type="dxa"/>
          </w:tcPr>
          <w:p w14:paraId="6F0B8371" w14:textId="2A3FC9F2" w:rsidR="002968DE" w:rsidRDefault="002968DE" w:rsidP="002968DE">
            <w:pPr>
              <w:pStyle w:val="TableContent"/>
            </w:pPr>
            <w:r w:rsidRPr="00F21240">
              <w:t>int2 (16)</w:t>
            </w:r>
          </w:p>
        </w:tc>
        <w:tc>
          <w:tcPr>
            <w:tcW w:w="3367" w:type="dxa"/>
            <w:vAlign w:val="center"/>
          </w:tcPr>
          <w:p w14:paraId="27BE87D4" w14:textId="500C4674" w:rsidR="002968DE" w:rsidRDefault="00DE37C7" w:rsidP="002968DE">
            <w:pPr>
              <w:pStyle w:val="TableContent"/>
            </w:pPr>
            <w:r>
              <w:t xml:space="preserve">Unique id </w:t>
            </w:r>
            <w:proofErr w:type="spellStart"/>
            <w:r>
              <w:t>setiap</w:t>
            </w:r>
            <w:proofErr w:type="spellEnd"/>
            <w:r>
              <w:t xml:space="preserve"> bank</w:t>
            </w:r>
          </w:p>
        </w:tc>
      </w:tr>
      <w:tr w:rsidR="002968DE" w14:paraId="7EFBB7D5" w14:textId="77777777" w:rsidTr="00820EDC">
        <w:tc>
          <w:tcPr>
            <w:tcW w:w="612" w:type="dxa"/>
            <w:vAlign w:val="center"/>
          </w:tcPr>
          <w:p w14:paraId="2ECFA29D" w14:textId="77777777" w:rsidR="002968DE" w:rsidRDefault="002968DE" w:rsidP="002968DE">
            <w:pPr>
              <w:pStyle w:val="TableContent"/>
            </w:pPr>
          </w:p>
        </w:tc>
        <w:tc>
          <w:tcPr>
            <w:tcW w:w="3168" w:type="dxa"/>
          </w:tcPr>
          <w:p w14:paraId="6E9E3720" w14:textId="479A7213" w:rsidR="002968DE" w:rsidRDefault="002968DE" w:rsidP="002968DE">
            <w:pPr>
              <w:pStyle w:val="TableContent"/>
            </w:pPr>
            <w:proofErr w:type="spellStart"/>
            <w:r w:rsidRPr="001E6265">
              <w:t>vao_b_code</w:t>
            </w:r>
            <w:proofErr w:type="spellEnd"/>
          </w:p>
        </w:tc>
        <w:tc>
          <w:tcPr>
            <w:tcW w:w="1620" w:type="dxa"/>
          </w:tcPr>
          <w:p w14:paraId="46B5BB83" w14:textId="6C3307A0" w:rsidR="002968DE" w:rsidRDefault="002968DE" w:rsidP="002968DE">
            <w:pPr>
              <w:pStyle w:val="TableContent"/>
            </w:pPr>
            <w:r w:rsidRPr="00F21240">
              <w:t>varchar (3)</w:t>
            </w:r>
          </w:p>
        </w:tc>
        <w:tc>
          <w:tcPr>
            <w:tcW w:w="3367" w:type="dxa"/>
            <w:vAlign w:val="center"/>
          </w:tcPr>
          <w:p w14:paraId="44E77837" w14:textId="1036B85C" w:rsidR="002968DE" w:rsidRDefault="00DE37C7" w:rsidP="002968DE">
            <w:pPr>
              <w:pStyle w:val="TableContent"/>
            </w:pPr>
            <w:r>
              <w:t>Kode bank</w:t>
            </w:r>
          </w:p>
        </w:tc>
      </w:tr>
      <w:tr w:rsidR="002968DE" w14:paraId="5A42399C" w14:textId="77777777" w:rsidTr="00820EDC">
        <w:tc>
          <w:tcPr>
            <w:tcW w:w="612" w:type="dxa"/>
            <w:vAlign w:val="center"/>
          </w:tcPr>
          <w:p w14:paraId="19C86F20" w14:textId="77777777" w:rsidR="002968DE" w:rsidRDefault="002968DE" w:rsidP="002968DE">
            <w:pPr>
              <w:pStyle w:val="TableContent"/>
            </w:pPr>
          </w:p>
        </w:tc>
        <w:tc>
          <w:tcPr>
            <w:tcW w:w="3168" w:type="dxa"/>
          </w:tcPr>
          <w:p w14:paraId="395BE522" w14:textId="0B172B5B" w:rsidR="002968DE" w:rsidRPr="00644EC6" w:rsidRDefault="002968DE" w:rsidP="002968DE">
            <w:pPr>
              <w:pStyle w:val="TableContent"/>
            </w:pPr>
            <w:proofErr w:type="spellStart"/>
            <w:r w:rsidRPr="001E6265">
              <w:t>vao_b_name</w:t>
            </w:r>
            <w:proofErr w:type="spellEnd"/>
          </w:p>
        </w:tc>
        <w:tc>
          <w:tcPr>
            <w:tcW w:w="1620" w:type="dxa"/>
          </w:tcPr>
          <w:p w14:paraId="15722045" w14:textId="7CB88699" w:rsidR="002968DE" w:rsidRPr="00BE771C" w:rsidRDefault="002968DE" w:rsidP="002968DE">
            <w:pPr>
              <w:pStyle w:val="TableContent"/>
            </w:pPr>
            <w:r w:rsidRPr="00F21240">
              <w:t>varchar (60)</w:t>
            </w:r>
          </w:p>
        </w:tc>
        <w:tc>
          <w:tcPr>
            <w:tcW w:w="3367" w:type="dxa"/>
            <w:vAlign w:val="center"/>
          </w:tcPr>
          <w:p w14:paraId="564CC584" w14:textId="400B42F4" w:rsidR="002968DE" w:rsidRDefault="00DE37C7" w:rsidP="002968DE">
            <w:pPr>
              <w:pStyle w:val="TableContent"/>
            </w:pPr>
            <w:r>
              <w:t>Nama bank</w:t>
            </w:r>
          </w:p>
        </w:tc>
      </w:tr>
      <w:tr w:rsidR="002968DE" w14:paraId="5745D76C" w14:textId="77777777" w:rsidTr="00820EDC">
        <w:tc>
          <w:tcPr>
            <w:tcW w:w="612" w:type="dxa"/>
            <w:vAlign w:val="center"/>
          </w:tcPr>
          <w:p w14:paraId="39A8FBA6" w14:textId="77777777" w:rsidR="002968DE" w:rsidRDefault="002968DE" w:rsidP="002968DE">
            <w:pPr>
              <w:pStyle w:val="TableContent"/>
            </w:pPr>
          </w:p>
        </w:tc>
        <w:tc>
          <w:tcPr>
            <w:tcW w:w="3168" w:type="dxa"/>
          </w:tcPr>
          <w:p w14:paraId="22CAF150" w14:textId="12E6FD7B" w:rsidR="002968DE" w:rsidRDefault="002968DE" w:rsidP="002968DE">
            <w:pPr>
              <w:pStyle w:val="TableContent"/>
            </w:pPr>
            <w:proofErr w:type="spellStart"/>
            <w:r w:rsidRPr="001E6265">
              <w:t>vao_b_reg_dt</w:t>
            </w:r>
            <w:proofErr w:type="spellEnd"/>
          </w:p>
        </w:tc>
        <w:tc>
          <w:tcPr>
            <w:tcW w:w="1620" w:type="dxa"/>
          </w:tcPr>
          <w:p w14:paraId="5E985404" w14:textId="4E1096FD" w:rsidR="002968DE" w:rsidRDefault="002968DE" w:rsidP="002968DE">
            <w:pPr>
              <w:pStyle w:val="TableContent"/>
            </w:pPr>
            <w:r w:rsidRPr="00F21240">
              <w:t>varchar (20)</w:t>
            </w:r>
          </w:p>
        </w:tc>
        <w:tc>
          <w:tcPr>
            <w:tcW w:w="3367" w:type="dxa"/>
            <w:vAlign w:val="center"/>
          </w:tcPr>
          <w:p w14:paraId="14DC0203" w14:textId="04EB34A9" w:rsidR="002968DE" w:rsidRDefault="00DE37C7" w:rsidP="002968DE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bank </w:t>
            </w:r>
            <w:proofErr w:type="spellStart"/>
            <w:r>
              <w:t>ditambahkan</w:t>
            </w:r>
            <w:proofErr w:type="spellEnd"/>
          </w:p>
        </w:tc>
      </w:tr>
      <w:tr w:rsidR="002968DE" w14:paraId="6CC974BB" w14:textId="77777777" w:rsidTr="00820EDC">
        <w:tc>
          <w:tcPr>
            <w:tcW w:w="612" w:type="dxa"/>
            <w:vAlign w:val="center"/>
          </w:tcPr>
          <w:p w14:paraId="2D663C20" w14:textId="77777777" w:rsidR="002968DE" w:rsidRPr="00EA73C7" w:rsidRDefault="002968DE" w:rsidP="002968DE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461D750F" w14:textId="42970CBC" w:rsidR="002968DE" w:rsidRDefault="002968DE" w:rsidP="002968DE">
            <w:pPr>
              <w:pStyle w:val="TableContent"/>
            </w:pPr>
            <w:proofErr w:type="spellStart"/>
            <w:r w:rsidRPr="001E6265">
              <w:t>vao_b_reg_by</w:t>
            </w:r>
            <w:proofErr w:type="spellEnd"/>
          </w:p>
        </w:tc>
        <w:tc>
          <w:tcPr>
            <w:tcW w:w="1620" w:type="dxa"/>
          </w:tcPr>
          <w:p w14:paraId="7320ADB1" w14:textId="6D7D480A" w:rsidR="002968DE" w:rsidRDefault="002968DE" w:rsidP="002968DE">
            <w:pPr>
              <w:pStyle w:val="TableContent"/>
            </w:pPr>
            <w:r w:rsidRPr="00F21240">
              <w:t>varchar (50)</w:t>
            </w:r>
          </w:p>
        </w:tc>
        <w:tc>
          <w:tcPr>
            <w:tcW w:w="3367" w:type="dxa"/>
            <w:vAlign w:val="center"/>
          </w:tcPr>
          <w:p w14:paraId="47B4590F" w14:textId="2B563A89" w:rsidR="002968DE" w:rsidRDefault="00DE37C7" w:rsidP="002968DE">
            <w:pPr>
              <w:pStyle w:val="TableContent"/>
            </w:pPr>
            <w:r>
              <w:t xml:space="preserve">User id yang </w:t>
            </w:r>
            <w:proofErr w:type="spellStart"/>
            <w:r>
              <w:t>menambahkan</w:t>
            </w:r>
            <w:proofErr w:type="spellEnd"/>
            <w:r>
              <w:t xml:space="preserve"> bank</w:t>
            </w:r>
          </w:p>
        </w:tc>
      </w:tr>
      <w:tr w:rsidR="002968DE" w14:paraId="137BE178" w14:textId="77777777" w:rsidTr="00820EDC">
        <w:tc>
          <w:tcPr>
            <w:tcW w:w="612" w:type="dxa"/>
            <w:vAlign w:val="center"/>
          </w:tcPr>
          <w:p w14:paraId="07901370" w14:textId="77777777" w:rsidR="002968DE" w:rsidRDefault="002968DE" w:rsidP="002968DE">
            <w:pPr>
              <w:pStyle w:val="TableContent"/>
            </w:pPr>
          </w:p>
        </w:tc>
        <w:tc>
          <w:tcPr>
            <w:tcW w:w="3168" w:type="dxa"/>
          </w:tcPr>
          <w:p w14:paraId="3D465993" w14:textId="37D052DA" w:rsidR="002968DE" w:rsidRDefault="002968DE" w:rsidP="002968DE">
            <w:pPr>
              <w:pStyle w:val="TableContent"/>
            </w:pPr>
            <w:proofErr w:type="spellStart"/>
            <w:r w:rsidRPr="001E6265">
              <w:t>vao_b_update_dt</w:t>
            </w:r>
            <w:proofErr w:type="spellEnd"/>
          </w:p>
        </w:tc>
        <w:tc>
          <w:tcPr>
            <w:tcW w:w="1620" w:type="dxa"/>
          </w:tcPr>
          <w:p w14:paraId="4EE7247C" w14:textId="7A41A98E" w:rsidR="002968DE" w:rsidRDefault="002968DE" w:rsidP="002968DE">
            <w:pPr>
              <w:pStyle w:val="TableContent"/>
            </w:pPr>
            <w:r w:rsidRPr="00F21240">
              <w:t>varchar (20)</w:t>
            </w:r>
          </w:p>
        </w:tc>
        <w:tc>
          <w:tcPr>
            <w:tcW w:w="3367" w:type="dxa"/>
            <w:vAlign w:val="center"/>
          </w:tcPr>
          <w:p w14:paraId="146F78D9" w14:textId="1FF5CD1E" w:rsidR="002968DE" w:rsidRDefault="00DE37C7" w:rsidP="002968DE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data bank </w:t>
            </w:r>
            <w:proofErr w:type="spellStart"/>
            <w:r>
              <w:t>diperbaharui</w:t>
            </w:r>
            <w:proofErr w:type="spellEnd"/>
          </w:p>
        </w:tc>
      </w:tr>
      <w:tr w:rsidR="002968DE" w14:paraId="3C21ABB8" w14:textId="77777777" w:rsidTr="00820EDC">
        <w:tc>
          <w:tcPr>
            <w:tcW w:w="612" w:type="dxa"/>
            <w:vAlign w:val="center"/>
          </w:tcPr>
          <w:p w14:paraId="12857AC2" w14:textId="77777777" w:rsidR="002968DE" w:rsidRDefault="002968DE" w:rsidP="002968DE">
            <w:pPr>
              <w:pStyle w:val="TableContent"/>
            </w:pPr>
          </w:p>
        </w:tc>
        <w:tc>
          <w:tcPr>
            <w:tcW w:w="3168" w:type="dxa"/>
          </w:tcPr>
          <w:p w14:paraId="25C326DD" w14:textId="4E0744C5" w:rsidR="002968DE" w:rsidRDefault="002968DE" w:rsidP="002968DE">
            <w:pPr>
              <w:pStyle w:val="TableContent"/>
            </w:pPr>
            <w:proofErr w:type="spellStart"/>
            <w:r w:rsidRPr="001E6265">
              <w:t>vao_b_update_by</w:t>
            </w:r>
            <w:proofErr w:type="spellEnd"/>
          </w:p>
        </w:tc>
        <w:tc>
          <w:tcPr>
            <w:tcW w:w="1620" w:type="dxa"/>
          </w:tcPr>
          <w:p w14:paraId="4AB6C394" w14:textId="4412AB97" w:rsidR="002968DE" w:rsidRDefault="002968DE" w:rsidP="002968DE">
            <w:pPr>
              <w:pStyle w:val="TableContent"/>
            </w:pPr>
            <w:r w:rsidRPr="00F21240">
              <w:t>varchar (50)</w:t>
            </w:r>
          </w:p>
        </w:tc>
        <w:tc>
          <w:tcPr>
            <w:tcW w:w="3367" w:type="dxa"/>
            <w:vAlign w:val="center"/>
          </w:tcPr>
          <w:p w14:paraId="6079CFB1" w14:textId="3DBE5CF1" w:rsidR="002968DE" w:rsidRDefault="00D02033" w:rsidP="002968DE">
            <w:pPr>
              <w:pStyle w:val="TableContent"/>
            </w:pPr>
            <w:r>
              <w:t xml:space="preserve">User id yang </w:t>
            </w:r>
            <w:proofErr w:type="spellStart"/>
            <w:r>
              <w:t>memperbaharui</w:t>
            </w:r>
            <w:proofErr w:type="spellEnd"/>
            <w:r>
              <w:t xml:space="preserve"> data bank</w:t>
            </w:r>
          </w:p>
        </w:tc>
      </w:tr>
      <w:tr w:rsidR="002968DE" w14:paraId="0843C08A" w14:textId="77777777" w:rsidTr="00820EDC">
        <w:tc>
          <w:tcPr>
            <w:tcW w:w="612" w:type="dxa"/>
            <w:vAlign w:val="center"/>
          </w:tcPr>
          <w:p w14:paraId="72C57354" w14:textId="77777777" w:rsidR="002968DE" w:rsidRDefault="002968DE" w:rsidP="002968DE">
            <w:pPr>
              <w:pStyle w:val="TableContent"/>
            </w:pPr>
          </w:p>
        </w:tc>
        <w:tc>
          <w:tcPr>
            <w:tcW w:w="3168" w:type="dxa"/>
          </w:tcPr>
          <w:p w14:paraId="1BE65448" w14:textId="07E60FAA" w:rsidR="002968DE" w:rsidRDefault="002968DE" w:rsidP="002968DE">
            <w:pPr>
              <w:pStyle w:val="TableContent"/>
            </w:pPr>
            <w:proofErr w:type="spellStart"/>
            <w:r w:rsidRPr="001E6265">
              <w:t>vao_b_active</w:t>
            </w:r>
            <w:proofErr w:type="spellEnd"/>
          </w:p>
        </w:tc>
        <w:tc>
          <w:tcPr>
            <w:tcW w:w="1620" w:type="dxa"/>
          </w:tcPr>
          <w:p w14:paraId="6E3BFDE2" w14:textId="1B4D9534" w:rsidR="002968DE" w:rsidRDefault="002968DE" w:rsidP="002968DE">
            <w:pPr>
              <w:pStyle w:val="TableContent"/>
            </w:pPr>
            <w:r w:rsidRPr="00F21240">
              <w:t>bool (0)</w:t>
            </w:r>
          </w:p>
        </w:tc>
        <w:tc>
          <w:tcPr>
            <w:tcW w:w="3367" w:type="dxa"/>
            <w:vAlign w:val="center"/>
          </w:tcPr>
          <w:p w14:paraId="0E87BBFE" w14:textId="2F5CE4AA" w:rsidR="002968DE" w:rsidRDefault="00D02033" w:rsidP="002968DE">
            <w:pPr>
              <w:pStyle w:val="TableContent"/>
            </w:pPr>
            <w:r>
              <w:t>Status bank. 0=inactive; 1=active</w:t>
            </w:r>
          </w:p>
        </w:tc>
      </w:tr>
    </w:tbl>
    <w:p w14:paraId="24013DC8" w14:textId="77777777" w:rsidR="00770A85" w:rsidRDefault="00770A85" w:rsidP="00770A85">
      <w:pPr>
        <w:pStyle w:val="Paragraph"/>
        <w:ind w:left="630"/>
      </w:pPr>
    </w:p>
    <w:p w14:paraId="3CA9F889" w14:textId="5EABF3C7" w:rsidR="006804DA" w:rsidRDefault="006804DA" w:rsidP="00901845">
      <w:pPr>
        <w:pStyle w:val="Paragraph"/>
        <w:numPr>
          <w:ilvl w:val="0"/>
          <w:numId w:val="8"/>
        </w:numPr>
        <w:ind w:left="630" w:hanging="450"/>
      </w:pPr>
      <w:proofErr w:type="spellStart"/>
      <w:r>
        <w:t>vao_</w:t>
      </w:r>
      <w:r w:rsidR="00AB6820">
        <w:t>billing</w:t>
      </w:r>
      <w:proofErr w:type="spellEnd"/>
    </w:p>
    <w:tbl>
      <w:tblPr>
        <w:tblStyle w:val="TableGrid"/>
        <w:tblW w:w="8455" w:type="dxa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2065"/>
        <w:gridCol w:w="6390"/>
      </w:tblGrid>
      <w:tr w:rsidR="00770A85" w14:paraId="2CEEC6B7" w14:textId="77777777" w:rsidTr="00820EDC">
        <w:tc>
          <w:tcPr>
            <w:tcW w:w="2065" w:type="dxa"/>
          </w:tcPr>
          <w:p w14:paraId="3B465B2B" w14:textId="77777777" w:rsidR="00770A85" w:rsidRDefault="00770A85" w:rsidP="00820EDC">
            <w:pPr>
              <w:pStyle w:val="Paragraph"/>
              <w:tabs>
                <w:tab w:val="left" w:pos="1773"/>
              </w:tabs>
            </w:pPr>
            <w:r>
              <w:t xml:space="preserve">Nama </w:t>
            </w:r>
            <w:proofErr w:type="spellStart"/>
            <w:r>
              <w:t>Tabel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15244EC6" w14:textId="5D8C1F1F" w:rsidR="00770A85" w:rsidRDefault="002D5342" w:rsidP="00820EDC">
            <w:pPr>
              <w:pStyle w:val="Paragraph"/>
            </w:pPr>
            <w:proofErr w:type="spellStart"/>
            <w:r>
              <w:t>vao_billing</w:t>
            </w:r>
            <w:proofErr w:type="spellEnd"/>
          </w:p>
        </w:tc>
      </w:tr>
      <w:tr w:rsidR="00770A85" w14:paraId="13246579" w14:textId="77777777" w:rsidTr="00820EDC">
        <w:tc>
          <w:tcPr>
            <w:tcW w:w="2065" w:type="dxa"/>
          </w:tcPr>
          <w:p w14:paraId="5F4A2A94" w14:textId="77777777" w:rsidR="00770A85" w:rsidRDefault="00770A85" w:rsidP="00820EDC">
            <w:pPr>
              <w:pStyle w:val="Paragraph"/>
              <w:tabs>
                <w:tab w:val="left" w:pos="1773"/>
              </w:tabs>
            </w:pPr>
            <w:proofErr w:type="spellStart"/>
            <w:r>
              <w:t>Deskripsi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3B505046" w14:textId="47352A4A" w:rsidR="00770A85" w:rsidRDefault="002D5342" w:rsidP="00820EDC">
            <w:pPr>
              <w:pStyle w:val="Paragraph"/>
            </w:pPr>
            <w:proofErr w:type="spellStart"/>
            <w:r>
              <w:t>Menyimpan</w:t>
            </w:r>
            <w:proofErr w:type="spellEnd"/>
            <w:r w:rsidR="003D623A">
              <w:t xml:space="preserve"> </w:t>
            </w:r>
            <w:proofErr w:type="spellStart"/>
            <w:r w:rsidR="003D623A">
              <w:t>seluruh</w:t>
            </w:r>
            <w:proofErr w:type="spellEnd"/>
            <w:r w:rsidR="003D623A">
              <w:t xml:space="preserve"> billing virtual account </w:t>
            </w:r>
            <w:proofErr w:type="spellStart"/>
            <w:r w:rsidR="003D623A">
              <w:t>terdaftar</w:t>
            </w:r>
            <w:proofErr w:type="spellEnd"/>
          </w:p>
        </w:tc>
      </w:tr>
    </w:tbl>
    <w:p w14:paraId="05B3F622" w14:textId="63F62BD9" w:rsidR="00770A85" w:rsidRDefault="00770A85" w:rsidP="00770A85">
      <w:pPr>
        <w:pStyle w:val="Paragraph"/>
        <w:ind w:left="630"/>
      </w:pPr>
    </w:p>
    <w:p w14:paraId="1D7F4B74" w14:textId="2B630ECF" w:rsidR="003D623A" w:rsidRDefault="003D623A" w:rsidP="003D623A">
      <w:pPr>
        <w:pStyle w:val="Caption"/>
        <w:keepNext/>
        <w:ind w:left="180"/>
      </w:pPr>
      <w:bookmarkStart w:id="125" w:name="_Toc117602885"/>
      <w:r>
        <w:t xml:space="preserve">Tabel </w:t>
      </w:r>
      <w:fldSimple w:instr=" SEQ Tabel \* ARABIC ">
        <w:r w:rsidR="00477121">
          <w:rPr>
            <w:noProof/>
          </w:rPr>
          <w:t>5</w:t>
        </w:r>
      </w:fldSimple>
      <w:r>
        <w:rPr>
          <w:lang w:val="en-US"/>
        </w:rPr>
        <w:t xml:space="preserve">. </w:t>
      </w:r>
      <w:proofErr w:type="spellStart"/>
      <w:r>
        <w:rPr>
          <w:lang w:val="en-US"/>
        </w:rPr>
        <w:t>vao_billing</w:t>
      </w:r>
      <w:bookmarkEnd w:id="125"/>
      <w:proofErr w:type="spellEnd"/>
    </w:p>
    <w:tbl>
      <w:tblPr>
        <w:tblStyle w:val="TableGrid"/>
        <w:tblW w:w="8767" w:type="dxa"/>
        <w:tblInd w:w="175" w:type="dxa"/>
        <w:tblLook w:val="04A0" w:firstRow="1" w:lastRow="0" w:firstColumn="1" w:lastColumn="0" w:noHBand="0" w:noVBand="1"/>
      </w:tblPr>
      <w:tblGrid>
        <w:gridCol w:w="612"/>
        <w:gridCol w:w="3168"/>
        <w:gridCol w:w="1620"/>
        <w:gridCol w:w="3367"/>
      </w:tblGrid>
      <w:tr w:rsidR="00770A85" w14:paraId="6A6F7445" w14:textId="77777777" w:rsidTr="00820EDC">
        <w:tc>
          <w:tcPr>
            <w:tcW w:w="612" w:type="dxa"/>
            <w:shd w:val="clear" w:color="auto" w:fill="9CC2E5" w:themeFill="accent5" w:themeFillTint="99"/>
            <w:vAlign w:val="center"/>
          </w:tcPr>
          <w:p w14:paraId="45DDC246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Key ID</w:t>
            </w:r>
          </w:p>
        </w:tc>
        <w:tc>
          <w:tcPr>
            <w:tcW w:w="3168" w:type="dxa"/>
            <w:shd w:val="clear" w:color="auto" w:fill="9CC2E5" w:themeFill="accent5" w:themeFillTint="99"/>
            <w:vAlign w:val="center"/>
          </w:tcPr>
          <w:p w14:paraId="6772CF2B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Nama Field</w:t>
            </w:r>
          </w:p>
        </w:tc>
        <w:tc>
          <w:tcPr>
            <w:tcW w:w="1620" w:type="dxa"/>
            <w:shd w:val="clear" w:color="auto" w:fill="9CC2E5" w:themeFill="accent5" w:themeFillTint="99"/>
            <w:vAlign w:val="center"/>
          </w:tcPr>
          <w:p w14:paraId="3A82995C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Tipe</w:t>
            </w:r>
            <w:proofErr w:type="spellEnd"/>
            <w:r w:rsidRPr="007A0594">
              <w:rPr>
                <w:b/>
                <w:bCs/>
              </w:rPr>
              <w:t xml:space="preserve"> Data</w:t>
            </w:r>
          </w:p>
        </w:tc>
        <w:tc>
          <w:tcPr>
            <w:tcW w:w="3367" w:type="dxa"/>
            <w:shd w:val="clear" w:color="auto" w:fill="9CC2E5" w:themeFill="accent5" w:themeFillTint="99"/>
            <w:vAlign w:val="center"/>
          </w:tcPr>
          <w:p w14:paraId="3F42381D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Deskripsi</w:t>
            </w:r>
            <w:proofErr w:type="spellEnd"/>
          </w:p>
        </w:tc>
      </w:tr>
      <w:tr w:rsidR="00525B4B" w14:paraId="4FA6767B" w14:textId="77777777" w:rsidTr="00820EDC">
        <w:tc>
          <w:tcPr>
            <w:tcW w:w="612" w:type="dxa"/>
            <w:vAlign w:val="center"/>
          </w:tcPr>
          <w:p w14:paraId="50CC5CB3" w14:textId="2B42E571" w:rsidR="00525B4B" w:rsidRDefault="00525B4B" w:rsidP="00525B4B">
            <w:pPr>
              <w:pStyle w:val="TableContent"/>
            </w:pPr>
            <w:r>
              <w:t>PK</w:t>
            </w:r>
          </w:p>
        </w:tc>
        <w:tc>
          <w:tcPr>
            <w:tcW w:w="3168" w:type="dxa"/>
          </w:tcPr>
          <w:p w14:paraId="4B0D0C81" w14:textId="280A823F" w:rsidR="00525B4B" w:rsidRDefault="00525B4B" w:rsidP="00525B4B">
            <w:pPr>
              <w:pStyle w:val="TableContent"/>
            </w:pPr>
            <w:proofErr w:type="spellStart"/>
            <w:r w:rsidRPr="00DA22CD">
              <w:t>vao_b_id</w:t>
            </w:r>
            <w:proofErr w:type="spellEnd"/>
          </w:p>
        </w:tc>
        <w:tc>
          <w:tcPr>
            <w:tcW w:w="1620" w:type="dxa"/>
          </w:tcPr>
          <w:p w14:paraId="4EA583A9" w14:textId="189F9013" w:rsidR="00525B4B" w:rsidRDefault="00525B4B" w:rsidP="00525B4B">
            <w:pPr>
              <w:pStyle w:val="TableContent"/>
            </w:pPr>
            <w:r w:rsidRPr="00340246">
              <w:t>INT8 (64)</w:t>
            </w:r>
          </w:p>
        </w:tc>
        <w:tc>
          <w:tcPr>
            <w:tcW w:w="3367" w:type="dxa"/>
            <w:vAlign w:val="center"/>
          </w:tcPr>
          <w:p w14:paraId="3EB8B938" w14:textId="45F8B3A2" w:rsidR="00525B4B" w:rsidRDefault="001E58F8" w:rsidP="00525B4B">
            <w:pPr>
              <w:pStyle w:val="TableContent"/>
            </w:pPr>
            <w:r>
              <w:t xml:space="preserve">Unique id </w:t>
            </w:r>
            <w:proofErr w:type="spellStart"/>
            <w:r>
              <w:t>transaksi</w:t>
            </w:r>
            <w:proofErr w:type="spellEnd"/>
            <w:r>
              <w:t>. Auto increment</w:t>
            </w:r>
          </w:p>
        </w:tc>
      </w:tr>
      <w:tr w:rsidR="00525B4B" w14:paraId="270C3AEB" w14:textId="77777777" w:rsidTr="00820EDC">
        <w:tc>
          <w:tcPr>
            <w:tcW w:w="612" w:type="dxa"/>
            <w:vAlign w:val="center"/>
          </w:tcPr>
          <w:p w14:paraId="06C17017" w14:textId="364303BE" w:rsidR="00525B4B" w:rsidRDefault="00046A80" w:rsidP="00525B4B">
            <w:pPr>
              <w:pStyle w:val="TableContent"/>
            </w:pPr>
            <w:r>
              <w:t>FK</w:t>
            </w:r>
          </w:p>
        </w:tc>
        <w:tc>
          <w:tcPr>
            <w:tcW w:w="3168" w:type="dxa"/>
          </w:tcPr>
          <w:p w14:paraId="45F5DF7F" w14:textId="3633796A" w:rsidR="00525B4B" w:rsidRDefault="00525B4B" w:rsidP="00525B4B">
            <w:pPr>
              <w:pStyle w:val="TableContent"/>
            </w:pPr>
            <w:proofErr w:type="spellStart"/>
            <w:r w:rsidRPr="00DA22CD">
              <w:t>vao_b_p_id</w:t>
            </w:r>
            <w:proofErr w:type="spellEnd"/>
          </w:p>
        </w:tc>
        <w:tc>
          <w:tcPr>
            <w:tcW w:w="1620" w:type="dxa"/>
          </w:tcPr>
          <w:p w14:paraId="048BED5F" w14:textId="52325AA0" w:rsidR="00525B4B" w:rsidRDefault="00525B4B" w:rsidP="00525B4B">
            <w:pPr>
              <w:pStyle w:val="TableContent"/>
            </w:pPr>
            <w:r w:rsidRPr="00340246">
              <w:t>INT4 (32)</w:t>
            </w:r>
          </w:p>
        </w:tc>
        <w:tc>
          <w:tcPr>
            <w:tcW w:w="3367" w:type="dxa"/>
            <w:vAlign w:val="center"/>
          </w:tcPr>
          <w:p w14:paraId="071E0E03" w14:textId="0C0F962E" w:rsidR="00525B4B" w:rsidRDefault="00E45DAB" w:rsidP="00525B4B">
            <w:pPr>
              <w:pStyle w:val="TableContent"/>
            </w:pPr>
            <w:r>
              <w:t xml:space="preserve">Kode </w:t>
            </w:r>
            <w:proofErr w:type="spellStart"/>
            <w:r>
              <w:t>produk</w:t>
            </w:r>
            <w:proofErr w:type="spellEnd"/>
            <w:r>
              <w:t xml:space="preserve"> virtual account. </w:t>
            </w:r>
            <w:proofErr w:type="spellStart"/>
            <w:r>
              <w:t>Berelasi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table </w:t>
            </w:r>
            <w:proofErr w:type="spellStart"/>
            <w:r>
              <w:t>vao_product</w:t>
            </w:r>
            <w:proofErr w:type="spellEnd"/>
            <w:r>
              <w:t xml:space="preserve">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 w:rsidR="00D258D0">
              <w:t>vao_p_id</w:t>
            </w:r>
            <w:proofErr w:type="spellEnd"/>
          </w:p>
        </w:tc>
      </w:tr>
      <w:tr w:rsidR="00525B4B" w14:paraId="3E256D05" w14:textId="77777777" w:rsidTr="00820EDC">
        <w:tc>
          <w:tcPr>
            <w:tcW w:w="612" w:type="dxa"/>
            <w:vAlign w:val="center"/>
          </w:tcPr>
          <w:p w14:paraId="42EEC34D" w14:textId="6B849CB7" w:rsidR="00525B4B" w:rsidRDefault="00046A80" w:rsidP="00525B4B">
            <w:pPr>
              <w:pStyle w:val="TableContent"/>
            </w:pPr>
            <w:r>
              <w:t>FK</w:t>
            </w:r>
          </w:p>
        </w:tc>
        <w:tc>
          <w:tcPr>
            <w:tcW w:w="3168" w:type="dxa"/>
          </w:tcPr>
          <w:p w14:paraId="5CC73F02" w14:textId="6FC598C5" w:rsidR="00525B4B" w:rsidRDefault="00525B4B" w:rsidP="00525B4B">
            <w:pPr>
              <w:pStyle w:val="TableContent"/>
            </w:pPr>
            <w:proofErr w:type="spellStart"/>
            <w:r w:rsidRPr="00DA22CD">
              <w:t>vao_b_c_id</w:t>
            </w:r>
            <w:proofErr w:type="spellEnd"/>
          </w:p>
        </w:tc>
        <w:tc>
          <w:tcPr>
            <w:tcW w:w="1620" w:type="dxa"/>
          </w:tcPr>
          <w:p w14:paraId="62C907FE" w14:textId="49A014C2" w:rsidR="00525B4B" w:rsidRDefault="00525B4B" w:rsidP="00525B4B">
            <w:pPr>
              <w:pStyle w:val="TableContent"/>
            </w:pPr>
            <w:r w:rsidRPr="00340246">
              <w:t>INT4 (32)</w:t>
            </w:r>
          </w:p>
        </w:tc>
        <w:tc>
          <w:tcPr>
            <w:tcW w:w="3367" w:type="dxa"/>
            <w:vAlign w:val="center"/>
          </w:tcPr>
          <w:p w14:paraId="55447410" w14:textId="4F403334" w:rsidR="00525B4B" w:rsidRDefault="00D258D0" w:rsidP="00525B4B">
            <w:pPr>
              <w:pStyle w:val="TableContent"/>
            </w:pPr>
            <w:r>
              <w:t xml:space="preserve">Kode bank. </w:t>
            </w:r>
            <w:proofErr w:type="spellStart"/>
            <w:r>
              <w:t>Berelasi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table </w:t>
            </w:r>
            <w:proofErr w:type="spellStart"/>
            <w:r>
              <w:t>vao_bank</w:t>
            </w:r>
            <w:proofErr w:type="spellEnd"/>
            <w:r>
              <w:t xml:space="preserve">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vao_b_id</w:t>
            </w:r>
            <w:proofErr w:type="spellEnd"/>
          </w:p>
        </w:tc>
      </w:tr>
      <w:tr w:rsidR="00525B4B" w14:paraId="704AFCA4" w14:textId="77777777" w:rsidTr="00820EDC">
        <w:tc>
          <w:tcPr>
            <w:tcW w:w="612" w:type="dxa"/>
            <w:vAlign w:val="center"/>
          </w:tcPr>
          <w:p w14:paraId="579885EA" w14:textId="77777777" w:rsidR="00525B4B" w:rsidRDefault="00525B4B" w:rsidP="00525B4B">
            <w:pPr>
              <w:pStyle w:val="TableContent"/>
            </w:pPr>
          </w:p>
        </w:tc>
        <w:tc>
          <w:tcPr>
            <w:tcW w:w="3168" w:type="dxa"/>
          </w:tcPr>
          <w:p w14:paraId="115646DD" w14:textId="0A829F6D" w:rsidR="00525B4B" w:rsidRDefault="00525B4B" w:rsidP="00525B4B">
            <w:pPr>
              <w:pStyle w:val="TableContent"/>
            </w:pPr>
            <w:proofErr w:type="spellStart"/>
            <w:r w:rsidRPr="00DA22CD">
              <w:t>vao_b_type</w:t>
            </w:r>
            <w:proofErr w:type="spellEnd"/>
          </w:p>
        </w:tc>
        <w:tc>
          <w:tcPr>
            <w:tcW w:w="1620" w:type="dxa"/>
          </w:tcPr>
          <w:p w14:paraId="35E9527E" w14:textId="1B50EACA" w:rsidR="00525B4B" w:rsidRDefault="00525B4B" w:rsidP="00525B4B">
            <w:pPr>
              <w:pStyle w:val="TableContent"/>
            </w:pPr>
            <w:r w:rsidRPr="00340246">
              <w:t>VARCHAR (3)</w:t>
            </w:r>
          </w:p>
        </w:tc>
        <w:tc>
          <w:tcPr>
            <w:tcW w:w="3367" w:type="dxa"/>
            <w:vAlign w:val="center"/>
          </w:tcPr>
          <w:p w14:paraId="530E8D2E" w14:textId="3C0FE39B" w:rsidR="00525B4B" w:rsidRDefault="001E4B9B" w:rsidP="00525B4B">
            <w:pPr>
              <w:pStyle w:val="TableContent"/>
            </w:pPr>
            <w:proofErr w:type="spellStart"/>
            <w:proofErr w:type="gramStart"/>
            <w:r>
              <w:t>Jenis</w:t>
            </w:r>
            <w:proofErr w:type="spellEnd"/>
            <w:proofErr w:type="gramEnd"/>
            <w:r>
              <w:t xml:space="preserve"> billing. ‘o’=open payment; ‘f’=fix payment</w:t>
            </w:r>
          </w:p>
        </w:tc>
      </w:tr>
      <w:tr w:rsidR="00525B4B" w14:paraId="540596B2" w14:textId="77777777" w:rsidTr="00820EDC">
        <w:tc>
          <w:tcPr>
            <w:tcW w:w="612" w:type="dxa"/>
            <w:vAlign w:val="center"/>
          </w:tcPr>
          <w:p w14:paraId="31271496" w14:textId="77777777" w:rsidR="00525B4B" w:rsidRDefault="00525B4B" w:rsidP="00525B4B">
            <w:pPr>
              <w:pStyle w:val="TableContent"/>
            </w:pPr>
          </w:p>
        </w:tc>
        <w:tc>
          <w:tcPr>
            <w:tcW w:w="3168" w:type="dxa"/>
          </w:tcPr>
          <w:p w14:paraId="434D7E42" w14:textId="502AD4C4" w:rsidR="00525B4B" w:rsidRDefault="00525B4B" w:rsidP="00525B4B">
            <w:pPr>
              <w:pStyle w:val="TableContent"/>
            </w:pPr>
            <w:proofErr w:type="spellStart"/>
            <w:r w:rsidRPr="00DA22CD">
              <w:t>vao_b_va_type</w:t>
            </w:r>
            <w:proofErr w:type="spellEnd"/>
          </w:p>
        </w:tc>
        <w:tc>
          <w:tcPr>
            <w:tcW w:w="1620" w:type="dxa"/>
          </w:tcPr>
          <w:p w14:paraId="0EF1738F" w14:textId="23FFAC43" w:rsidR="00525B4B" w:rsidRDefault="00525B4B" w:rsidP="00525B4B">
            <w:pPr>
              <w:pStyle w:val="TableContent"/>
            </w:pPr>
            <w:r w:rsidRPr="00340246">
              <w:t>VARCHAR (1)</w:t>
            </w:r>
          </w:p>
        </w:tc>
        <w:tc>
          <w:tcPr>
            <w:tcW w:w="3367" w:type="dxa"/>
            <w:vAlign w:val="center"/>
          </w:tcPr>
          <w:p w14:paraId="5FEAF6A9" w14:textId="6D0BEDBA" w:rsidR="00525B4B" w:rsidRDefault="009A2AFE" w:rsidP="00525B4B">
            <w:pPr>
              <w:pStyle w:val="TableContent"/>
            </w:pPr>
            <w:proofErr w:type="spellStart"/>
            <w:r>
              <w:t>Tipe</w:t>
            </w:r>
            <w:proofErr w:type="spellEnd"/>
            <w:r>
              <w:t xml:space="preserve"> billing</w:t>
            </w:r>
            <w:r w:rsidR="000B1A17">
              <w:t>. ‘a’=automatic generated number; ‘m’=manual generated number</w:t>
            </w:r>
          </w:p>
        </w:tc>
      </w:tr>
      <w:tr w:rsidR="00525B4B" w14:paraId="2899A605" w14:textId="77777777" w:rsidTr="00820EDC">
        <w:tc>
          <w:tcPr>
            <w:tcW w:w="612" w:type="dxa"/>
            <w:vAlign w:val="center"/>
          </w:tcPr>
          <w:p w14:paraId="3930BC05" w14:textId="77777777" w:rsidR="00525B4B" w:rsidRDefault="00525B4B" w:rsidP="00525B4B">
            <w:pPr>
              <w:pStyle w:val="TableContent"/>
            </w:pPr>
          </w:p>
        </w:tc>
        <w:tc>
          <w:tcPr>
            <w:tcW w:w="3168" w:type="dxa"/>
          </w:tcPr>
          <w:p w14:paraId="1DA9D925" w14:textId="16313793" w:rsidR="00525B4B" w:rsidRDefault="00525B4B" w:rsidP="00525B4B">
            <w:pPr>
              <w:pStyle w:val="TableContent"/>
            </w:pPr>
            <w:proofErr w:type="spellStart"/>
            <w:r w:rsidRPr="00DA22CD">
              <w:t>vao_b_va_number</w:t>
            </w:r>
            <w:proofErr w:type="spellEnd"/>
          </w:p>
        </w:tc>
        <w:tc>
          <w:tcPr>
            <w:tcW w:w="1620" w:type="dxa"/>
          </w:tcPr>
          <w:p w14:paraId="17FC254E" w14:textId="3013AC1C" w:rsidR="00525B4B" w:rsidRDefault="00525B4B" w:rsidP="00525B4B">
            <w:pPr>
              <w:pStyle w:val="TableContent"/>
            </w:pPr>
            <w:r w:rsidRPr="00340246">
              <w:t>VARCHAR (32)</w:t>
            </w:r>
          </w:p>
        </w:tc>
        <w:tc>
          <w:tcPr>
            <w:tcW w:w="3367" w:type="dxa"/>
            <w:vAlign w:val="center"/>
          </w:tcPr>
          <w:p w14:paraId="3F2FD20A" w14:textId="5F954E3E" w:rsidR="00525B4B" w:rsidRDefault="000B1A17" w:rsidP="00525B4B">
            <w:pPr>
              <w:pStyle w:val="TableContent"/>
            </w:pPr>
            <w:proofErr w:type="spellStart"/>
            <w:r>
              <w:t>Nomor</w:t>
            </w:r>
            <w:proofErr w:type="spellEnd"/>
            <w:r>
              <w:t xml:space="preserve"> billing virtual account</w:t>
            </w:r>
          </w:p>
        </w:tc>
      </w:tr>
      <w:tr w:rsidR="00525B4B" w14:paraId="0727A561" w14:textId="77777777" w:rsidTr="00820EDC">
        <w:tc>
          <w:tcPr>
            <w:tcW w:w="612" w:type="dxa"/>
            <w:vAlign w:val="center"/>
          </w:tcPr>
          <w:p w14:paraId="3A780AD9" w14:textId="77777777" w:rsidR="00525B4B" w:rsidRDefault="00525B4B" w:rsidP="00525B4B">
            <w:pPr>
              <w:pStyle w:val="TableContent"/>
            </w:pPr>
          </w:p>
        </w:tc>
        <w:tc>
          <w:tcPr>
            <w:tcW w:w="3168" w:type="dxa"/>
          </w:tcPr>
          <w:p w14:paraId="2A44EB65" w14:textId="792DCA1B" w:rsidR="00525B4B" w:rsidRDefault="00525B4B" w:rsidP="00525B4B">
            <w:pPr>
              <w:pStyle w:val="TableContent"/>
            </w:pPr>
            <w:proofErr w:type="spellStart"/>
            <w:r w:rsidRPr="00DA22CD">
              <w:t>vao_b_client_refnum</w:t>
            </w:r>
            <w:proofErr w:type="spellEnd"/>
          </w:p>
        </w:tc>
        <w:tc>
          <w:tcPr>
            <w:tcW w:w="1620" w:type="dxa"/>
          </w:tcPr>
          <w:p w14:paraId="31073CE3" w14:textId="11A86A70" w:rsidR="00525B4B" w:rsidRDefault="00525B4B" w:rsidP="00525B4B">
            <w:pPr>
              <w:pStyle w:val="TableContent"/>
            </w:pPr>
            <w:r w:rsidRPr="00340246">
              <w:t>VARCHAR (45)</w:t>
            </w:r>
          </w:p>
        </w:tc>
        <w:tc>
          <w:tcPr>
            <w:tcW w:w="3367" w:type="dxa"/>
            <w:vAlign w:val="center"/>
          </w:tcPr>
          <w:p w14:paraId="7DB796F8" w14:textId="0F84C05B" w:rsidR="00525B4B" w:rsidRDefault="000B1A17" w:rsidP="00525B4B">
            <w:pPr>
              <w:pStyle w:val="TableContent"/>
            </w:pP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referensi</w:t>
            </w:r>
            <w:proofErr w:type="spellEnd"/>
            <w:r>
              <w:t xml:space="preserve"> client</w:t>
            </w:r>
          </w:p>
        </w:tc>
      </w:tr>
      <w:tr w:rsidR="00525B4B" w14:paraId="6A96BE26" w14:textId="77777777" w:rsidTr="00820EDC">
        <w:tc>
          <w:tcPr>
            <w:tcW w:w="612" w:type="dxa"/>
            <w:vAlign w:val="center"/>
          </w:tcPr>
          <w:p w14:paraId="44C141E2" w14:textId="77777777" w:rsidR="00525B4B" w:rsidRDefault="00525B4B" w:rsidP="00525B4B">
            <w:pPr>
              <w:pStyle w:val="TableContent"/>
            </w:pPr>
          </w:p>
        </w:tc>
        <w:tc>
          <w:tcPr>
            <w:tcW w:w="3168" w:type="dxa"/>
          </w:tcPr>
          <w:p w14:paraId="45095B89" w14:textId="6CAF677D" w:rsidR="00525B4B" w:rsidRDefault="00525B4B" w:rsidP="00525B4B">
            <w:pPr>
              <w:pStyle w:val="TableContent"/>
            </w:pPr>
            <w:proofErr w:type="spellStart"/>
            <w:r w:rsidRPr="00DA22CD">
              <w:t>vao_b_currency</w:t>
            </w:r>
            <w:proofErr w:type="spellEnd"/>
          </w:p>
        </w:tc>
        <w:tc>
          <w:tcPr>
            <w:tcW w:w="1620" w:type="dxa"/>
          </w:tcPr>
          <w:p w14:paraId="130967D8" w14:textId="1EFEDF50" w:rsidR="00525B4B" w:rsidRDefault="00525B4B" w:rsidP="00525B4B">
            <w:pPr>
              <w:pStyle w:val="TableContent"/>
            </w:pPr>
            <w:r w:rsidRPr="00340246">
              <w:t>VARCHAR (3)</w:t>
            </w:r>
          </w:p>
        </w:tc>
        <w:tc>
          <w:tcPr>
            <w:tcW w:w="3367" w:type="dxa"/>
            <w:vAlign w:val="center"/>
          </w:tcPr>
          <w:p w14:paraId="6AE19179" w14:textId="35680009" w:rsidR="00525B4B" w:rsidRDefault="000B1A17" w:rsidP="00525B4B">
            <w:pPr>
              <w:pStyle w:val="TableContent"/>
            </w:pPr>
            <w:r>
              <w:t xml:space="preserve">Mata uang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. </w:t>
            </w:r>
            <w:r w:rsidR="00AF57E1">
              <w:t>360=Rupiah;</w:t>
            </w:r>
            <w:r w:rsidR="002E7043">
              <w:t xml:space="preserve"> 840= US dollar</w:t>
            </w:r>
          </w:p>
        </w:tc>
      </w:tr>
      <w:tr w:rsidR="00525B4B" w14:paraId="2E659E0E" w14:textId="77777777" w:rsidTr="00820EDC">
        <w:tc>
          <w:tcPr>
            <w:tcW w:w="612" w:type="dxa"/>
            <w:vAlign w:val="center"/>
          </w:tcPr>
          <w:p w14:paraId="4F4F6625" w14:textId="77777777" w:rsidR="00525B4B" w:rsidRDefault="00525B4B" w:rsidP="00525B4B">
            <w:pPr>
              <w:pStyle w:val="TableContent"/>
            </w:pPr>
          </w:p>
        </w:tc>
        <w:tc>
          <w:tcPr>
            <w:tcW w:w="3168" w:type="dxa"/>
          </w:tcPr>
          <w:p w14:paraId="340E79F3" w14:textId="20222604" w:rsidR="00525B4B" w:rsidRDefault="00525B4B" w:rsidP="00525B4B">
            <w:pPr>
              <w:pStyle w:val="TableContent"/>
            </w:pPr>
            <w:proofErr w:type="spellStart"/>
            <w:r w:rsidRPr="00DA22CD">
              <w:t>vao_b_amount</w:t>
            </w:r>
            <w:proofErr w:type="spellEnd"/>
          </w:p>
        </w:tc>
        <w:tc>
          <w:tcPr>
            <w:tcW w:w="1620" w:type="dxa"/>
          </w:tcPr>
          <w:p w14:paraId="2A693752" w14:textId="7EDCC818" w:rsidR="00525B4B" w:rsidRDefault="00525B4B" w:rsidP="00525B4B">
            <w:pPr>
              <w:pStyle w:val="TableContent"/>
            </w:pPr>
            <w:r w:rsidRPr="00340246">
              <w:t>VARCHAR (20)</w:t>
            </w:r>
          </w:p>
        </w:tc>
        <w:tc>
          <w:tcPr>
            <w:tcW w:w="3367" w:type="dxa"/>
            <w:vAlign w:val="center"/>
          </w:tcPr>
          <w:p w14:paraId="217C08AD" w14:textId="58C625AB" w:rsidR="00525B4B" w:rsidRDefault="008B0C7A" w:rsidP="00525B4B">
            <w:pPr>
              <w:pStyle w:val="TableContent"/>
            </w:pPr>
            <w:r>
              <w:t xml:space="preserve">Nominal </w:t>
            </w:r>
            <w:proofErr w:type="spellStart"/>
            <w:r>
              <w:t>tagihan</w:t>
            </w:r>
            <w:proofErr w:type="spellEnd"/>
            <w:r>
              <w:t xml:space="preserve"> yang </w:t>
            </w:r>
            <w:proofErr w:type="spellStart"/>
            <w:r>
              <w:t>di</w:t>
            </w:r>
            <w:r w:rsidR="00FF1A25">
              <w:t>bebankan</w:t>
            </w:r>
            <w:proofErr w:type="spellEnd"/>
          </w:p>
        </w:tc>
      </w:tr>
      <w:tr w:rsidR="00525B4B" w14:paraId="633E54E2" w14:textId="77777777" w:rsidTr="00820EDC">
        <w:tc>
          <w:tcPr>
            <w:tcW w:w="612" w:type="dxa"/>
            <w:vAlign w:val="center"/>
          </w:tcPr>
          <w:p w14:paraId="20BFA875" w14:textId="77777777" w:rsidR="00525B4B" w:rsidRDefault="00525B4B" w:rsidP="00525B4B">
            <w:pPr>
              <w:pStyle w:val="TableContent"/>
            </w:pPr>
          </w:p>
        </w:tc>
        <w:tc>
          <w:tcPr>
            <w:tcW w:w="3168" w:type="dxa"/>
          </w:tcPr>
          <w:p w14:paraId="73AE48EC" w14:textId="591927D1" w:rsidR="00525B4B" w:rsidRDefault="00525B4B" w:rsidP="00525B4B">
            <w:pPr>
              <w:pStyle w:val="TableContent"/>
            </w:pPr>
            <w:proofErr w:type="spellStart"/>
            <w:r w:rsidRPr="00DA22CD">
              <w:t>vao_b_paid_amount</w:t>
            </w:r>
            <w:proofErr w:type="spellEnd"/>
          </w:p>
        </w:tc>
        <w:tc>
          <w:tcPr>
            <w:tcW w:w="1620" w:type="dxa"/>
          </w:tcPr>
          <w:p w14:paraId="00307D53" w14:textId="3A246B58" w:rsidR="00525B4B" w:rsidRDefault="00525B4B" w:rsidP="00525B4B">
            <w:pPr>
              <w:pStyle w:val="TableContent"/>
            </w:pPr>
            <w:r w:rsidRPr="00340246">
              <w:t>VARCHAR (20)</w:t>
            </w:r>
          </w:p>
        </w:tc>
        <w:tc>
          <w:tcPr>
            <w:tcW w:w="3367" w:type="dxa"/>
            <w:vAlign w:val="center"/>
          </w:tcPr>
          <w:p w14:paraId="5F4488BB" w14:textId="1B81EAB5" w:rsidR="00525B4B" w:rsidRDefault="00FF1A25" w:rsidP="00525B4B">
            <w:pPr>
              <w:pStyle w:val="TableContent"/>
            </w:pPr>
            <w:r>
              <w:t xml:space="preserve">Nominal </w:t>
            </w:r>
            <w:proofErr w:type="spellStart"/>
            <w:r>
              <w:t>tagihan</w:t>
            </w:r>
            <w:proofErr w:type="spellEnd"/>
            <w:r>
              <w:t xml:space="preserve"> yang </w:t>
            </w:r>
            <w:proofErr w:type="spellStart"/>
            <w:r>
              <w:t>dibayarkan</w:t>
            </w:r>
            <w:proofErr w:type="spellEnd"/>
          </w:p>
        </w:tc>
      </w:tr>
      <w:tr w:rsidR="00525B4B" w14:paraId="6716F0AE" w14:textId="77777777" w:rsidTr="00820EDC">
        <w:tc>
          <w:tcPr>
            <w:tcW w:w="612" w:type="dxa"/>
            <w:vAlign w:val="center"/>
          </w:tcPr>
          <w:p w14:paraId="7FD712C8" w14:textId="77777777" w:rsidR="00525B4B" w:rsidRDefault="00525B4B" w:rsidP="00525B4B">
            <w:pPr>
              <w:pStyle w:val="TableContent"/>
            </w:pPr>
          </w:p>
        </w:tc>
        <w:tc>
          <w:tcPr>
            <w:tcW w:w="3168" w:type="dxa"/>
          </w:tcPr>
          <w:p w14:paraId="78F873A5" w14:textId="351957E4" w:rsidR="00525B4B" w:rsidRDefault="00525B4B" w:rsidP="00525B4B">
            <w:pPr>
              <w:pStyle w:val="TableContent"/>
            </w:pPr>
            <w:proofErr w:type="spellStart"/>
            <w:r w:rsidRPr="00DA22CD">
              <w:t>vao_b_customer_id</w:t>
            </w:r>
            <w:proofErr w:type="spellEnd"/>
          </w:p>
        </w:tc>
        <w:tc>
          <w:tcPr>
            <w:tcW w:w="1620" w:type="dxa"/>
          </w:tcPr>
          <w:p w14:paraId="6E797DD8" w14:textId="2E073076" w:rsidR="00525B4B" w:rsidRDefault="00525B4B" w:rsidP="00525B4B">
            <w:pPr>
              <w:pStyle w:val="TableContent"/>
            </w:pPr>
            <w:r w:rsidRPr="00340246">
              <w:t>VARCHAR (45)</w:t>
            </w:r>
          </w:p>
        </w:tc>
        <w:tc>
          <w:tcPr>
            <w:tcW w:w="3367" w:type="dxa"/>
            <w:vAlign w:val="center"/>
          </w:tcPr>
          <w:p w14:paraId="45DDBFE1" w14:textId="0B896C81" w:rsidR="00525B4B" w:rsidRDefault="00525B4B" w:rsidP="00525B4B">
            <w:pPr>
              <w:pStyle w:val="TableContent"/>
            </w:pPr>
          </w:p>
        </w:tc>
      </w:tr>
      <w:tr w:rsidR="00525B4B" w14:paraId="3D56D860" w14:textId="77777777" w:rsidTr="00820EDC">
        <w:tc>
          <w:tcPr>
            <w:tcW w:w="612" w:type="dxa"/>
            <w:vAlign w:val="center"/>
          </w:tcPr>
          <w:p w14:paraId="3351E4C7" w14:textId="77777777" w:rsidR="00525B4B" w:rsidRDefault="00525B4B" w:rsidP="00525B4B">
            <w:pPr>
              <w:pStyle w:val="TableContent"/>
            </w:pPr>
          </w:p>
        </w:tc>
        <w:tc>
          <w:tcPr>
            <w:tcW w:w="3168" w:type="dxa"/>
          </w:tcPr>
          <w:p w14:paraId="67C272DE" w14:textId="284D8CF0" w:rsidR="00525B4B" w:rsidRDefault="00525B4B" w:rsidP="00525B4B">
            <w:pPr>
              <w:pStyle w:val="TableContent"/>
            </w:pPr>
            <w:proofErr w:type="spellStart"/>
            <w:r w:rsidRPr="00DA22CD">
              <w:t>vao_b_customer_name</w:t>
            </w:r>
            <w:proofErr w:type="spellEnd"/>
          </w:p>
        </w:tc>
        <w:tc>
          <w:tcPr>
            <w:tcW w:w="1620" w:type="dxa"/>
          </w:tcPr>
          <w:p w14:paraId="29BDA0EA" w14:textId="3D33E411" w:rsidR="00525B4B" w:rsidRDefault="00525B4B" w:rsidP="00525B4B">
            <w:pPr>
              <w:pStyle w:val="TableContent"/>
            </w:pPr>
            <w:r w:rsidRPr="00340246">
              <w:t>VARCHAR (255)</w:t>
            </w:r>
          </w:p>
        </w:tc>
        <w:tc>
          <w:tcPr>
            <w:tcW w:w="3367" w:type="dxa"/>
            <w:vAlign w:val="center"/>
          </w:tcPr>
          <w:p w14:paraId="6AD30AEB" w14:textId="04E4D50D" w:rsidR="00525B4B" w:rsidRDefault="00525D0E" w:rsidP="00525B4B">
            <w:pPr>
              <w:pStyle w:val="TableContent"/>
            </w:pPr>
            <w:r>
              <w:t>Nama costumer</w:t>
            </w:r>
          </w:p>
        </w:tc>
      </w:tr>
      <w:tr w:rsidR="00525B4B" w14:paraId="56C116DB" w14:textId="77777777" w:rsidTr="00820EDC">
        <w:tc>
          <w:tcPr>
            <w:tcW w:w="612" w:type="dxa"/>
            <w:vAlign w:val="center"/>
          </w:tcPr>
          <w:p w14:paraId="23B4DED5" w14:textId="77777777" w:rsidR="00525B4B" w:rsidRDefault="00525B4B" w:rsidP="00525B4B">
            <w:pPr>
              <w:pStyle w:val="TableContent"/>
            </w:pPr>
          </w:p>
        </w:tc>
        <w:tc>
          <w:tcPr>
            <w:tcW w:w="3168" w:type="dxa"/>
          </w:tcPr>
          <w:p w14:paraId="6CD561ED" w14:textId="42249520" w:rsidR="00525B4B" w:rsidRDefault="00525B4B" w:rsidP="00525B4B">
            <w:pPr>
              <w:pStyle w:val="TableContent"/>
            </w:pPr>
            <w:proofErr w:type="spellStart"/>
            <w:r w:rsidRPr="00DA22CD">
              <w:t>vao_b_customer_email</w:t>
            </w:r>
            <w:proofErr w:type="spellEnd"/>
          </w:p>
        </w:tc>
        <w:tc>
          <w:tcPr>
            <w:tcW w:w="1620" w:type="dxa"/>
          </w:tcPr>
          <w:p w14:paraId="511ABC0E" w14:textId="3287F55E" w:rsidR="00525B4B" w:rsidRDefault="00525B4B" w:rsidP="00525B4B">
            <w:pPr>
              <w:pStyle w:val="TableContent"/>
            </w:pPr>
            <w:r w:rsidRPr="00340246">
              <w:t>VARCHAR (255)</w:t>
            </w:r>
          </w:p>
        </w:tc>
        <w:tc>
          <w:tcPr>
            <w:tcW w:w="3367" w:type="dxa"/>
            <w:vAlign w:val="center"/>
          </w:tcPr>
          <w:p w14:paraId="09AD41C7" w14:textId="0C67E49B" w:rsidR="00525B4B" w:rsidRDefault="00525D0E" w:rsidP="00525B4B">
            <w:pPr>
              <w:pStyle w:val="TableContent"/>
            </w:pPr>
            <w:r>
              <w:t>Email costumer</w:t>
            </w:r>
          </w:p>
        </w:tc>
      </w:tr>
      <w:tr w:rsidR="00525B4B" w14:paraId="60C44746" w14:textId="77777777" w:rsidTr="00820EDC">
        <w:tc>
          <w:tcPr>
            <w:tcW w:w="612" w:type="dxa"/>
            <w:vAlign w:val="center"/>
          </w:tcPr>
          <w:p w14:paraId="33144343" w14:textId="77777777" w:rsidR="00525B4B" w:rsidRDefault="00525B4B" w:rsidP="00525B4B">
            <w:pPr>
              <w:pStyle w:val="TableContent"/>
            </w:pPr>
          </w:p>
        </w:tc>
        <w:tc>
          <w:tcPr>
            <w:tcW w:w="3168" w:type="dxa"/>
          </w:tcPr>
          <w:p w14:paraId="2B6524ED" w14:textId="1079C079" w:rsidR="00525B4B" w:rsidRDefault="00525B4B" w:rsidP="00525B4B">
            <w:pPr>
              <w:pStyle w:val="TableContent"/>
            </w:pPr>
            <w:proofErr w:type="spellStart"/>
            <w:r w:rsidRPr="00DA22CD">
              <w:t>vao_b_customer_phone</w:t>
            </w:r>
            <w:proofErr w:type="spellEnd"/>
          </w:p>
        </w:tc>
        <w:tc>
          <w:tcPr>
            <w:tcW w:w="1620" w:type="dxa"/>
          </w:tcPr>
          <w:p w14:paraId="62466BCA" w14:textId="487549D8" w:rsidR="00525B4B" w:rsidRDefault="00525B4B" w:rsidP="00525B4B">
            <w:pPr>
              <w:pStyle w:val="TableContent"/>
            </w:pPr>
            <w:r w:rsidRPr="00340246">
              <w:t>VARCHAR (45)</w:t>
            </w:r>
          </w:p>
        </w:tc>
        <w:tc>
          <w:tcPr>
            <w:tcW w:w="3367" w:type="dxa"/>
            <w:vAlign w:val="center"/>
          </w:tcPr>
          <w:p w14:paraId="42A22077" w14:textId="3F52F917" w:rsidR="00525B4B" w:rsidRDefault="003F610E" w:rsidP="00525B4B">
            <w:pPr>
              <w:pStyle w:val="TableContent"/>
            </w:pP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ponsel</w:t>
            </w:r>
            <w:proofErr w:type="spellEnd"/>
            <w:r>
              <w:t xml:space="preserve"> costumer</w:t>
            </w:r>
          </w:p>
        </w:tc>
      </w:tr>
      <w:tr w:rsidR="00525B4B" w14:paraId="20E68F06" w14:textId="77777777" w:rsidTr="00820EDC">
        <w:tc>
          <w:tcPr>
            <w:tcW w:w="612" w:type="dxa"/>
            <w:vAlign w:val="center"/>
          </w:tcPr>
          <w:p w14:paraId="03DB3267" w14:textId="77777777" w:rsidR="00525B4B" w:rsidRDefault="00525B4B" w:rsidP="00525B4B">
            <w:pPr>
              <w:pStyle w:val="TableContent"/>
            </w:pPr>
          </w:p>
        </w:tc>
        <w:tc>
          <w:tcPr>
            <w:tcW w:w="3168" w:type="dxa"/>
          </w:tcPr>
          <w:p w14:paraId="0B2950F2" w14:textId="29D99F40" w:rsidR="00525B4B" w:rsidRDefault="00525B4B" w:rsidP="00525B4B">
            <w:pPr>
              <w:pStyle w:val="TableContent"/>
            </w:pPr>
            <w:proofErr w:type="spellStart"/>
            <w:r w:rsidRPr="00DA22CD">
              <w:t>vao_b_description</w:t>
            </w:r>
            <w:proofErr w:type="spellEnd"/>
          </w:p>
        </w:tc>
        <w:tc>
          <w:tcPr>
            <w:tcW w:w="1620" w:type="dxa"/>
          </w:tcPr>
          <w:p w14:paraId="4B12F7E1" w14:textId="23894919" w:rsidR="00525B4B" w:rsidRDefault="00525B4B" w:rsidP="00525B4B">
            <w:pPr>
              <w:pStyle w:val="TableContent"/>
            </w:pPr>
            <w:r w:rsidRPr="00340246">
              <w:t>TEXT (0)</w:t>
            </w:r>
          </w:p>
        </w:tc>
        <w:tc>
          <w:tcPr>
            <w:tcW w:w="3367" w:type="dxa"/>
            <w:vAlign w:val="center"/>
          </w:tcPr>
          <w:p w14:paraId="31BC53C6" w14:textId="4B6C0B0B" w:rsidR="00525B4B" w:rsidRDefault="003F610E" w:rsidP="00525B4B">
            <w:pPr>
              <w:pStyle w:val="TableContent"/>
            </w:pPr>
            <w:proofErr w:type="spellStart"/>
            <w:r>
              <w:t>Deskripsi</w:t>
            </w:r>
            <w:proofErr w:type="spellEnd"/>
            <w:r>
              <w:t xml:space="preserve"> billing</w:t>
            </w:r>
          </w:p>
        </w:tc>
      </w:tr>
      <w:tr w:rsidR="00525B4B" w14:paraId="01909B67" w14:textId="77777777" w:rsidTr="00820EDC">
        <w:tc>
          <w:tcPr>
            <w:tcW w:w="612" w:type="dxa"/>
            <w:vAlign w:val="center"/>
          </w:tcPr>
          <w:p w14:paraId="401C1E0E" w14:textId="77777777" w:rsidR="00525B4B" w:rsidRDefault="00525B4B" w:rsidP="00525B4B">
            <w:pPr>
              <w:pStyle w:val="TableContent"/>
            </w:pPr>
          </w:p>
        </w:tc>
        <w:tc>
          <w:tcPr>
            <w:tcW w:w="3168" w:type="dxa"/>
          </w:tcPr>
          <w:p w14:paraId="11B9E2F8" w14:textId="1CBF240F" w:rsidR="00525B4B" w:rsidRDefault="00525B4B" w:rsidP="00525B4B">
            <w:pPr>
              <w:pStyle w:val="TableContent"/>
            </w:pPr>
            <w:proofErr w:type="spellStart"/>
            <w:r w:rsidRPr="00DA22CD">
              <w:t>vao_b_last_trx_dt</w:t>
            </w:r>
            <w:proofErr w:type="spellEnd"/>
          </w:p>
        </w:tc>
        <w:tc>
          <w:tcPr>
            <w:tcW w:w="1620" w:type="dxa"/>
          </w:tcPr>
          <w:p w14:paraId="2344FC71" w14:textId="1A5DB31F" w:rsidR="00525B4B" w:rsidRDefault="00525B4B" w:rsidP="00525B4B">
            <w:pPr>
              <w:pStyle w:val="TableContent"/>
            </w:pPr>
            <w:r w:rsidRPr="00340246">
              <w:t>VARCHAR (19)</w:t>
            </w:r>
          </w:p>
        </w:tc>
        <w:tc>
          <w:tcPr>
            <w:tcW w:w="3367" w:type="dxa"/>
            <w:vAlign w:val="center"/>
          </w:tcPr>
          <w:p w14:paraId="2895454E" w14:textId="6B70D53F" w:rsidR="00525B4B" w:rsidRDefault="00BA0332" w:rsidP="00525B4B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  <w:proofErr w:type="spellStart"/>
            <w:r>
              <w:t>terakhir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 w:rsidR="0060117C">
              <w:t xml:space="preserve"> YYYY-MM-DD </w:t>
            </w:r>
            <w:proofErr w:type="spellStart"/>
            <w:r w:rsidR="0060117C">
              <w:t>hh:</w:t>
            </w:r>
            <w:proofErr w:type="gramStart"/>
            <w:r w:rsidR="0060117C">
              <w:t>mm:ss</w:t>
            </w:r>
            <w:proofErr w:type="spellEnd"/>
            <w:proofErr w:type="gramEnd"/>
          </w:p>
        </w:tc>
      </w:tr>
      <w:tr w:rsidR="00525B4B" w14:paraId="60336089" w14:textId="77777777" w:rsidTr="00820EDC">
        <w:tc>
          <w:tcPr>
            <w:tcW w:w="612" w:type="dxa"/>
            <w:vAlign w:val="center"/>
          </w:tcPr>
          <w:p w14:paraId="23A67EA2" w14:textId="77777777" w:rsidR="00525B4B" w:rsidRDefault="00525B4B" w:rsidP="00525B4B">
            <w:pPr>
              <w:pStyle w:val="TableContent"/>
            </w:pPr>
          </w:p>
        </w:tc>
        <w:tc>
          <w:tcPr>
            <w:tcW w:w="3168" w:type="dxa"/>
          </w:tcPr>
          <w:p w14:paraId="4554D9E1" w14:textId="6BD703B3" w:rsidR="00525B4B" w:rsidRPr="00644EC6" w:rsidRDefault="00525B4B" w:rsidP="00525B4B">
            <w:pPr>
              <w:pStyle w:val="TableContent"/>
            </w:pPr>
            <w:proofErr w:type="spellStart"/>
            <w:r w:rsidRPr="00DA22CD">
              <w:t>vao_b_settle_dt</w:t>
            </w:r>
            <w:proofErr w:type="spellEnd"/>
          </w:p>
        </w:tc>
        <w:tc>
          <w:tcPr>
            <w:tcW w:w="1620" w:type="dxa"/>
          </w:tcPr>
          <w:p w14:paraId="63376796" w14:textId="7599F527" w:rsidR="00525B4B" w:rsidRPr="00BE771C" w:rsidRDefault="00525B4B" w:rsidP="00525B4B">
            <w:pPr>
              <w:pStyle w:val="TableContent"/>
            </w:pPr>
            <w:r w:rsidRPr="00340246">
              <w:t>VARCHAR (19)</w:t>
            </w:r>
          </w:p>
        </w:tc>
        <w:tc>
          <w:tcPr>
            <w:tcW w:w="3367" w:type="dxa"/>
            <w:vAlign w:val="center"/>
          </w:tcPr>
          <w:p w14:paraId="5F8DDBBA" w14:textId="6D7AFD21" w:rsidR="00525B4B" w:rsidRDefault="00BA0332" w:rsidP="00525B4B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</w:t>
            </w:r>
            <w:r w:rsidR="00EF0072">
              <w:t xml:space="preserve">dan </w:t>
            </w:r>
            <w:proofErr w:type="spellStart"/>
            <w:r w:rsidR="00EF0072">
              <w:t>waktu</w:t>
            </w:r>
            <w:proofErr w:type="spellEnd"/>
            <w:r w:rsidR="00EF0072">
              <w:t xml:space="preserve"> </w:t>
            </w:r>
            <w:proofErr w:type="spellStart"/>
            <w:r w:rsidR="00EF0072">
              <w:t>tagihan</w:t>
            </w:r>
            <w:proofErr w:type="spellEnd"/>
            <w:r w:rsidR="00EF0072">
              <w:t xml:space="preserve"> </w:t>
            </w:r>
            <w:proofErr w:type="spellStart"/>
            <w:r w:rsidR="00EF0072">
              <w:t>selesai</w:t>
            </w:r>
            <w:proofErr w:type="spellEnd"/>
            <w:r w:rsidR="00EF0072">
              <w:t xml:space="preserve"> (</w:t>
            </w:r>
            <w:proofErr w:type="spellStart"/>
            <w:r w:rsidR="00EF0072">
              <w:t>lunas</w:t>
            </w:r>
            <w:proofErr w:type="spellEnd"/>
            <w:r w:rsidR="00EF0072">
              <w:t>)</w:t>
            </w:r>
            <w:r w:rsidR="0060117C">
              <w:t xml:space="preserve"> YYYY-MM-DD </w:t>
            </w:r>
            <w:proofErr w:type="spellStart"/>
            <w:r w:rsidR="0060117C">
              <w:t>hh:</w:t>
            </w:r>
            <w:proofErr w:type="gramStart"/>
            <w:r w:rsidR="0060117C">
              <w:t>mm:ss</w:t>
            </w:r>
            <w:proofErr w:type="spellEnd"/>
            <w:proofErr w:type="gramEnd"/>
          </w:p>
        </w:tc>
      </w:tr>
      <w:tr w:rsidR="00525B4B" w14:paraId="07015915" w14:textId="77777777" w:rsidTr="00820EDC">
        <w:tc>
          <w:tcPr>
            <w:tcW w:w="612" w:type="dxa"/>
            <w:vAlign w:val="center"/>
          </w:tcPr>
          <w:p w14:paraId="2E0B4C2D" w14:textId="77777777" w:rsidR="00525B4B" w:rsidRDefault="00525B4B" w:rsidP="00525B4B">
            <w:pPr>
              <w:pStyle w:val="TableContent"/>
            </w:pPr>
          </w:p>
        </w:tc>
        <w:tc>
          <w:tcPr>
            <w:tcW w:w="3168" w:type="dxa"/>
          </w:tcPr>
          <w:p w14:paraId="02761D1D" w14:textId="32B5E955" w:rsidR="00525B4B" w:rsidRDefault="00525B4B" w:rsidP="00525B4B">
            <w:pPr>
              <w:pStyle w:val="TableContent"/>
            </w:pPr>
            <w:proofErr w:type="spellStart"/>
            <w:r w:rsidRPr="00DA22CD">
              <w:t>vao_b_expired_dt</w:t>
            </w:r>
            <w:proofErr w:type="spellEnd"/>
          </w:p>
        </w:tc>
        <w:tc>
          <w:tcPr>
            <w:tcW w:w="1620" w:type="dxa"/>
          </w:tcPr>
          <w:p w14:paraId="08478EF2" w14:textId="03CC510B" w:rsidR="00525B4B" w:rsidRDefault="00525B4B" w:rsidP="00525B4B">
            <w:pPr>
              <w:pStyle w:val="TableContent"/>
            </w:pPr>
            <w:r w:rsidRPr="00340246">
              <w:t>VARCHAR (19)</w:t>
            </w:r>
          </w:p>
        </w:tc>
        <w:tc>
          <w:tcPr>
            <w:tcW w:w="3367" w:type="dxa"/>
            <w:vAlign w:val="center"/>
          </w:tcPr>
          <w:p w14:paraId="3C43903D" w14:textId="1C132443" w:rsidR="00525B4B" w:rsidRDefault="00EF0072" w:rsidP="00525B4B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dan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tagihan</w:t>
            </w:r>
            <w:proofErr w:type="spellEnd"/>
            <w:r>
              <w:t xml:space="preserve"> expired</w:t>
            </w:r>
            <w:r w:rsidR="0060117C">
              <w:t xml:space="preserve"> YYYY-MM-DD </w:t>
            </w:r>
            <w:proofErr w:type="spellStart"/>
            <w:r w:rsidR="0060117C">
              <w:t>hh:</w:t>
            </w:r>
            <w:proofErr w:type="gramStart"/>
            <w:r w:rsidR="0060117C">
              <w:t>mm:ss</w:t>
            </w:r>
            <w:proofErr w:type="spellEnd"/>
            <w:proofErr w:type="gramEnd"/>
          </w:p>
        </w:tc>
      </w:tr>
      <w:tr w:rsidR="00525B4B" w14:paraId="626EC008" w14:textId="77777777" w:rsidTr="00820EDC">
        <w:tc>
          <w:tcPr>
            <w:tcW w:w="612" w:type="dxa"/>
            <w:vAlign w:val="center"/>
          </w:tcPr>
          <w:p w14:paraId="59C33885" w14:textId="77777777" w:rsidR="00525B4B" w:rsidRPr="00EA73C7" w:rsidRDefault="00525B4B" w:rsidP="00525B4B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315C2181" w14:textId="07C52CBC" w:rsidR="00525B4B" w:rsidRDefault="00525B4B" w:rsidP="00525B4B">
            <w:pPr>
              <w:pStyle w:val="TableContent"/>
            </w:pPr>
            <w:proofErr w:type="spellStart"/>
            <w:r w:rsidRPr="00DA22CD">
              <w:t>vao_b_status</w:t>
            </w:r>
            <w:proofErr w:type="spellEnd"/>
          </w:p>
        </w:tc>
        <w:tc>
          <w:tcPr>
            <w:tcW w:w="1620" w:type="dxa"/>
          </w:tcPr>
          <w:p w14:paraId="367E2DE0" w14:textId="53E63491" w:rsidR="00525B4B" w:rsidRDefault="00525B4B" w:rsidP="00525B4B">
            <w:pPr>
              <w:pStyle w:val="TableContent"/>
            </w:pPr>
            <w:r w:rsidRPr="00340246">
              <w:t>VARCHAR (16)</w:t>
            </w:r>
          </w:p>
        </w:tc>
        <w:tc>
          <w:tcPr>
            <w:tcW w:w="3367" w:type="dxa"/>
            <w:vAlign w:val="center"/>
          </w:tcPr>
          <w:p w14:paraId="21B2C650" w14:textId="7249E4F8" w:rsidR="00525B4B" w:rsidRDefault="0060117C" w:rsidP="00525B4B">
            <w:pPr>
              <w:pStyle w:val="TableContent"/>
            </w:pPr>
            <w:r>
              <w:t xml:space="preserve">Status </w:t>
            </w:r>
            <w:proofErr w:type="spellStart"/>
            <w:r>
              <w:t>tagihan</w:t>
            </w:r>
            <w:proofErr w:type="spellEnd"/>
            <w:r w:rsidR="00A63788">
              <w:t>. 0=inactive; 1=active</w:t>
            </w:r>
          </w:p>
        </w:tc>
      </w:tr>
      <w:tr w:rsidR="00525B4B" w14:paraId="708CE5F0" w14:textId="77777777" w:rsidTr="00820EDC">
        <w:tc>
          <w:tcPr>
            <w:tcW w:w="612" w:type="dxa"/>
            <w:vAlign w:val="center"/>
          </w:tcPr>
          <w:p w14:paraId="4DC9CBFF" w14:textId="77777777" w:rsidR="00525B4B" w:rsidRDefault="00525B4B" w:rsidP="00525B4B">
            <w:pPr>
              <w:pStyle w:val="TableContent"/>
            </w:pPr>
          </w:p>
        </w:tc>
        <w:tc>
          <w:tcPr>
            <w:tcW w:w="3168" w:type="dxa"/>
          </w:tcPr>
          <w:p w14:paraId="51A3CE5A" w14:textId="3251ED62" w:rsidR="00525B4B" w:rsidRDefault="00525B4B" w:rsidP="00525B4B">
            <w:pPr>
              <w:pStyle w:val="TableContent"/>
            </w:pPr>
            <w:proofErr w:type="spellStart"/>
            <w:r w:rsidRPr="00DA22CD">
              <w:t>vao_b_created_at</w:t>
            </w:r>
            <w:proofErr w:type="spellEnd"/>
          </w:p>
        </w:tc>
        <w:tc>
          <w:tcPr>
            <w:tcW w:w="1620" w:type="dxa"/>
          </w:tcPr>
          <w:p w14:paraId="14302EEF" w14:textId="39974872" w:rsidR="00525B4B" w:rsidRDefault="00525B4B" w:rsidP="00525B4B">
            <w:pPr>
              <w:pStyle w:val="TableContent"/>
            </w:pPr>
            <w:r w:rsidRPr="00340246">
              <w:t>VARCHAR (19)</w:t>
            </w:r>
          </w:p>
        </w:tc>
        <w:tc>
          <w:tcPr>
            <w:tcW w:w="3367" w:type="dxa"/>
            <w:vAlign w:val="center"/>
          </w:tcPr>
          <w:p w14:paraId="1785514E" w14:textId="7B500AD7" w:rsidR="00525B4B" w:rsidRDefault="00A63788" w:rsidP="00525B4B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dan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tagihan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YYYY-MM-DD </w:t>
            </w:r>
            <w:proofErr w:type="spellStart"/>
            <w:r>
              <w:t>hh:</w:t>
            </w:r>
            <w:proofErr w:type="gramStart"/>
            <w:r>
              <w:t>mm:ss</w:t>
            </w:r>
            <w:proofErr w:type="spellEnd"/>
            <w:proofErr w:type="gramEnd"/>
          </w:p>
        </w:tc>
      </w:tr>
      <w:tr w:rsidR="00525B4B" w14:paraId="771D78EC" w14:textId="77777777" w:rsidTr="00820EDC">
        <w:tc>
          <w:tcPr>
            <w:tcW w:w="612" w:type="dxa"/>
            <w:vAlign w:val="center"/>
          </w:tcPr>
          <w:p w14:paraId="685E28C3" w14:textId="77777777" w:rsidR="00525B4B" w:rsidRDefault="00525B4B" w:rsidP="00525B4B">
            <w:pPr>
              <w:pStyle w:val="TableContent"/>
            </w:pPr>
          </w:p>
        </w:tc>
        <w:tc>
          <w:tcPr>
            <w:tcW w:w="3168" w:type="dxa"/>
          </w:tcPr>
          <w:p w14:paraId="7F4EB55A" w14:textId="0C0C8E37" w:rsidR="00525B4B" w:rsidRDefault="00525B4B" w:rsidP="00525B4B">
            <w:pPr>
              <w:pStyle w:val="TableContent"/>
            </w:pPr>
            <w:proofErr w:type="spellStart"/>
            <w:r w:rsidRPr="00DA22CD">
              <w:t>vao_b_updated_at</w:t>
            </w:r>
            <w:proofErr w:type="spellEnd"/>
          </w:p>
        </w:tc>
        <w:tc>
          <w:tcPr>
            <w:tcW w:w="1620" w:type="dxa"/>
          </w:tcPr>
          <w:p w14:paraId="099028D9" w14:textId="02B3F494" w:rsidR="00525B4B" w:rsidRDefault="00525B4B" w:rsidP="00525B4B">
            <w:pPr>
              <w:pStyle w:val="TableContent"/>
            </w:pPr>
            <w:r w:rsidRPr="00340246">
              <w:t>VARCHAR (19)</w:t>
            </w:r>
          </w:p>
        </w:tc>
        <w:tc>
          <w:tcPr>
            <w:tcW w:w="3367" w:type="dxa"/>
            <w:vAlign w:val="center"/>
          </w:tcPr>
          <w:p w14:paraId="7A7BB6B7" w14:textId="7457C676" w:rsidR="00525B4B" w:rsidRDefault="00A63788" w:rsidP="00525B4B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dan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tagihan</w:t>
            </w:r>
            <w:proofErr w:type="spellEnd"/>
            <w:r>
              <w:t xml:space="preserve"> </w:t>
            </w:r>
            <w:proofErr w:type="spellStart"/>
            <w:r>
              <w:t>terakhir</w:t>
            </w:r>
            <w:proofErr w:type="spellEnd"/>
            <w:r>
              <w:t xml:space="preserve"> kali </w:t>
            </w:r>
            <w:proofErr w:type="spellStart"/>
            <w:r>
              <w:t>diperbaharui</w:t>
            </w:r>
            <w:proofErr w:type="spellEnd"/>
            <w:r>
              <w:t xml:space="preserve"> YYYY-MM-DD </w:t>
            </w:r>
            <w:proofErr w:type="spellStart"/>
            <w:r>
              <w:t>hh:</w:t>
            </w:r>
            <w:proofErr w:type="gramStart"/>
            <w:r>
              <w:t>mm:ss</w:t>
            </w:r>
            <w:proofErr w:type="spellEnd"/>
            <w:proofErr w:type="gramEnd"/>
          </w:p>
        </w:tc>
      </w:tr>
    </w:tbl>
    <w:p w14:paraId="13D96CBF" w14:textId="77777777" w:rsidR="00770A85" w:rsidRDefault="00770A85" w:rsidP="00770A85">
      <w:pPr>
        <w:pStyle w:val="Paragraph"/>
        <w:ind w:left="630"/>
      </w:pPr>
    </w:p>
    <w:p w14:paraId="11AF0806" w14:textId="172DA232" w:rsidR="006804DA" w:rsidRDefault="006804DA" w:rsidP="00901845">
      <w:pPr>
        <w:pStyle w:val="Paragraph"/>
        <w:numPr>
          <w:ilvl w:val="0"/>
          <w:numId w:val="8"/>
        </w:numPr>
        <w:ind w:left="630" w:hanging="450"/>
      </w:pPr>
      <w:proofErr w:type="spellStart"/>
      <w:r>
        <w:t>vao_</w:t>
      </w:r>
      <w:r w:rsidR="00AB6820">
        <w:t>client</w:t>
      </w:r>
      <w:proofErr w:type="spellEnd"/>
    </w:p>
    <w:tbl>
      <w:tblPr>
        <w:tblStyle w:val="TableGrid"/>
        <w:tblW w:w="8455" w:type="dxa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2065"/>
        <w:gridCol w:w="6390"/>
      </w:tblGrid>
      <w:tr w:rsidR="00770A85" w14:paraId="53FE05D4" w14:textId="77777777" w:rsidTr="00820EDC">
        <w:tc>
          <w:tcPr>
            <w:tcW w:w="2065" w:type="dxa"/>
          </w:tcPr>
          <w:p w14:paraId="4D29B43B" w14:textId="77777777" w:rsidR="00770A85" w:rsidRDefault="00770A85" w:rsidP="00820EDC">
            <w:pPr>
              <w:pStyle w:val="Paragraph"/>
              <w:tabs>
                <w:tab w:val="left" w:pos="1773"/>
              </w:tabs>
            </w:pPr>
            <w:r>
              <w:t xml:space="preserve">Nama </w:t>
            </w:r>
            <w:proofErr w:type="spellStart"/>
            <w:r>
              <w:t>Tabel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53F408AF" w14:textId="4327953A" w:rsidR="00770A85" w:rsidRDefault="004522CC" w:rsidP="00820EDC">
            <w:pPr>
              <w:pStyle w:val="Paragraph"/>
            </w:pPr>
            <w:proofErr w:type="spellStart"/>
            <w:r>
              <w:t>vao_client</w:t>
            </w:r>
            <w:proofErr w:type="spellEnd"/>
          </w:p>
        </w:tc>
      </w:tr>
      <w:tr w:rsidR="00770A85" w14:paraId="615B80DA" w14:textId="77777777" w:rsidTr="00820EDC">
        <w:tc>
          <w:tcPr>
            <w:tcW w:w="2065" w:type="dxa"/>
          </w:tcPr>
          <w:p w14:paraId="53327134" w14:textId="77777777" w:rsidR="00770A85" w:rsidRDefault="00770A85" w:rsidP="00820EDC">
            <w:pPr>
              <w:pStyle w:val="Paragraph"/>
              <w:tabs>
                <w:tab w:val="left" w:pos="1773"/>
              </w:tabs>
            </w:pPr>
            <w:proofErr w:type="spellStart"/>
            <w:r>
              <w:t>Deskripsi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512DB3E7" w14:textId="6BDC0535" w:rsidR="00770A85" w:rsidRDefault="003B495F" w:rsidP="00820EDC">
            <w:pPr>
              <w:pStyle w:val="Paragraph"/>
            </w:pP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client </w:t>
            </w:r>
            <w:proofErr w:type="spellStart"/>
            <w:r>
              <w:t>perusahaan</w:t>
            </w:r>
            <w:proofErr w:type="spellEnd"/>
          </w:p>
        </w:tc>
      </w:tr>
    </w:tbl>
    <w:p w14:paraId="4CB42497" w14:textId="35EC992F" w:rsidR="00770A85" w:rsidRDefault="00770A85" w:rsidP="00770A85">
      <w:pPr>
        <w:pStyle w:val="Paragraph"/>
        <w:ind w:left="630"/>
      </w:pPr>
    </w:p>
    <w:p w14:paraId="37A7190D" w14:textId="50FC845A" w:rsidR="003B495F" w:rsidRDefault="003B495F" w:rsidP="003B495F">
      <w:pPr>
        <w:pStyle w:val="Caption"/>
        <w:keepNext/>
        <w:ind w:left="180"/>
      </w:pPr>
      <w:bookmarkStart w:id="126" w:name="_Toc117602887"/>
      <w:r>
        <w:t xml:space="preserve">Tabel </w:t>
      </w:r>
      <w:fldSimple w:instr=" SEQ Tabel \* ARABIC ">
        <w:r w:rsidR="00477121">
          <w:rPr>
            <w:noProof/>
          </w:rPr>
          <w:t>7</w:t>
        </w:r>
      </w:fldSimple>
      <w:r>
        <w:rPr>
          <w:lang w:val="en-US"/>
        </w:rPr>
        <w:t xml:space="preserve">. </w:t>
      </w:r>
      <w:proofErr w:type="spellStart"/>
      <w:r>
        <w:rPr>
          <w:lang w:val="en-US"/>
        </w:rPr>
        <w:t>vao_client</w:t>
      </w:r>
      <w:bookmarkEnd w:id="126"/>
      <w:proofErr w:type="spellEnd"/>
    </w:p>
    <w:tbl>
      <w:tblPr>
        <w:tblStyle w:val="TableGrid"/>
        <w:tblW w:w="8767" w:type="dxa"/>
        <w:tblInd w:w="175" w:type="dxa"/>
        <w:tblLook w:val="04A0" w:firstRow="1" w:lastRow="0" w:firstColumn="1" w:lastColumn="0" w:noHBand="0" w:noVBand="1"/>
      </w:tblPr>
      <w:tblGrid>
        <w:gridCol w:w="612"/>
        <w:gridCol w:w="3168"/>
        <w:gridCol w:w="1620"/>
        <w:gridCol w:w="3367"/>
      </w:tblGrid>
      <w:tr w:rsidR="00770A85" w14:paraId="3405FF10" w14:textId="77777777" w:rsidTr="00820EDC">
        <w:tc>
          <w:tcPr>
            <w:tcW w:w="612" w:type="dxa"/>
            <w:shd w:val="clear" w:color="auto" w:fill="9CC2E5" w:themeFill="accent5" w:themeFillTint="99"/>
            <w:vAlign w:val="center"/>
          </w:tcPr>
          <w:p w14:paraId="28EC3F63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Key ID</w:t>
            </w:r>
          </w:p>
        </w:tc>
        <w:tc>
          <w:tcPr>
            <w:tcW w:w="3168" w:type="dxa"/>
            <w:shd w:val="clear" w:color="auto" w:fill="9CC2E5" w:themeFill="accent5" w:themeFillTint="99"/>
            <w:vAlign w:val="center"/>
          </w:tcPr>
          <w:p w14:paraId="0A4888FE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Nama Field</w:t>
            </w:r>
          </w:p>
        </w:tc>
        <w:tc>
          <w:tcPr>
            <w:tcW w:w="1620" w:type="dxa"/>
            <w:shd w:val="clear" w:color="auto" w:fill="9CC2E5" w:themeFill="accent5" w:themeFillTint="99"/>
            <w:vAlign w:val="center"/>
          </w:tcPr>
          <w:p w14:paraId="1BBC2B74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Tipe</w:t>
            </w:r>
            <w:proofErr w:type="spellEnd"/>
            <w:r w:rsidRPr="007A0594">
              <w:rPr>
                <w:b/>
                <w:bCs/>
              </w:rPr>
              <w:t xml:space="preserve"> Data</w:t>
            </w:r>
          </w:p>
        </w:tc>
        <w:tc>
          <w:tcPr>
            <w:tcW w:w="3367" w:type="dxa"/>
            <w:shd w:val="clear" w:color="auto" w:fill="9CC2E5" w:themeFill="accent5" w:themeFillTint="99"/>
            <w:vAlign w:val="center"/>
          </w:tcPr>
          <w:p w14:paraId="1CDBB6F1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Deskripsi</w:t>
            </w:r>
            <w:proofErr w:type="spellEnd"/>
          </w:p>
        </w:tc>
      </w:tr>
      <w:tr w:rsidR="00403250" w14:paraId="25A15077" w14:textId="77777777" w:rsidTr="00820EDC">
        <w:tc>
          <w:tcPr>
            <w:tcW w:w="612" w:type="dxa"/>
            <w:vAlign w:val="center"/>
          </w:tcPr>
          <w:p w14:paraId="6516D58A" w14:textId="5298DC64" w:rsidR="00403250" w:rsidRDefault="00E600B1" w:rsidP="00403250">
            <w:pPr>
              <w:pStyle w:val="TableContent"/>
            </w:pPr>
            <w:r>
              <w:t>PK</w:t>
            </w:r>
          </w:p>
        </w:tc>
        <w:tc>
          <w:tcPr>
            <w:tcW w:w="3168" w:type="dxa"/>
          </w:tcPr>
          <w:p w14:paraId="380AE8F9" w14:textId="302789A3" w:rsidR="00403250" w:rsidRDefault="00403250" w:rsidP="00403250">
            <w:pPr>
              <w:pStyle w:val="TableContent"/>
            </w:pPr>
            <w:proofErr w:type="spellStart"/>
            <w:r w:rsidRPr="00AF2CA5">
              <w:t>vao_c_id</w:t>
            </w:r>
            <w:proofErr w:type="spellEnd"/>
          </w:p>
        </w:tc>
        <w:tc>
          <w:tcPr>
            <w:tcW w:w="1620" w:type="dxa"/>
          </w:tcPr>
          <w:p w14:paraId="15986A22" w14:textId="5CD1C0CC" w:rsidR="00403250" w:rsidRDefault="00BD161D" w:rsidP="00403250">
            <w:pPr>
              <w:pStyle w:val="TableContent"/>
            </w:pPr>
            <w:r w:rsidRPr="005A4338">
              <w:t>INT4 (32)</w:t>
            </w:r>
          </w:p>
        </w:tc>
        <w:tc>
          <w:tcPr>
            <w:tcW w:w="3367" w:type="dxa"/>
            <w:vAlign w:val="center"/>
          </w:tcPr>
          <w:p w14:paraId="132C4D61" w14:textId="0D94E654" w:rsidR="00403250" w:rsidRDefault="00773106" w:rsidP="00403250">
            <w:pPr>
              <w:pStyle w:val="TableContent"/>
            </w:pPr>
            <w:r>
              <w:t>Client ID</w:t>
            </w:r>
            <w:r w:rsidR="00284F42">
              <w:t>. Auto increment</w:t>
            </w:r>
          </w:p>
        </w:tc>
      </w:tr>
      <w:tr w:rsidR="00403250" w14:paraId="070A6107" w14:textId="77777777" w:rsidTr="00820EDC">
        <w:tc>
          <w:tcPr>
            <w:tcW w:w="612" w:type="dxa"/>
            <w:vAlign w:val="center"/>
          </w:tcPr>
          <w:p w14:paraId="3898B0FC" w14:textId="19534919" w:rsidR="00403250" w:rsidRDefault="00403250" w:rsidP="00403250">
            <w:pPr>
              <w:pStyle w:val="TableContent"/>
            </w:pPr>
          </w:p>
        </w:tc>
        <w:tc>
          <w:tcPr>
            <w:tcW w:w="3168" w:type="dxa"/>
          </w:tcPr>
          <w:p w14:paraId="54CA7F86" w14:textId="77D80B60" w:rsidR="00403250" w:rsidRDefault="00403250" w:rsidP="00403250">
            <w:pPr>
              <w:pStyle w:val="TableContent"/>
            </w:pPr>
            <w:proofErr w:type="spellStart"/>
            <w:r w:rsidRPr="00AF2CA5">
              <w:t>vao_c_cin</w:t>
            </w:r>
            <w:proofErr w:type="spellEnd"/>
          </w:p>
        </w:tc>
        <w:tc>
          <w:tcPr>
            <w:tcW w:w="1620" w:type="dxa"/>
          </w:tcPr>
          <w:p w14:paraId="778B188F" w14:textId="6B64EB9D" w:rsidR="00403250" w:rsidRDefault="00BD161D" w:rsidP="00403250">
            <w:pPr>
              <w:pStyle w:val="TableContent"/>
            </w:pPr>
            <w:r w:rsidRPr="005A4338">
              <w:t>VARCHAR (10)</w:t>
            </w:r>
          </w:p>
        </w:tc>
        <w:tc>
          <w:tcPr>
            <w:tcW w:w="3367" w:type="dxa"/>
            <w:vAlign w:val="center"/>
          </w:tcPr>
          <w:p w14:paraId="2E3A20D5" w14:textId="3B9B3210" w:rsidR="00403250" w:rsidRDefault="00DF0DD2" w:rsidP="00403250">
            <w:pPr>
              <w:pStyle w:val="TableContent"/>
            </w:pPr>
            <w:r>
              <w:t xml:space="preserve">Kode </w:t>
            </w:r>
            <w:proofErr w:type="spellStart"/>
            <w:r>
              <w:t>perusahaan</w:t>
            </w:r>
            <w:proofErr w:type="spellEnd"/>
            <w:r>
              <w:t xml:space="preserve">. </w:t>
            </w:r>
            <w:proofErr w:type="spellStart"/>
            <w:r w:rsidR="00BF3AB9">
              <w:t>Dapat</w:t>
            </w:r>
            <w:proofErr w:type="spellEnd"/>
            <w:r w:rsidR="00BF3AB9">
              <w:t xml:space="preserve"> </w:t>
            </w:r>
            <w:proofErr w:type="spellStart"/>
            <w:r w:rsidR="00BF3AB9">
              <w:t>diinput</w:t>
            </w:r>
            <w:proofErr w:type="spellEnd"/>
            <w:r w:rsidR="00BF3AB9">
              <w:t xml:space="preserve"> </w:t>
            </w:r>
            <w:proofErr w:type="spellStart"/>
            <w:r w:rsidR="00BF3AB9">
              <w:t>secara</w:t>
            </w:r>
            <w:proofErr w:type="spellEnd"/>
            <w:r w:rsidR="00BF3AB9">
              <w:t xml:space="preserve"> manual </w:t>
            </w:r>
            <w:proofErr w:type="spellStart"/>
            <w:r w:rsidR="00BF3AB9">
              <w:t>atau</w:t>
            </w:r>
            <w:proofErr w:type="spellEnd"/>
            <w:r w:rsidR="00BF3AB9">
              <w:t xml:space="preserve"> generate </w:t>
            </w:r>
            <w:proofErr w:type="spellStart"/>
            <w:r w:rsidR="00BF3AB9">
              <w:t>secara</w:t>
            </w:r>
            <w:proofErr w:type="spellEnd"/>
            <w:r w:rsidR="00BF3AB9">
              <w:t xml:space="preserve"> </w:t>
            </w:r>
            <w:proofErr w:type="spellStart"/>
            <w:r w:rsidR="00BF3AB9">
              <w:t>otomatis</w:t>
            </w:r>
            <w:proofErr w:type="spellEnd"/>
            <w:r w:rsidR="00BF3AB9">
              <w:t xml:space="preserve"> oleh </w:t>
            </w:r>
            <w:proofErr w:type="spellStart"/>
            <w:r w:rsidR="00BF3AB9">
              <w:t>sistem</w:t>
            </w:r>
            <w:proofErr w:type="spellEnd"/>
          </w:p>
        </w:tc>
      </w:tr>
      <w:tr w:rsidR="00403250" w14:paraId="3202272A" w14:textId="77777777" w:rsidTr="00820EDC">
        <w:tc>
          <w:tcPr>
            <w:tcW w:w="612" w:type="dxa"/>
            <w:vAlign w:val="center"/>
          </w:tcPr>
          <w:p w14:paraId="3438EE42" w14:textId="77777777" w:rsidR="00403250" w:rsidRDefault="00403250" w:rsidP="00403250">
            <w:pPr>
              <w:pStyle w:val="TableContent"/>
            </w:pPr>
          </w:p>
        </w:tc>
        <w:tc>
          <w:tcPr>
            <w:tcW w:w="3168" w:type="dxa"/>
          </w:tcPr>
          <w:p w14:paraId="071933F8" w14:textId="363967EC" w:rsidR="00403250" w:rsidRPr="00644EC6" w:rsidRDefault="00403250" w:rsidP="00403250">
            <w:pPr>
              <w:pStyle w:val="TableContent"/>
            </w:pPr>
            <w:proofErr w:type="spellStart"/>
            <w:r w:rsidRPr="00AF2CA5">
              <w:t>vao_c_cif</w:t>
            </w:r>
            <w:proofErr w:type="spellEnd"/>
          </w:p>
        </w:tc>
        <w:tc>
          <w:tcPr>
            <w:tcW w:w="1620" w:type="dxa"/>
          </w:tcPr>
          <w:p w14:paraId="6CEB6A56" w14:textId="0A3D99A3" w:rsidR="00403250" w:rsidRPr="00BE771C" w:rsidRDefault="00BD161D" w:rsidP="00403250">
            <w:pPr>
              <w:pStyle w:val="TableContent"/>
            </w:pPr>
            <w:r w:rsidRPr="005A4338">
              <w:t>VARCHAR (20)</w:t>
            </w:r>
          </w:p>
        </w:tc>
        <w:tc>
          <w:tcPr>
            <w:tcW w:w="3367" w:type="dxa"/>
            <w:vAlign w:val="center"/>
          </w:tcPr>
          <w:p w14:paraId="1E5B5CC1" w14:textId="4F068EB5" w:rsidR="00403250" w:rsidRDefault="0086220F" w:rsidP="00403250">
            <w:pPr>
              <w:pStyle w:val="TableContent"/>
            </w:pPr>
            <w:r>
              <w:t xml:space="preserve">Costumer Information File </w:t>
            </w:r>
            <w:r w:rsidR="00AA0CF4">
              <w:t xml:space="preserve">(CIF) </w:t>
            </w:r>
            <w:r w:rsidR="00821832">
              <w:t xml:space="preserve">yang </w:t>
            </w:r>
            <w:proofErr w:type="spellStart"/>
            <w:r w:rsidR="00821832">
              <w:t>merupakan</w:t>
            </w:r>
            <w:proofErr w:type="spellEnd"/>
            <w:r w:rsidR="00821832">
              <w:t xml:space="preserve"> ID </w:t>
            </w:r>
            <w:proofErr w:type="spellStart"/>
            <w:r w:rsidR="00821832">
              <w:t>nasabah</w:t>
            </w:r>
            <w:proofErr w:type="spellEnd"/>
            <w:r w:rsidR="00821832">
              <w:t xml:space="preserve"> </w:t>
            </w:r>
            <w:proofErr w:type="spellStart"/>
            <w:r w:rsidR="00F74F1B">
              <w:t>bjb</w:t>
            </w:r>
            <w:proofErr w:type="spellEnd"/>
            <w:r w:rsidR="00F74F1B">
              <w:t xml:space="preserve"> </w:t>
            </w:r>
            <w:proofErr w:type="spellStart"/>
            <w:r w:rsidR="00F74F1B">
              <w:t>milik</w:t>
            </w:r>
            <w:proofErr w:type="spellEnd"/>
            <w:r w:rsidR="00F74F1B">
              <w:t xml:space="preserve"> client</w:t>
            </w:r>
          </w:p>
        </w:tc>
      </w:tr>
      <w:tr w:rsidR="00403250" w14:paraId="7465C15D" w14:textId="77777777" w:rsidTr="00820EDC">
        <w:tc>
          <w:tcPr>
            <w:tcW w:w="612" w:type="dxa"/>
            <w:vAlign w:val="center"/>
          </w:tcPr>
          <w:p w14:paraId="17A541F0" w14:textId="77777777" w:rsidR="00403250" w:rsidRDefault="00403250" w:rsidP="00403250">
            <w:pPr>
              <w:pStyle w:val="TableContent"/>
            </w:pPr>
          </w:p>
        </w:tc>
        <w:tc>
          <w:tcPr>
            <w:tcW w:w="3168" w:type="dxa"/>
          </w:tcPr>
          <w:p w14:paraId="39DF5932" w14:textId="5354A0ED" w:rsidR="00403250" w:rsidRDefault="00403250" w:rsidP="00403250">
            <w:pPr>
              <w:pStyle w:val="TableContent"/>
            </w:pPr>
            <w:proofErr w:type="spellStart"/>
            <w:r w:rsidRPr="00AF2CA5">
              <w:t>vao_c_name</w:t>
            </w:r>
            <w:proofErr w:type="spellEnd"/>
          </w:p>
        </w:tc>
        <w:tc>
          <w:tcPr>
            <w:tcW w:w="1620" w:type="dxa"/>
          </w:tcPr>
          <w:p w14:paraId="486DB82B" w14:textId="26F52A9F" w:rsidR="00403250" w:rsidRDefault="00BD161D" w:rsidP="00403250">
            <w:pPr>
              <w:pStyle w:val="TableContent"/>
            </w:pPr>
            <w:r w:rsidRPr="005A4338">
              <w:t>VARCHAR (255)</w:t>
            </w:r>
          </w:p>
        </w:tc>
        <w:tc>
          <w:tcPr>
            <w:tcW w:w="3367" w:type="dxa"/>
            <w:vAlign w:val="center"/>
          </w:tcPr>
          <w:p w14:paraId="343F1DC4" w14:textId="574992BA" w:rsidR="00403250" w:rsidRDefault="00F74F1B" w:rsidP="00403250">
            <w:pPr>
              <w:pStyle w:val="TableContent"/>
            </w:pPr>
            <w:r>
              <w:t>Nama client</w:t>
            </w:r>
          </w:p>
        </w:tc>
      </w:tr>
      <w:tr w:rsidR="00403250" w14:paraId="6E87ED11" w14:textId="77777777" w:rsidTr="00820EDC">
        <w:tc>
          <w:tcPr>
            <w:tcW w:w="612" w:type="dxa"/>
            <w:vAlign w:val="center"/>
          </w:tcPr>
          <w:p w14:paraId="7EB812D4" w14:textId="40B0FEE1" w:rsidR="00403250" w:rsidRPr="00EA73C7" w:rsidRDefault="001430C7" w:rsidP="00403250">
            <w:pPr>
              <w:pStyle w:val="TableContent"/>
              <w:rPr>
                <w:b/>
                <w:bCs/>
              </w:rPr>
            </w:pPr>
            <w:r>
              <w:rPr>
                <w:b/>
                <w:bCs/>
              </w:rPr>
              <w:t>FK</w:t>
            </w:r>
          </w:p>
        </w:tc>
        <w:tc>
          <w:tcPr>
            <w:tcW w:w="3168" w:type="dxa"/>
          </w:tcPr>
          <w:p w14:paraId="76B74D91" w14:textId="70AE75EB" w:rsidR="00403250" w:rsidRDefault="00403250" w:rsidP="00403250">
            <w:pPr>
              <w:pStyle w:val="TableContent"/>
            </w:pPr>
            <w:proofErr w:type="spellStart"/>
            <w:r w:rsidRPr="00AF2CA5">
              <w:t>vao_c_mkk_id</w:t>
            </w:r>
            <w:proofErr w:type="spellEnd"/>
          </w:p>
        </w:tc>
        <w:tc>
          <w:tcPr>
            <w:tcW w:w="1620" w:type="dxa"/>
          </w:tcPr>
          <w:p w14:paraId="7127ABEF" w14:textId="5046B66F" w:rsidR="00403250" w:rsidRDefault="00BD161D" w:rsidP="00403250">
            <w:pPr>
              <w:pStyle w:val="TableContent"/>
            </w:pPr>
            <w:r w:rsidRPr="005A4338">
              <w:t>INT4 (32)</w:t>
            </w:r>
          </w:p>
        </w:tc>
        <w:tc>
          <w:tcPr>
            <w:tcW w:w="3367" w:type="dxa"/>
            <w:vAlign w:val="center"/>
          </w:tcPr>
          <w:p w14:paraId="19FBDE32" w14:textId="6322FC8E" w:rsidR="00403250" w:rsidRDefault="001430C7" w:rsidP="00403250">
            <w:pPr>
              <w:pStyle w:val="TableContent"/>
            </w:pPr>
            <w:r>
              <w:t xml:space="preserve">ID master </w:t>
            </w:r>
            <w:proofErr w:type="spellStart"/>
            <w:r>
              <w:t>kota</w:t>
            </w:r>
            <w:proofErr w:type="spellEnd"/>
            <w:r>
              <w:t>/</w:t>
            </w:r>
            <w:proofErr w:type="spellStart"/>
            <w:r>
              <w:t>kabupaten</w:t>
            </w:r>
            <w:proofErr w:type="spellEnd"/>
            <w:r>
              <w:t xml:space="preserve">. </w:t>
            </w:r>
            <w:proofErr w:type="spellStart"/>
            <w:r>
              <w:t>Berelasi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table </w:t>
            </w:r>
            <w:proofErr w:type="spellStart"/>
            <w:r>
              <w:t>vao_master_kota_kabupaten</w:t>
            </w:r>
            <w:proofErr w:type="spellEnd"/>
            <w:r w:rsidR="007E01AD">
              <w:t xml:space="preserve"> pada </w:t>
            </w:r>
            <w:proofErr w:type="spellStart"/>
            <w:r w:rsidR="007E01AD">
              <w:t>kolom</w:t>
            </w:r>
            <w:proofErr w:type="spellEnd"/>
            <w:r w:rsidR="007E01AD">
              <w:t xml:space="preserve"> </w:t>
            </w:r>
            <w:proofErr w:type="spellStart"/>
            <w:r w:rsidR="007E01AD">
              <w:t>vao_mkk_id</w:t>
            </w:r>
            <w:proofErr w:type="spellEnd"/>
          </w:p>
        </w:tc>
      </w:tr>
      <w:tr w:rsidR="00403250" w14:paraId="0B883EF9" w14:textId="77777777" w:rsidTr="00820EDC">
        <w:tc>
          <w:tcPr>
            <w:tcW w:w="612" w:type="dxa"/>
            <w:vAlign w:val="center"/>
          </w:tcPr>
          <w:p w14:paraId="2FA895A1" w14:textId="77777777" w:rsidR="00403250" w:rsidRPr="00EA73C7" w:rsidRDefault="00403250" w:rsidP="00403250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71811960" w14:textId="6FEE9FB2" w:rsidR="00403250" w:rsidRDefault="00403250" w:rsidP="00403250">
            <w:pPr>
              <w:pStyle w:val="TableContent"/>
            </w:pPr>
            <w:proofErr w:type="spellStart"/>
            <w:r w:rsidRPr="00AF2CA5">
              <w:t>vao_c_address</w:t>
            </w:r>
            <w:proofErr w:type="spellEnd"/>
          </w:p>
        </w:tc>
        <w:tc>
          <w:tcPr>
            <w:tcW w:w="1620" w:type="dxa"/>
          </w:tcPr>
          <w:p w14:paraId="00B77A8E" w14:textId="5D0278AF" w:rsidR="00403250" w:rsidRDefault="00BD161D" w:rsidP="00403250">
            <w:pPr>
              <w:pStyle w:val="TableContent"/>
            </w:pPr>
            <w:r w:rsidRPr="005A4338">
              <w:t>TEXT (0)</w:t>
            </w:r>
          </w:p>
        </w:tc>
        <w:tc>
          <w:tcPr>
            <w:tcW w:w="3367" w:type="dxa"/>
            <w:vAlign w:val="center"/>
          </w:tcPr>
          <w:p w14:paraId="19E544AC" w14:textId="2C5822BF" w:rsidR="00403250" w:rsidRDefault="003C710B" w:rsidP="00403250">
            <w:pPr>
              <w:pStyle w:val="TableContent"/>
            </w:pPr>
            <w:r>
              <w:t xml:space="preserve">Alamat </w:t>
            </w:r>
            <w:proofErr w:type="spellStart"/>
            <w:r>
              <w:t>lengkap</w:t>
            </w:r>
            <w:proofErr w:type="spellEnd"/>
            <w:r>
              <w:t xml:space="preserve"> client</w:t>
            </w:r>
          </w:p>
        </w:tc>
      </w:tr>
      <w:tr w:rsidR="00403250" w14:paraId="6EC61121" w14:textId="77777777" w:rsidTr="00820EDC">
        <w:tc>
          <w:tcPr>
            <w:tcW w:w="612" w:type="dxa"/>
            <w:vAlign w:val="center"/>
          </w:tcPr>
          <w:p w14:paraId="6B831095" w14:textId="77777777" w:rsidR="00403250" w:rsidRPr="00EA73C7" w:rsidRDefault="00403250" w:rsidP="00403250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1E201B6B" w14:textId="30715C16" w:rsidR="00403250" w:rsidRDefault="00403250" w:rsidP="00403250">
            <w:pPr>
              <w:pStyle w:val="TableContent"/>
            </w:pPr>
            <w:proofErr w:type="spellStart"/>
            <w:r w:rsidRPr="00AF2CA5">
              <w:t>vao_c_phone</w:t>
            </w:r>
            <w:proofErr w:type="spellEnd"/>
          </w:p>
        </w:tc>
        <w:tc>
          <w:tcPr>
            <w:tcW w:w="1620" w:type="dxa"/>
          </w:tcPr>
          <w:p w14:paraId="50C891F1" w14:textId="2999F14C" w:rsidR="00403250" w:rsidRDefault="00BD161D" w:rsidP="00403250">
            <w:pPr>
              <w:pStyle w:val="TableContent"/>
            </w:pPr>
            <w:r w:rsidRPr="005A4338">
              <w:t>VARCHAR (45)</w:t>
            </w:r>
          </w:p>
        </w:tc>
        <w:tc>
          <w:tcPr>
            <w:tcW w:w="3367" w:type="dxa"/>
            <w:vAlign w:val="center"/>
          </w:tcPr>
          <w:p w14:paraId="39939BA0" w14:textId="55B6D31F" w:rsidR="00403250" w:rsidRDefault="003C710B" w:rsidP="00403250">
            <w:pPr>
              <w:pStyle w:val="TableContent"/>
            </w:pP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ponsel</w:t>
            </w:r>
            <w:proofErr w:type="spellEnd"/>
            <w:r>
              <w:t xml:space="preserve"> </w:t>
            </w:r>
            <w:proofErr w:type="spellStart"/>
            <w:r>
              <w:t>milik</w:t>
            </w:r>
            <w:proofErr w:type="spellEnd"/>
            <w:r>
              <w:t xml:space="preserve"> client</w:t>
            </w:r>
          </w:p>
        </w:tc>
      </w:tr>
      <w:tr w:rsidR="00403250" w14:paraId="5CF17BF2" w14:textId="77777777" w:rsidTr="00820EDC">
        <w:tc>
          <w:tcPr>
            <w:tcW w:w="612" w:type="dxa"/>
            <w:vAlign w:val="center"/>
          </w:tcPr>
          <w:p w14:paraId="184D43AF" w14:textId="77777777" w:rsidR="00403250" w:rsidRPr="00EA73C7" w:rsidRDefault="00403250" w:rsidP="00403250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672A5163" w14:textId="07E68B8A" w:rsidR="00403250" w:rsidRDefault="00403250" w:rsidP="00403250">
            <w:pPr>
              <w:pStyle w:val="TableContent"/>
            </w:pPr>
            <w:proofErr w:type="spellStart"/>
            <w:r w:rsidRPr="00AF2CA5">
              <w:t>vao_c_email</w:t>
            </w:r>
            <w:proofErr w:type="spellEnd"/>
          </w:p>
        </w:tc>
        <w:tc>
          <w:tcPr>
            <w:tcW w:w="1620" w:type="dxa"/>
          </w:tcPr>
          <w:p w14:paraId="5D81215F" w14:textId="2ADF79CC" w:rsidR="00403250" w:rsidRDefault="00BD161D" w:rsidP="00403250">
            <w:pPr>
              <w:pStyle w:val="TableContent"/>
            </w:pPr>
            <w:r w:rsidRPr="005A4338">
              <w:t>VARCHAR (45)</w:t>
            </w:r>
          </w:p>
        </w:tc>
        <w:tc>
          <w:tcPr>
            <w:tcW w:w="3367" w:type="dxa"/>
            <w:vAlign w:val="center"/>
          </w:tcPr>
          <w:p w14:paraId="3DEA349F" w14:textId="0CAA1900" w:rsidR="00403250" w:rsidRDefault="003C710B" w:rsidP="00403250">
            <w:pPr>
              <w:pStyle w:val="TableContent"/>
            </w:pPr>
            <w:r>
              <w:t xml:space="preserve">Email </w:t>
            </w:r>
            <w:proofErr w:type="spellStart"/>
            <w:r>
              <w:t>milik</w:t>
            </w:r>
            <w:proofErr w:type="spellEnd"/>
            <w:r>
              <w:t xml:space="preserve"> </w:t>
            </w:r>
            <w:proofErr w:type="spellStart"/>
            <w:r>
              <w:t>cient</w:t>
            </w:r>
            <w:proofErr w:type="spellEnd"/>
          </w:p>
        </w:tc>
      </w:tr>
      <w:tr w:rsidR="00403250" w14:paraId="4284E759" w14:textId="77777777" w:rsidTr="00820EDC">
        <w:tc>
          <w:tcPr>
            <w:tcW w:w="612" w:type="dxa"/>
            <w:vAlign w:val="center"/>
          </w:tcPr>
          <w:p w14:paraId="2527509E" w14:textId="77777777" w:rsidR="00403250" w:rsidRPr="00EA73C7" w:rsidRDefault="00403250" w:rsidP="00403250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704C73A5" w14:textId="3283F4EA" w:rsidR="00403250" w:rsidRDefault="00403250" w:rsidP="00403250">
            <w:pPr>
              <w:pStyle w:val="TableContent"/>
            </w:pPr>
            <w:proofErr w:type="spellStart"/>
            <w:r w:rsidRPr="00AF2CA5">
              <w:t>vao_c_status</w:t>
            </w:r>
            <w:proofErr w:type="spellEnd"/>
          </w:p>
        </w:tc>
        <w:tc>
          <w:tcPr>
            <w:tcW w:w="1620" w:type="dxa"/>
          </w:tcPr>
          <w:p w14:paraId="3FFD6E43" w14:textId="563CF7A0" w:rsidR="00403250" w:rsidRDefault="00BD161D" w:rsidP="00403250">
            <w:pPr>
              <w:pStyle w:val="TableContent"/>
            </w:pPr>
            <w:r w:rsidRPr="005A4338">
              <w:t>VARCHAR (16)</w:t>
            </w:r>
          </w:p>
        </w:tc>
        <w:tc>
          <w:tcPr>
            <w:tcW w:w="3367" w:type="dxa"/>
            <w:vAlign w:val="center"/>
          </w:tcPr>
          <w:p w14:paraId="787BDAC6" w14:textId="694C6E91" w:rsidR="00403250" w:rsidRDefault="003C710B" w:rsidP="00403250">
            <w:pPr>
              <w:pStyle w:val="TableContent"/>
            </w:pPr>
            <w:r>
              <w:t>Status client. 0=inactive; 1=active</w:t>
            </w:r>
          </w:p>
        </w:tc>
      </w:tr>
      <w:tr w:rsidR="00403250" w14:paraId="255785A9" w14:textId="77777777" w:rsidTr="00820EDC">
        <w:tc>
          <w:tcPr>
            <w:tcW w:w="612" w:type="dxa"/>
            <w:vAlign w:val="center"/>
          </w:tcPr>
          <w:p w14:paraId="558B3A7E" w14:textId="77777777" w:rsidR="00403250" w:rsidRPr="00EA73C7" w:rsidRDefault="00403250" w:rsidP="00403250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594FD2C8" w14:textId="0B578F4D" w:rsidR="00403250" w:rsidRDefault="00403250" w:rsidP="00403250">
            <w:pPr>
              <w:pStyle w:val="TableContent"/>
            </w:pPr>
            <w:proofErr w:type="spellStart"/>
            <w:r w:rsidRPr="00AF2CA5">
              <w:t>vao_c_created_at</w:t>
            </w:r>
            <w:proofErr w:type="spellEnd"/>
          </w:p>
        </w:tc>
        <w:tc>
          <w:tcPr>
            <w:tcW w:w="1620" w:type="dxa"/>
          </w:tcPr>
          <w:p w14:paraId="665628C8" w14:textId="6FFAECF4" w:rsidR="00403250" w:rsidRDefault="00BD161D" w:rsidP="00403250">
            <w:pPr>
              <w:pStyle w:val="TableContent"/>
            </w:pPr>
            <w:r w:rsidRPr="005A4338">
              <w:t>VARCHAR (19)</w:t>
            </w:r>
          </w:p>
        </w:tc>
        <w:tc>
          <w:tcPr>
            <w:tcW w:w="3367" w:type="dxa"/>
            <w:vAlign w:val="center"/>
          </w:tcPr>
          <w:p w14:paraId="1267709A" w14:textId="712AA4F8" w:rsidR="00403250" w:rsidRDefault="0044391F" w:rsidP="00403250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dan </w:t>
            </w:r>
            <w:proofErr w:type="spellStart"/>
            <w:r>
              <w:t>waktu</w:t>
            </w:r>
            <w:proofErr w:type="spellEnd"/>
            <w:r>
              <w:t xml:space="preserve"> data client </w:t>
            </w:r>
            <w:proofErr w:type="spellStart"/>
            <w:r w:rsidR="00F679D9">
              <w:t>ditambahkan</w:t>
            </w:r>
            <w:proofErr w:type="spellEnd"/>
            <w:r>
              <w:t xml:space="preserve">. YYYY-MM-DD </w:t>
            </w:r>
            <w:proofErr w:type="spellStart"/>
            <w:r>
              <w:t>hh:</w:t>
            </w:r>
            <w:proofErr w:type="gramStart"/>
            <w:r>
              <w:t>mm:ss</w:t>
            </w:r>
            <w:proofErr w:type="spellEnd"/>
            <w:proofErr w:type="gramEnd"/>
          </w:p>
        </w:tc>
      </w:tr>
      <w:tr w:rsidR="00403250" w14:paraId="22C7F0A2" w14:textId="77777777" w:rsidTr="00820EDC">
        <w:tc>
          <w:tcPr>
            <w:tcW w:w="612" w:type="dxa"/>
            <w:vAlign w:val="center"/>
          </w:tcPr>
          <w:p w14:paraId="7E567C36" w14:textId="77777777" w:rsidR="00403250" w:rsidRPr="00EA73C7" w:rsidRDefault="00403250" w:rsidP="00403250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56E80F23" w14:textId="39212BBB" w:rsidR="00403250" w:rsidRDefault="00403250" w:rsidP="00403250">
            <w:pPr>
              <w:pStyle w:val="TableContent"/>
            </w:pPr>
            <w:proofErr w:type="spellStart"/>
            <w:r w:rsidRPr="00AF2CA5">
              <w:t>vao_c_created_by</w:t>
            </w:r>
            <w:proofErr w:type="spellEnd"/>
          </w:p>
        </w:tc>
        <w:tc>
          <w:tcPr>
            <w:tcW w:w="1620" w:type="dxa"/>
          </w:tcPr>
          <w:p w14:paraId="1F99A4BB" w14:textId="13ABFBCF" w:rsidR="00403250" w:rsidRDefault="00BD161D" w:rsidP="00403250">
            <w:pPr>
              <w:pStyle w:val="TableContent"/>
            </w:pPr>
            <w:r w:rsidRPr="005A4338">
              <w:t>VARCHAR (32)</w:t>
            </w:r>
          </w:p>
        </w:tc>
        <w:tc>
          <w:tcPr>
            <w:tcW w:w="3367" w:type="dxa"/>
            <w:vAlign w:val="center"/>
          </w:tcPr>
          <w:p w14:paraId="64516CCD" w14:textId="62398AB1" w:rsidR="00403250" w:rsidRDefault="00F679D9" w:rsidP="00403250">
            <w:pPr>
              <w:pStyle w:val="TableContent"/>
            </w:pPr>
            <w:r>
              <w:t xml:space="preserve">User ID yang </w:t>
            </w:r>
            <w:proofErr w:type="spellStart"/>
            <w:r>
              <w:t>menambahkan</w:t>
            </w:r>
            <w:proofErr w:type="spellEnd"/>
            <w:r>
              <w:t xml:space="preserve"> data client</w:t>
            </w:r>
          </w:p>
        </w:tc>
      </w:tr>
      <w:tr w:rsidR="00403250" w14:paraId="2054668A" w14:textId="77777777" w:rsidTr="00820EDC">
        <w:tc>
          <w:tcPr>
            <w:tcW w:w="612" w:type="dxa"/>
            <w:vAlign w:val="center"/>
          </w:tcPr>
          <w:p w14:paraId="4B75B1FA" w14:textId="77777777" w:rsidR="00403250" w:rsidRPr="00EA73C7" w:rsidRDefault="00403250" w:rsidP="00403250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7D39AEE4" w14:textId="48976599" w:rsidR="00403250" w:rsidRDefault="00403250" w:rsidP="00403250">
            <w:pPr>
              <w:pStyle w:val="TableContent"/>
            </w:pPr>
            <w:proofErr w:type="spellStart"/>
            <w:r w:rsidRPr="00AF2CA5">
              <w:t>vao_c_updated_at</w:t>
            </w:r>
            <w:proofErr w:type="spellEnd"/>
          </w:p>
        </w:tc>
        <w:tc>
          <w:tcPr>
            <w:tcW w:w="1620" w:type="dxa"/>
          </w:tcPr>
          <w:p w14:paraId="28F75053" w14:textId="2AB79B18" w:rsidR="00403250" w:rsidRDefault="00BD161D" w:rsidP="00403250">
            <w:pPr>
              <w:pStyle w:val="TableContent"/>
            </w:pPr>
            <w:r w:rsidRPr="005A4338">
              <w:t>VARCHAR (19)</w:t>
            </w:r>
          </w:p>
        </w:tc>
        <w:tc>
          <w:tcPr>
            <w:tcW w:w="3367" w:type="dxa"/>
            <w:vAlign w:val="center"/>
          </w:tcPr>
          <w:p w14:paraId="32D13E6B" w14:textId="612A9280" w:rsidR="00403250" w:rsidRDefault="00F679D9" w:rsidP="00403250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dan </w:t>
            </w:r>
            <w:proofErr w:type="spellStart"/>
            <w:r>
              <w:t>waktu</w:t>
            </w:r>
            <w:proofErr w:type="spellEnd"/>
            <w:r>
              <w:t xml:space="preserve"> data client </w:t>
            </w:r>
            <w:proofErr w:type="spellStart"/>
            <w:r>
              <w:t>diperbaharui</w:t>
            </w:r>
            <w:proofErr w:type="spellEnd"/>
            <w:r>
              <w:t xml:space="preserve"> YYYY-MM-DD </w:t>
            </w:r>
            <w:proofErr w:type="spellStart"/>
            <w:r>
              <w:t>hh:</w:t>
            </w:r>
            <w:proofErr w:type="gramStart"/>
            <w:r>
              <w:t>mm:ss</w:t>
            </w:r>
            <w:proofErr w:type="spellEnd"/>
            <w:proofErr w:type="gramEnd"/>
          </w:p>
        </w:tc>
      </w:tr>
      <w:tr w:rsidR="00403250" w14:paraId="13ED5BC2" w14:textId="77777777" w:rsidTr="00820EDC">
        <w:tc>
          <w:tcPr>
            <w:tcW w:w="612" w:type="dxa"/>
            <w:vAlign w:val="center"/>
          </w:tcPr>
          <w:p w14:paraId="7684F935" w14:textId="77777777" w:rsidR="00403250" w:rsidRPr="00EA73C7" w:rsidRDefault="00403250" w:rsidP="00403250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66595D8A" w14:textId="73216F0D" w:rsidR="00403250" w:rsidRDefault="00403250" w:rsidP="00403250">
            <w:pPr>
              <w:pStyle w:val="TableContent"/>
            </w:pPr>
            <w:proofErr w:type="spellStart"/>
            <w:r w:rsidRPr="00AF2CA5">
              <w:t>vao_c_updated_by</w:t>
            </w:r>
            <w:proofErr w:type="spellEnd"/>
          </w:p>
        </w:tc>
        <w:tc>
          <w:tcPr>
            <w:tcW w:w="1620" w:type="dxa"/>
          </w:tcPr>
          <w:p w14:paraId="0D665792" w14:textId="1A4F62C6" w:rsidR="00403250" w:rsidRDefault="00BD161D" w:rsidP="00403250">
            <w:pPr>
              <w:pStyle w:val="TableContent"/>
            </w:pPr>
            <w:r w:rsidRPr="005A4338">
              <w:t>VARCHAR (32)</w:t>
            </w:r>
          </w:p>
        </w:tc>
        <w:tc>
          <w:tcPr>
            <w:tcW w:w="3367" w:type="dxa"/>
            <w:vAlign w:val="center"/>
          </w:tcPr>
          <w:p w14:paraId="2A3A26C0" w14:textId="4349C35A" w:rsidR="00403250" w:rsidRDefault="00F679D9" w:rsidP="00403250">
            <w:pPr>
              <w:pStyle w:val="TableContent"/>
            </w:pPr>
            <w:r>
              <w:t xml:space="preserve">User ID yang </w:t>
            </w:r>
            <w:proofErr w:type="spellStart"/>
            <w:r>
              <w:t>memperbaharui</w:t>
            </w:r>
            <w:proofErr w:type="spellEnd"/>
            <w:r>
              <w:t xml:space="preserve"> </w:t>
            </w:r>
            <w:r w:rsidR="00B312DE">
              <w:t>data client</w:t>
            </w:r>
          </w:p>
        </w:tc>
      </w:tr>
      <w:tr w:rsidR="00403250" w14:paraId="224FEC26" w14:textId="77777777" w:rsidTr="00820EDC">
        <w:tc>
          <w:tcPr>
            <w:tcW w:w="612" w:type="dxa"/>
            <w:vAlign w:val="center"/>
          </w:tcPr>
          <w:p w14:paraId="313AD9CF" w14:textId="77777777" w:rsidR="00403250" w:rsidRPr="00EA73C7" w:rsidRDefault="00403250" w:rsidP="00403250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39C29B03" w14:textId="64AE4912" w:rsidR="00403250" w:rsidRDefault="00403250" w:rsidP="00403250">
            <w:pPr>
              <w:pStyle w:val="TableContent"/>
            </w:pPr>
            <w:proofErr w:type="spellStart"/>
            <w:r w:rsidRPr="00AF2CA5">
              <w:t>vao_c_type</w:t>
            </w:r>
            <w:proofErr w:type="spellEnd"/>
          </w:p>
        </w:tc>
        <w:tc>
          <w:tcPr>
            <w:tcW w:w="1620" w:type="dxa"/>
          </w:tcPr>
          <w:p w14:paraId="79C1A07F" w14:textId="292E4F94" w:rsidR="00403250" w:rsidRDefault="00BD161D" w:rsidP="00403250">
            <w:pPr>
              <w:pStyle w:val="TableContent"/>
            </w:pPr>
            <w:r w:rsidRPr="005A4338">
              <w:t>VARCHAR (1)</w:t>
            </w:r>
          </w:p>
        </w:tc>
        <w:tc>
          <w:tcPr>
            <w:tcW w:w="3367" w:type="dxa"/>
            <w:vAlign w:val="center"/>
          </w:tcPr>
          <w:p w14:paraId="1437233F" w14:textId="46D9B22B" w:rsidR="00403250" w:rsidRDefault="00403250" w:rsidP="00403250">
            <w:pPr>
              <w:pStyle w:val="TableContent"/>
            </w:pPr>
          </w:p>
        </w:tc>
      </w:tr>
      <w:tr w:rsidR="00403250" w14:paraId="5C8253BB" w14:textId="77777777" w:rsidTr="00820EDC">
        <w:tc>
          <w:tcPr>
            <w:tcW w:w="612" w:type="dxa"/>
            <w:vAlign w:val="center"/>
          </w:tcPr>
          <w:p w14:paraId="44594B09" w14:textId="77777777" w:rsidR="00403250" w:rsidRPr="00EA73C7" w:rsidRDefault="00403250" w:rsidP="00403250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30A07721" w14:textId="0D36216B" w:rsidR="00403250" w:rsidRDefault="00403250" w:rsidP="00403250">
            <w:pPr>
              <w:pStyle w:val="TableContent"/>
            </w:pPr>
            <w:proofErr w:type="spellStart"/>
            <w:r w:rsidRPr="00AF2CA5">
              <w:t>vao_c_callback_url</w:t>
            </w:r>
            <w:proofErr w:type="spellEnd"/>
          </w:p>
        </w:tc>
        <w:tc>
          <w:tcPr>
            <w:tcW w:w="1620" w:type="dxa"/>
          </w:tcPr>
          <w:p w14:paraId="1707052F" w14:textId="1EF2F0DD" w:rsidR="00403250" w:rsidRDefault="00BD161D" w:rsidP="00403250">
            <w:pPr>
              <w:pStyle w:val="TableContent"/>
            </w:pPr>
            <w:r w:rsidRPr="005A4338">
              <w:t>VARCHAR (255)</w:t>
            </w:r>
          </w:p>
        </w:tc>
        <w:tc>
          <w:tcPr>
            <w:tcW w:w="3367" w:type="dxa"/>
            <w:vAlign w:val="center"/>
          </w:tcPr>
          <w:p w14:paraId="035E8789" w14:textId="78F9545D" w:rsidR="00403250" w:rsidRDefault="001F4A45" w:rsidP="00403250">
            <w:pPr>
              <w:pStyle w:val="TableContent"/>
            </w:pPr>
            <w:proofErr w:type="spellStart"/>
            <w:r>
              <w:t>Url</w:t>
            </w:r>
            <w:proofErr w:type="spellEnd"/>
            <w:r>
              <w:t xml:space="preserve"> callback</w:t>
            </w:r>
          </w:p>
        </w:tc>
      </w:tr>
      <w:tr w:rsidR="00403250" w14:paraId="24F0CF03" w14:textId="77777777" w:rsidTr="00820EDC">
        <w:tc>
          <w:tcPr>
            <w:tcW w:w="612" w:type="dxa"/>
            <w:vAlign w:val="center"/>
          </w:tcPr>
          <w:p w14:paraId="53464C7D" w14:textId="77777777" w:rsidR="00403250" w:rsidRPr="00EA73C7" w:rsidRDefault="00403250" w:rsidP="00403250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4AF13033" w14:textId="53538E7C" w:rsidR="00403250" w:rsidRDefault="00403250" w:rsidP="00403250">
            <w:pPr>
              <w:pStyle w:val="TableContent"/>
            </w:pPr>
            <w:proofErr w:type="spellStart"/>
            <w:r w:rsidRPr="00AF2CA5">
              <w:t>vao_c_admin_fee</w:t>
            </w:r>
            <w:r w:rsidR="00621C2C">
              <w:t>_bjb</w:t>
            </w:r>
            <w:proofErr w:type="spellEnd"/>
          </w:p>
        </w:tc>
        <w:tc>
          <w:tcPr>
            <w:tcW w:w="1620" w:type="dxa"/>
          </w:tcPr>
          <w:p w14:paraId="21D2F7BC" w14:textId="03A03B07" w:rsidR="00403250" w:rsidRDefault="00BD161D" w:rsidP="00403250">
            <w:pPr>
              <w:pStyle w:val="TableContent"/>
            </w:pPr>
            <w:r w:rsidRPr="005A4338">
              <w:t>INT8 (64)</w:t>
            </w:r>
          </w:p>
        </w:tc>
        <w:tc>
          <w:tcPr>
            <w:tcW w:w="3367" w:type="dxa"/>
            <w:vAlign w:val="center"/>
          </w:tcPr>
          <w:p w14:paraId="3576ADA8" w14:textId="57B888C8" w:rsidR="00403250" w:rsidRDefault="0020131B" w:rsidP="00403250">
            <w:pPr>
              <w:pStyle w:val="TableContent"/>
            </w:pPr>
            <w:r>
              <w:t xml:space="preserve">Nominal </w:t>
            </w:r>
            <w:proofErr w:type="spellStart"/>
            <w:r>
              <w:t>biaya</w:t>
            </w:r>
            <w:proofErr w:type="spellEnd"/>
            <w:r>
              <w:t xml:space="preserve"> admin </w:t>
            </w:r>
            <w:proofErr w:type="spellStart"/>
            <w:r>
              <w:t>milik</w:t>
            </w:r>
            <w:proofErr w:type="spellEnd"/>
            <w:r>
              <w:t xml:space="preserve"> bank </w:t>
            </w:r>
            <w:proofErr w:type="spellStart"/>
            <w:r>
              <w:t>bjb</w:t>
            </w:r>
            <w:proofErr w:type="spellEnd"/>
          </w:p>
        </w:tc>
      </w:tr>
      <w:tr w:rsidR="001F4A45" w14:paraId="1A6C303F" w14:textId="77777777" w:rsidTr="00820EDC">
        <w:tc>
          <w:tcPr>
            <w:tcW w:w="612" w:type="dxa"/>
            <w:vAlign w:val="center"/>
          </w:tcPr>
          <w:p w14:paraId="00AEC40A" w14:textId="77777777" w:rsidR="001F4A45" w:rsidRPr="00EA73C7" w:rsidRDefault="001F4A45" w:rsidP="00403250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4BA36ED3" w14:textId="4B671AB0" w:rsidR="001F4A45" w:rsidRPr="00AF2CA5" w:rsidRDefault="00621C2C" w:rsidP="00403250">
            <w:pPr>
              <w:pStyle w:val="TableContent"/>
            </w:pPr>
            <w:proofErr w:type="spellStart"/>
            <w:r>
              <w:t>v</w:t>
            </w:r>
            <w:r w:rsidR="001F4A45">
              <w:t>ao_c_admin_acc</w:t>
            </w:r>
            <w:r>
              <w:t>_bjb</w:t>
            </w:r>
            <w:proofErr w:type="spellEnd"/>
          </w:p>
        </w:tc>
        <w:tc>
          <w:tcPr>
            <w:tcW w:w="1620" w:type="dxa"/>
          </w:tcPr>
          <w:p w14:paraId="57DF8186" w14:textId="26863E50" w:rsidR="001F4A45" w:rsidRPr="005A4338" w:rsidRDefault="0020131B" w:rsidP="00403250">
            <w:pPr>
              <w:pStyle w:val="TableContent"/>
            </w:pPr>
            <w:r>
              <w:t>VARCHAR (16)</w:t>
            </w:r>
          </w:p>
        </w:tc>
        <w:tc>
          <w:tcPr>
            <w:tcW w:w="3367" w:type="dxa"/>
            <w:vAlign w:val="center"/>
          </w:tcPr>
          <w:p w14:paraId="3478D410" w14:textId="2A22FF07" w:rsidR="001F4A45" w:rsidRDefault="00DA15B6" w:rsidP="00403250">
            <w:pPr>
              <w:pStyle w:val="TableContent"/>
            </w:pPr>
            <w:proofErr w:type="spellStart"/>
            <w:r>
              <w:t>Rekening</w:t>
            </w:r>
            <w:proofErr w:type="spellEnd"/>
            <w:r>
              <w:t xml:space="preserve"> </w:t>
            </w:r>
            <w:proofErr w:type="spellStart"/>
            <w:r>
              <w:t>penampungan</w:t>
            </w:r>
            <w:proofErr w:type="spellEnd"/>
            <w:r>
              <w:t xml:space="preserve"> </w:t>
            </w:r>
            <w:proofErr w:type="spellStart"/>
            <w:r w:rsidR="003666F9">
              <w:t>biaya</w:t>
            </w:r>
            <w:proofErr w:type="spellEnd"/>
            <w:r w:rsidR="003666F9">
              <w:t xml:space="preserve"> admin </w:t>
            </w:r>
            <w:proofErr w:type="spellStart"/>
            <w:r w:rsidR="003666F9">
              <w:t>milik</w:t>
            </w:r>
            <w:proofErr w:type="spellEnd"/>
            <w:r w:rsidR="003666F9">
              <w:t xml:space="preserve"> </w:t>
            </w:r>
            <w:proofErr w:type="spellStart"/>
            <w:r w:rsidR="003666F9">
              <w:t>bjb</w:t>
            </w:r>
            <w:proofErr w:type="spellEnd"/>
          </w:p>
        </w:tc>
      </w:tr>
      <w:tr w:rsidR="00DA15B6" w14:paraId="3052401D" w14:textId="77777777" w:rsidTr="00820EDC">
        <w:tc>
          <w:tcPr>
            <w:tcW w:w="612" w:type="dxa"/>
            <w:vAlign w:val="center"/>
          </w:tcPr>
          <w:p w14:paraId="69D3B88E" w14:textId="77777777" w:rsidR="00DA15B6" w:rsidRPr="00EA73C7" w:rsidRDefault="00DA15B6" w:rsidP="00DA15B6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7A5C1033" w14:textId="0E016ACE" w:rsidR="00DA15B6" w:rsidRDefault="00DA15B6" w:rsidP="00DA15B6">
            <w:pPr>
              <w:pStyle w:val="TableContent"/>
            </w:pPr>
            <w:proofErr w:type="spellStart"/>
            <w:r>
              <w:t>vao_c_admin_</w:t>
            </w:r>
            <w:r>
              <w:t>fee_client</w:t>
            </w:r>
            <w:proofErr w:type="spellEnd"/>
          </w:p>
        </w:tc>
        <w:tc>
          <w:tcPr>
            <w:tcW w:w="1620" w:type="dxa"/>
          </w:tcPr>
          <w:p w14:paraId="38E674F5" w14:textId="30DAE462" w:rsidR="00DA15B6" w:rsidRDefault="00DA15B6" w:rsidP="00DA15B6">
            <w:pPr>
              <w:pStyle w:val="TableContent"/>
            </w:pPr>
            <w:r w:rsidRPr="005A4338">
              <w:t>INT8 (64)</w:t>
            </w:r>
          </w:p>
        </w:tc>
        <w:tc>
          <w:tcPr>
            <w:tcW w:w="3367" w:type="dxa"/>
            <w:vAlign w:val="center"/>
          </w:tcPr>
          <w:p w14:paraId="7C219B5D" w14:textId="58EC14EE" w:rsidR="00DA15B6" w:rsidRDefault="00DA15B6" w:rsidP="00DA15B6">
            <w:pPr>
              <w:pStyle w:val="TableContent"/>
            </w:pPr>
            <w:r>
              <w:t xml:space="preserve">Nominal </w:t>
            </w:r>
            <w:proofErr w:type="spellStart"/>
            <w:r>
              <w:t>biaya</w:t>
            </w:r>
            <w:proofErr w:type="spellEnd"/>
            <w:r>
              <w:t xml:space="preserve"> admin </w:t>
            </w:r>
            <w:proofErr w:type="spellStart"/>
            <w:r>
              <w:t>milik</w:t>
            </w:r>
            <w:proofErr w:type="spellEnd"/>
            <w:r>
              <w:t xml:space="preserve"> client</w:t>
            </w:r>
          </w:p>
        </w:tc>
      </w:tr>
      <w:tr w:rsidR="00DA15B6" w14:paraId="2DE714F0" w14:textId="77777777" w:rsidTr="00820EDC">
        <w:tc>
          <w:tcPr>
            <w:tcW w:w="612" w:type="dxa"/>
            <w:vAlign w:val="center"/>
          </w:tcPr>
          <w:p w14:paraId="57F7AB90" w14:textId="77777777" w:rsidR="00DA15B6" w:rsidRPr="00EA73C7" w:rsidRDefault="00DA15B6" w:rsidP="00DA15B6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537D8715" w14:textId="0A259914" w:rsidR="00DA15B6" w:rsidRDefault="00DA15B6" w:rsidP="00DA15B6">
            <w:pPr>
              <w:pStyle w:val="TableContent"/>
            </w:pPr>
            <w:proofErr w:type="spellStart"/>
            <w:r>
              <w:t>vao_c_admin_</w:t>
            </w:r>
            <w:r>
              <w:t>acc_client</w:t>
            </w:r>
            <w:proofErr w:type="spellEnd"/>
          </w:p>
        </w:tc>
        <w:tc>
          <w:tcPr>
            <w:tcW w:w="1620" w:type="dxa"/>
          </w:tcPr>
          <w:p w14:paraId="11B40D51" w14:textId="587840D1" w:rsidR="00DA15B6" w:rsidRDefault="00DA15B6" w:rsidP="00DA15B6">
            <w:pPr>
              <w:pStyle w:val="TableContent"/>
            </w:pPr>
            <w:r>
              <w:t>VARCHAR (16)</w:t>
            </w:r>
          </w:p>
        </w:tc>
        <w:tc>
          <w:tcPr>
            <w:tcW w:w="3367" w:type="dxa"/>
            <w:vAlign w:val="center"/>
          </w:tcPr>
          <w:p w14:paraId="436FAA5A" w14:textId="6696E107" w:rsidR="00DA15B6" w:rsidRDefault="003666F9" w:rsidP="00DA15B6">
            <w:pPr>
              <w:pStyle w:val="TableContent"/>
            </w:pPr>
            <w:proofErr w:type="spellStart"/>
            <w:r>
              <w:t>Rekening</w:t>
            </w:r>
            <w:proofErr w:type="spellEnd"/>
            <w:r>
              <w:t xml:space="preserve"> </w:t>
            </w:r>
            <w:proofErr w:type="spellStart"/>
            <w:r>
              <w:t>penampungan</w:t>
            </w:r>
            <w:proofErr w:type="spellEnd"/>
            <w:r>
              <w:t xml:space="preserve"> </w:t>
            </w:r>
            <w:proofErr w:type="spellStart"/>
            <w:r>
              <w:t>biaya</w:t>
            </w:r>
            <w:proofErr w:type="spellEnd"/>
            <w:r>
              <w:t xml:space="preserve"> admin </w:t>
            </w:r>
            <w:proofErr w:type="spellStart"/>
            <w:r>
              <w:t>milik</w:t>
            </w:r>
            <w:proofErr w:type="spellEnd"/>
            <w:r>
              <w:t xml:space="preserve"> client</w:t>
            </w:r>
          </w:p>
        </w:tc>
      </w:tr>
    </w:tbl>
    <w:p w14:paraId="50BD823B" w14:textId="77777777" w:rsidR="00770A85" w:rsidRDefault="00770A85" w:rsidP="00770A85">
      <w:pPr>
        <w:pStyle w:val="Paragraph"/>
        <w:ind w:left="630"/>
      </w:pPr>
    </w:p>
    <w:p w14:paraId="662A3C88" w14:textId="1139E954" w:rsidR="006804DA" w:rsidRDefault="006804DA" w:rsidP="00901845">
      <w:pPr>
        <w:pStyle w:val="Paragraph"/>
        <w:numPr>
          <w:ilvl w:val="0"/>
          <w:numId w:val="8"/>
        </w:numPr>
        <w:ind w:left="630" w:hanging="450"/>
      </w:pPr>
      <w:proofErr w:type="spellStart"/>
      <w:r>
        <w:t>vao_</w:t>
      </w:r>
      <w:r w:rsidR="00AB6820">
        <w:t>client_credential</w:t>
      </w:r>
      <w:proofErr w:type="spellEnd"/>
    </w:p>
    <w:tbl>
      <w:tblPr>
        <w:tblStyle w:val="TableGrid"/>
        <w:tblW w:w="8455" w:type="dxa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2065"/>
        <w:gridCol w:w="6390"/>
      </w:tblGrid>
      <w:tr w:rsidR="00770A85" w14:paraId="776EA0A2" w14:textId="77777777" w:rsidTr="00820EDC">
        <w:tc>
          <w:tcPr>
            <w:tcW w:w="2065" w:type="dxa"/>
          </w:tcPr>
          <w:p w14:paraId="13AEFBA6" w14:textId="77777777" w:rsidR="00770A85" w:rsidRDefault="00770A85" w:rsidP="00820EDC">
            <w:pPr>
              <w:pStyle w:val="Paragraph"/>
              <w:tabs>
                <w:tab w:val="left" w:pos="1773"/>
              </w:tabs>
            </w:pPr>
            <w:r>
              <w:t xml:space="preserve">Nama </w:t>
            </w:r>
            <w:proofErr w:type="spellStart"/>
            <w:r>
              <w:t>Tabel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3AF8D776" w14:textId="22A0DD76" w:rsidR="00770A85" w:rsidRDefault="00A56157" w:rsidP="00820EDC">
            <w:pPr>
              <w:pStyle w:val="Paragraph"/>
            </w:pPr>
            <w:proofErr w:type="spellStart"/>
            <w:r>
              <w:t>vao_client_credential</w:t>
            </w:r>
            <w:proofErr w:type="spellEnd"/>
          </w:p>
        </w:tc>
      </w:tr>
      <w:tr w:rsidR="00770A85" w14:paraId="7E34DDB0" w14:textId="77777777" w:rsidTr="00820EDC">
        <w:tc>
          <w:tcPr>
            <w:tcW w:w="2065" w:type="dxa"/>
          </w:tcPr>
          <w:p w14:paraId="6A154DBA" w14:textId="77777777" w:rsidR="00770A85" w:rsidRDefault="00770A85" w:rsidP="00820EDC">
            <w:pPr>
              <w:pStyle w:val="Paragraph"/>
              <w:tabs>
                <w:tab w:val="left" w:pos="1773"/>
              </w:tabs>
            </w:pPr>
            <w:proofErr w:type="spellStart"/>
            <w:r>
              <w:t>Deskripsi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4E53C18B" w14:textId="77777777" w:rsidR="00770A85" w:rsidRDefault="00770A85" w:rsidP="00820EDC">
            <w:pPr>
              <w:pStyle w:val="Paragraph"/>
            </w:pPr>
          </w:p>
        </w:tc>
      </w:tr>
    </w:tbl>
    <w:p w14:paraId="75B8F176" w14:textId="531433AD" w:rsidR="00770A85" w:rsidRDefault="00770A85" w:rsidP="00770A85">
      <w:pPr>
        <w:pStyle w:val="Paragraph"/>
        <w:ind w:left="630"/>
      </w:pPr>
    </w:p>
    <w:p w14:paraId="1D9A3D9D" w14:textId="2AB18327" w:rsidR="00AE24A0" w:rsidRDefault="00AE24A0" w:rsidP="00AE24A0">
      <w:pPr>
        <w:pStyle w:val="Caption"/>
        <w:keepNext/>
        <w:ind w:left="180"/>
      </w:pPr>
      <w:bookmarkStart w:id="127" w:name="_Toc117602888"/>
      <w:r>
        <w:t xml:space="preserve">Tabel </w:t>
      </w:r>
      <w:fldSimple w:instr=" SEQ Tabel \* ARABIC ">
        <w:r w:rsidR="00477121">
          <w:rPr>
            <w:noProof/>
          </w:rPr>
          <w:t>8</w:t>
        </w:r>
      </w:fldSimple>
      <w:r>
        <w:rPr>
          <w:lang w:val="en-US"/>
        </w:rPr>
        <w:t xml:space="preserve">. </w:t>
      </w:r>
      <w:proofErr w:type="spellStart"/>
      <w:r>
        <w:rPr>
          <w:lang w:val="en-US"/>
        </w:rPr>
        <w:t>vao_client_credential</w:t>
      </w:r>
      <w:bookmarkEnd w:id="127"/>
      <w:proofErr w:type="spellEnd"/>
    </w:p>
    <w:tbl>
      <w:tblPr>
        <w:tblStyle w:val="TableGrid"/>
        <w:tblW w:w="8767" w:type="dxa"/>
        <w:tblInd w:w="175" w:type="dxa"/>
        <w:tblLook w:val="04A0" w:firstRow="1" w:lastRow="0" w:firstColumn="1" w:lastColumn="0" w:noHBand="0" w:noVBand="1"/>
      </w:tblPr>
      <w:tblGrid>
        <w:gridCol w:w="612"/>
        <w:gridCol w:w="3168"/>
        <w:gridCol w:w="1620"/>
        <w:gridCol w:w="3367"/>
      </w:tblGrid>
      <w:tr w:rsidR="00770A85" w14:paraId="4E7201DC" w14:textId="77777777" w:rsidTr="00820EDC">
        <w:tc>
          <w:tcPr>
            <w:tcW w:w="612" w:type="dxa"/>
            <w:shd w:val="clear" w:color="auto" w:fill="9CC2E5" w:themeFill="accent5" w:themeFillTint="99"/>
            <w:vAlign w:val="center"/>
          </w:tcPr>
          <w:p w14:paraId="18D8CE96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Key ID</w:t>
            </w:r>
          </w:p>
        </w:tc>
        <w:tc>
          <w:tcPr>
            <w:tcW w:w="3168" w:type="dxa"/>
            <w:shd w:val="clear" w:color="auto" w:fill="9CC2E5" w:themeFill="accent5" w:themeFillTint="99"/>
            <w:vAlign w:val="center"/>
          </w:tcPr>
          <w:p w14:paraId="507A10A1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Nama Field</w:t>
            </w:r>
          </w:p>
        </w:tc>
        <w:tc>
          <w:tcPr>
            <w:tcW w:w="1620" w:type="dxa"/>
            <w:shd w:val="clear" w:color="auto" w:fill="9CC2E5" w:themeFill="accent5" w:themeFillTint="99"/>
            <w:vAlign w:val="center"/>
          </w:tcPr>
          <w:p w14:paraId="75DCDCE8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Tipe</w:t>
            </w:r>
            <w:proofErr w:type="spellEnd"/>
            <w:r w:rsidRPr="007A0594">
              <w:rPr>
                <w:b/>
                <w:bCs/>
              </w:rPr>
              <w:t xml:space="preserve"> Data</w:t>
            </w:r>
          </w:p>
        </w:tc>
        <w:tc>
          <w:tcPr>
            <w:tcW w:w="3367" w:type="dxa"/>
            <w:shd w:val="clear" w:color="auto" w:fill="9CC2E5" w:themeFill="accent5" w:themeFillTint="99"/>
            <w:vAlign w:val="center"/>
          </w:tcPr>
          <w:p w14:paraId="3513AA1E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Deskripsi</w:t>
            </w:r>
            <w:proofErr w:type="spellEnd"/>
          </w:p>
        </w:tc>
      </w:tr>
      <w:tr w:rsidR="00E65B4D" w14:paraId="0D78BD0B" w14:textId="77777777" w:rsidTr="00820EDC">
        <w:tc>
          <w:tcPr>
            <w:tcW w:w="612" w:type="dxa"/>
            <w:vAlign w:val="center"/>
          </w:tcPr>
          <w:p w14:paraId="06BE4146" w14:textId="65DABCF6" w:rsidR="00E65B4D" w:rsidRDefault="008E7632" w:rsidP="00E65B4D">
            <w:pPr>
              <w:pStyle w:val="TableContent"/>
            </w:pPr>
            <w:r>
              <w:t>F</w:t>
            </w:r>
            <w:r w:rsidR="00E600B1">
              <w:t>K</w:t>
            </w:r>
          </w:p>
        </w:tc>
        <w:tc>
          <w:tcPr>
            <w:tcW w:w="3168" w:type="dxa"/>
          </w:tcPr>
          <w:p w14:paraId="4BDAC091" w14:textId="467C8A7A" w:rsidR="00E65B4D" w:rsidRDefault="00E65B4D" w:rsidP="00E65B4D">
            <w:pPr>
              <w:pStyle w:val="TableContent"/>
            </w:pPr>
            <w:proofErr w:type="spellStart"/>
            <w:r w:rsidRPr="0078503E">
              <w:t>vao_c_id</w:t>
            </w:r>
            <w:proofErr w:type="spellEnd"/>
          </w:p>
        </w:tc>
        <w:tc>
          <w:tcPr>
            <w:tcW w:w="1620" w:type="dxa"/>
          </w:tcPr>
          <w:p w14:paraId="221A65FA" w14:textId="74D996EF" w:rsidR="00E65B4D" w:rsidRDefault="00E65B4D" w:rsidP="00E65B4D">
            <w:pPr>
              <w:pStyle w:val="TableContent"/>
            </w:pPr>
            <w:r w:rsidRPr="00EB5A4A">
              <w:t>INT4 (32)</w:t>
            </w:r>
          </w:p>
        </w:tc>
        <w:tc>
          <w:tcPr>
            <w:tcW w:w="3367" w:type="dxa"/>
            <w:vAlign w:val="center"/>
          </w:tcPr>
          <w:p w14:paraId="69C6DF7D" w14:textId="4B0E436D" w:rsidR="00E65B4D" w:rsidRDefault="00A50B80" w:rsidP="00E65B4D">
            <w:pPr>
              <w:pStyle w:val="TableContent"/>
            </w:pPr>
            <w:r>
              <w:t xml:space="preserve">Client ID. </w:t>
            </w:r>
            <w:proofErr w:type="spellStart"/>
            <w:r>
              <w:t>Berelasi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vao_client</w:t>
            </w:r>
            <w:proofErr w:type="spellEnd"/>
            <w:r>
              <w:t xml:space="preserve">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vao_c_id</w:t>
            </w:r>
            <w:proofErr w:type="spellEnd"/>
          </w:p>
        </w:tc>
      </w:tr>
      <w:tr w:rsidR="00E65B4D" w14:paraId="7D723B50" w14:textId="77777777" w:rsidTr="00820EDC">
        <w:tc>
          <w:tcPr>
            <w:tcW w:w="612" w:type="dxa"/>
            <w:vAlign w:val="center"/>
          </w:tcPr>
          <w:p w14:paraId="6BF9016C" w14:textId="77777777" w:rsidR="00E65B4D" w:rsidRDefault="00E65B4D" w:rsidP="00E65B4D">
            <w:pPr>
              <w:pStyle w:val="TableContent"/>
            </w:pPr>
          </w:p>
        </w:tc>
        <w:tc>
          <w:tcPr>
            <w:tcW w:w="3168" w:type="dxa"/>
          </w:tcPr>
          <w:p w14:paraId="4AB86F70" w14:textId="32D936AC" w:rsidR="00E65B4D" w:rsidRDefault="00E65B4D" w:rsidP="00E65B4D">
            <w:pPr>
              <w:pStyle w:val="TableContent"/>
            </w:pPr>
            <w:proofErr w:type="spellStart"/>
            <w:r w:rsidRPr="0078503E">
              <w:t>vao_cc_client_id</w:t>
            </w:r>
            <w:proofErr w:type="spellEnd"/>
          </w:p>
        </w:tc>
        <w:tc>
          <w:tcPr>
            <w:tcW w:w="1620" w:type="dxa"/>
          </w:tcPr>
          <w:p w14:paraId="20980869" w14:textId="051FEB6B" w:rsidR="00E65B4D" w:rsidRDefault="00E65B4D" w:rsidP="00E65B4D">
            <w:pPr>
              <w:pStyle w:val="TableContent"/>
            </w:pPr>
            <w:r w:rsidRPr="00EB5A4A">
              <w:t>VARCHAR (45)</w:t>
            </w:r>
          </w:p>
        </w:tc>
        <w:tc>
          <w:tcPr>
            <w:tcW w:w="3367" w:type="dxa"/>
            <w:vAlign w:val="center"/>
          </w:tcPr>
          <w:p w14:paraId="03876D21" w14:textId="72982E40" w:rsidR="00E65B4D" w:rsidRDefault="00735A1C" w:rsidP="00E65B4D">
            <w:pPr>
              <w:pStyle w:val="TableContent"/>
            </w:pPr>
            <w:r>
              <w:t>Client credential ID</w:t>
            </w:r>
          </w:p>
        </w:tc>
      </w:tr>
      <w:tr w:rsidR="00E65B4D" w14:paraId="311A4A1B" w14:textId="77777777" w:rsidTr="00820EDC">
        <w:tc>
          <w:tcPr>
            <w:tcW w:w="612" w:type="dxa"/>
            <w:vAlign w:val="center"/>
          </w:tcPr>
          <w:p w14:paraId="225A7256" w14:textId="77777777" w:rsidR="00E65B4D" w:rsidRDefault="00E65B4D" w:rsidP="00E65B4D">
            <w:pPr>
              <w:pStyle w:val="TableContent"/>
            </w:pPr>
          </w:p>
        </w:tc>
        <w:tc>
          <w:tcPr>
            <w:tcW w:w="3168" w:type="dxa"/>
          </w:tcPr>
          <w:p w14:paraId="02E113E7" w14:textId="521341D8" w:rsidR="00E65B4D" w:rsidRPr="00644EC6" w:rsidRDefault="00E65B4D" w:rsidP="00E65B4D">
            <w:pPr>
              <w:pStyle w:val="TableContent"/>
            </w:pPr>
            <w:proofErr w:type="spellStart"/>
            <w:r w:rsidRPr="0078503E">
              <w:t>vao_cc_client_secret</w:t>
            </w:r>
            <w:proofErr w:type="spellEnd"/>
          </w:p>
        </w:tc>
        <w:tc>
          <w:tcPr>
            <w:tcW w:w="1620" w:type="dxa"/>
          </w:tcPr>
          <w:p w14:paraId="0FC54369" w14:textId="23405FAC" w:rsidR="00E65B4D" w:rsidRPr="00BE771C" w:rsidRDefault="00E65B4D" w:rsidP="00E65B4D">
            <w:pPr>
              <w:pStyle w:val="TableContent"/>
            </w:pPr>
            <w:r w:rsidRPr="00EB5A4A">
              <w:t>VARCHAR (255)</w:t>
            </w:r>
          </w:p>
        </w:tc>
        <w:tc>
          <w:tcPr>
            <w:tcW w:w="3367" w:type="dxa"/>
            <w:vAlign w:val="center"/>
          </w:tcPr>
          <w:p w14:paraId="1DB7D95B" w14:textId="77777777" w:rsidR="00E65B4D" w:rsidRDefault="00E65B4D" w:rsidP="00E65B4D">
            <w:pPr>
              <w:pStyle w:val="TableContent"/>
            </w:pPr>
          </w:p>
        </w:tc>
      </w:tr>
    </w:tbl>
    <w:p w14:paraId="490F5EC5" w14:textId="77777777" w:rsidR="00770A85" w:rsidRDefault="00770A85" w:rsidP="00770A85">
      <w:pPr>
        <w:pStyle w:val="Paragraph"/>
        <w:ind w:left="630"/>
      </w:pPr>
    </w:p>
    <w:p w14:paraId="5A660470" w14:textId="6DB38D1F" w:rsidR="006804DA" w:rsidRDefault="006804DA" w:rsidP="00901845">
      <w:pPr>
        <w:pStyle w:val="Paragraph"/>
        <w:numPr>
          <w:ilvl w:val="0"/>
          <w:numId w:val="8"/>
        </w:numPr>
        <w:ind w:left="630" w:hanging="450"/>
      </w:pPr>
      <w:proofErr w:type="spellStart"/>
      <w:r>
        <w:t>vao_</w:t>
      </w:r>
      <w:r w:rsidR="00AB6820">
        <w:t>client_token</w:t>
      </w:r>
      <w:proofErr w:type="spellEnd"/>
    </w:p>
    <w:tbl>
      <w:tblPr>
        <w:tblStyle w:val="TableGrid"/>
        <w:tblW w:w="8455" w:type="dxa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2065"/>
        <w:gridCol w:w="6390"/>
      </w:tblGrid>
      <w:tr w:rsidR="00770A85" w14:paraId="08EF9B77" w14:textId="77777777" w:rsidTr="00820EDC">
        <w:tc>
          <w:tcPr>
            <w:tcW w:w="2065" w:type="dxa"/>
          </w:tcPr>
          <w:p w14:paraId="3C93E6AB" w14:textId="77777777" w:rsidR="00770A85" w:rsidRDefault="00770A85" w:rsidP="00820EDC">
            <w:pPr>
              <w:pStyle w:val="Paragraph"/>
              <w:tabs>
                <w:tab w:val="left" w:pos="1773"/>
              </w:tabs>
            </w:pPr>
            <w:r>
              <w:t xml:space="preserve">Nama </w:t>
            </w:r>
            <w:proofErr w:type="spellStart"/>
            <w:r>
              <w:t>Tabel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11050724" w14:textId="18F4D051" w:rsidR="00770A85" w:rsidRDefault="00735A1C" w:rsidP="00820EDC">
            <w:pPr>
              <w:pStyle w:val="Paragraph"/>
            </w:pPr>
            <w:proofErr w:type="spellStart"/>
            <w:r>
              <w:t>vao_client_token</w:t>
            </w:r>
            <w:proofErr w:type="spellEnd"/>
          </w:p>
        </w:tc>
      </w:tr>
      <w:tr w:rsidR="00770A85" w14:paraId="4C7A878D" w14:textId="77777777" w:rsidTr="00820EDC">
        <w:tc>
          <w:tcPr>
            <w:tcW w:w="2065" w:type="dxa"/>
          </w:tcPr>
          <w:p w14:paraId="6B2BDE39" w14:textId="77777777" w:rsidR="00770A85" w:rsidRDefault="00770A85" w:rsidP="00820EDC">
            <w:pPr>
              <w:pStyle w:val="Paragraph"/>
              <w:tabs>
                <w:tab w:val="left" w:pos="1773"/>
              </w:tabs>
            </w:pPr>
            <w:proofErr w:type="spellStart"/>
            <w:r>
              <w:t>Deskripsi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0CF9212E" w14:textId="77777777" w:rsidR="00770A85" w:rsidRDefault="00770A85" w:rsidP="00820EDC">
            <w:pPr>
              <w:pStyle w:val="Paragraph"/>
            </w:pPr>
          </w:p>
        </w:tc>
      </w:tr>
    </w:tbl>
    <w:p w14:paraId="1C39CB23" w14:textId="7032AE57" w:rsidR="00770A85" w:rsidRDefault="00770A85" w:rsidP="00770A85">
      <w:pPr>
        <w:pStyle w:val="Paragraph"/>
        <w:ind w:left="630"/>
      </w:pPr>
    </w:p>
    <w:p w14:paraId="3259493B" w14:textId="7A61EA42" w:rsidR="00AE24A0" w:rsidRDefault="00AE24A0" w:rsidP="00AE24A0">
      <w:pPr>
        <w:pStyle w:val="Caption"/>
        <w:keepNext/>
        <w:ind w:left="180"/>
      </w:pPr>
      <w:bookmarkStart w:id="128" w:name="_Toc117602889"/>
      <w:r>
        <w:t xml:space="preserve">Tabel </w:t>
      </w:r>
      <w:fldSimple w:instr=" SEQ Tabel \* ARABIC ">
        <w:r w:rsidR="00477121">
          <w:rPr>
            <w:noProof/>
          </w:rPr>
          <w:t>9</w:t>
        </w:r>
      </w:fldSimple>
      <w:r>
        <w:rPr>
          <w:lang w:val="en-US"/>
        </w:rPr>
        <w:t xml:space="preserve">. </w:t>
      </w:r>
      <w:proofErr w:type="spellStart"/>
      <w:r>
        <w:rPr>
          <w:lang w:val="en-US"/>
        </w:rPr>
        <w:t>vao_client_token</w:t>
      </w:r>
      <w:bookmarkEnd w:id="128"/>
      <w:proofErr w:type="spellEnd"/>
    </w:p>
    <w:tbl>
      <w:tblPr>
        <w:tblStyle w:val="TableGrid"/>
        <w:tblW w:w="8767" w:type="dxa"/>
        <w:tblInd w:w="175" w:type="dxa"/>
        <w:tblLook w:val="04A0" w:firstRow="1" w:lastRow="0" w:firstColumn="1" w:lastColumn="0" w:noHBand="0" w:noVBand="1"/>
      </w:tblPr>
      <w:tblGrid>
        <w:gridCol w:w="612"/>
        <w:gridCol w:w="3168"/>
        <w:gridCol w:w="1620"/>
        <w:gridCol w:w="3367"/>
      </w:tblGrid>
      <w:tr w:rsidR="00770A85" w14:paraId="6B318253" w14:textId="77777777" w:rsidTr="00820EDC">
        <w:tc>
          <w:tcPr>
            <w:tcW w:w="612" w:type="dxa"/>
            <w:shd w:val="clear" w:color="auto" w:fill="9CC2E5" w:themeFill="accent5" w:themeFillTint="99"/>
            <w:vAlign w:val="center"/>
          </w:tcPr>
          <w:p w14:paraId="067DBABB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Key ID</w:t>
            </w:r>
          </w:p>
        </w:tc>
        <w:tc>
          <w:tcPr>
            <w:tcW w:w="3168" w:type="dxa"/>
            <w:shd w:val="clear" w:color="auto" w:fill="9CC2E5" w:themeFill="accent5" w:themeFillTint="99"/>
            <w:vAlign w:val="center"/>
          </w:tcPr>
          <w:p w14:paraId="20714D82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Nama Field</w:t>
            </w:r>
          </w:p>
        </w:tc>
        <w:tc>
          <w:tcPr>
            <w:tcW w:w="1620" w:type="dxa"/>
            <w:shd w:val="clear" w:color="auto" w:fill="9CC2E5" w:themeFill="accent5" w:themeFillTint="99"/>
            <w:vAlign w:val="center"/>
          </w:tcPr>
          <w:p w14:paraId="35B74932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Tipe</w:t>
            </w:r>
            <w:proofErr w:type="spellEnd"/>
            <w:r w:rsidRPr="007A0594">
              <w:rPr>
                <w:b/>
                <w:bCs/>
              </w:rPr>
              <w:t xml:space="preserve"> Data</w:t>
            </w:r>
          </w:p>
        </w:tc>
        <w:tc>
          <w:tcPr>
            <w:tcW w:w="3367" w:type="dxa"/>
            <w:shd w:val="clear" w:color="auto" w:fill="9CC2E5" w:themeFill="accent5" w:themeFillTint="99"/>
            <w:vAlign w:val="center"/>
          </w:tcPr>
          <w:p w14:paraId="537FDC41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Deskripsi</w:t>
            </w:r>
            <w:proofErr w:type="spellEnd"/>
          </w:p>
        </w:tc>
      </w:tr>
      <w:tr w:rsidR="00B27B8B" w14:paraId="08E7FBBF" w14:textId="77777777" w:rsidTr="00820EDC">
        <w:tc>
          <w:tcPr>
            <w:tcW w:w="612" w:type="dxa"/>
            <w:vAlign w:val="center"/>
          </w:tcPr>
          <w:p w14:paraId="6561ACC0" w14:textId="38FB1BB1" w:rsidR="00B27B8B" w:rsidRDefault="00E600B1" w:rsidP="00B27B8B">
            <w:pPr>
              <w:pStyle w:val="TableContent"/>
            </w:pPr>
            <w:r>
              <w:t>PK</w:t>
            </w:r>
          </w:p>
        </w:tc>
        <w:tc>
          <w:tcPr>
            <w:tcW w:w="3168" w:type="dxa"/>
          </w:tcPr>
          <w:p w14:paraId="6F2D32AA" w14:textId="27D167B7" w:rsidR="00B27B8B" w:rsidRDefault="00B27B8B" w:rsidP="00B27B8B">
            <w:pPr>
              <w:pStyle w:val="TableContent"/>
            </w:pPr>
            <w:proofErr w:type="spellStart"/>
            <w:r w:rsidRPr="00D02BCA">
              <w:t>vao_ct_id</w:t>
            </w:r>
            <w:proofErr w:type="spellEnd"/>
          </w:p>
        </w:tc>
        <w:tc>
          <w:tcPr>
            <w:tcW w:w="1620" w:type="dxa"/>
          </w:tcPr>
          <w:p w14:paraId="33FD99B2" w14:textId="52E05ABC" w:rsidR="00B27B8B" w:rsidRDefault="00B27B8B" w:rsidP="00B27B8B">
            <w:pPr>
              <w:pStyle w:val="TableContent"/>
            </w:pPr>
            <w:r w:rsidRPr="00131FC0">
              <w:t>INT8 (64)</w:t>
            </w:r>
          </w:p>
        </w:tc>
        <w:tc>
          <w:tcPr>
            <w:tcW w:w="3367" w:type="dxa"/>
            <w:vAlign w:val="center"/>
          </w:tcPr>
          <w:p w14:paraId="22FE17E9" w14:textId="54D2C080" w:rsidR="00B27B8B" w:rsidRDefault="00B32CF0" w:rsidP="00B27B8B">
            <w:pPr>
              <w:pStyle w:val="TableContent"/>
            </w:pPr>
            <w:r>
              <w:t>ID token</w:t>
            </w:r>
          </w:p>
        </w:tc>
      </w:tr>
      <w:tr w:rsidR="00B27B8B" w14:paraId="0F1D8095" w14:textId="77777777" w:rsidTr="00820EDC">
        <w:tc>
          <w:tcPr>
            <w:tcW w:w="612" w:type="dxa"/>
            <w:vAlign w:val="center"/>
          </w:tcPr>
          <w:p w14:paraId="46B18768" w14:textId="0DD44B69" w:rsidR="00B27B8B" w:rsidRDefault="00E600B1" w:rsidP="00B27B8B">
            <w:pPr>
              <w:pStyle w:val="TableContent"/>
            </w:pPr>
            <w:r>
              <w:t>FK</w:t>
            </w:r>
          </w:p>
        </w:tc>
        <w:tc>
          <w:tcPr>
            <w:tcW w:w="3168" w:type="dxa"/>
          </w:tcPr>
          <w:p w14:paraId="23A48364" w14:textId="27848D5B" w:rsidR="00B27B8B" w:rsidRDefault="00B27B8B" w:rsidP="00B27B8B">
            <w:pPr>
              <w:pStyle w:val="TableContent"/>
            </w:pPr>
            <w:proofErr w:type="spellStart"/>
            <w:r w:rsidRPr="00D02BCA">
              <w:t>vao_c_id</w:t>
            </w:r>
            <w:proofErr w:type="spellEnd"/>
          </w:p>
        </w:tc>
        <w:tc>
          <w:tcPr>
            <w:tcW w:w="1620" w:type="dxa"/>
          </w:tcPr>
          <w:p w14:paraId="7951484D" w14:textId="6BF15750" w:rsidR="00B27B8B" w:rsidRDefault="00B27B8B" w:rsidP="00B27B8B">
            <w:pPr>
              <w:pStyle w:val="TableContent"/>
            </w:pPr>
            <w:r w:rsidRPr="00131FC0">
              <w:t>INT4 (32)</w:t>
            </w:r>
          </w:p>
        </w:tc>
        <w:tc>
          <w:tcPr>
            <w:tcW w:w="3367" w:type="dxa"/>
            <w:vAlign w:val="center"/>
          </w:tcPr>
          <w:p w14:paraId="3E4F9BEC" w14:textId="3860EEDD" w:rsidR="00B27B8B" w:rsidRDefault="00B32CF0" w:rsidP="00B27B8B">
            <w:pPr>
              <w:pStyle w:val="TableContent"/>
            </w:pPr>
            <w:r>
              <w:t xml:space="preserve">Client ID. </w:t>
            </w:r>
            <w:proofErr w:type="spellStart"/>
            <w:r>
              <w:t>Berelasi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table </w:t>
            </w:r>
            <w:proofErr w:type="spellStart"/>
            <w:r>
              <w:t>vao_client</w:t>
            </w:r>
            <w:proofErr w:type="spellEnd"/>
            <w:r>
              <w:t xml:space="preserve">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vao_c_id</w:t>
            </w:r>
            <w:proofErr w:type="spellEnd"/>
          </w:p>
        </w:tc>
      </w:tr>
      <w:tr w:rsidR="00B27B8B" w14:paraId="23C10079" w14:textId="77777777" w:rsidTr="00820EDC">
        <w:tc>
          <w:tcPr>
            <w:tcW w:w="612" w:type="dxa"/>
            <w:vAlign w:val="center"/>
          </w:tcPr>
          <w:p w14:paraId="79DA916B" w14:textId="77777777" w:rsidR="00B27B8B" w:rsidRDefault="00B27B8B" w:rsidP="00B27B8B">
            <w:pPr>
              <w:pStyle w:val="TableContent"/>
            </w:pPr>
          </w:p>
        </w:tc>
        <w:tc>
          <w:tcPr>
            <w:tcW w:w="3168" w:type="dxa"/>
          </w:tcPr>
          <w:p w14:paraId="5109A60A" w14:textId="232FA68A" w:rsidR="00B27B8B" w:rsidRPr="00644EC6" w:rsidRDefault="00B27B8B" w:rsidP="00B27B8B">
            <w:pPr>
              <w:pStyle w:val="TableContent"/>
            </w:pPr>
            <w:proofErr w:type="spellStart"/>
            <w:r w:rsidRPr="00D02BCA">
              <w:t>vao_ct_token</w:t>
            </w:r>
            <w:proofErr w:type="spellEnd"/>
          </w:p>
        </w:tc>
        <w:tc>
          <w:tcPr>
            <w:tcW w:w="1620" w:type="dxa"/>
          </w:tcPr>
          <w:p w14:paraId="7A33A452" w14:textId="7E57871F" w:rsidR="00B27B8B" w:rsidRPr="00BE771C" w:rsidRDefault="00B27B8B" w:rsidP="00B27B8B">
            <w:pPr>
              <w:pStyle w:val="TableContent"/>
            </w:pPr>
            <w:r w:rsidRPr="00131FC0">
              <w:t>VARCHAR (255)</w:t>
            </w:r>
          </w:p>
        </w:tc>
        <w:tc>
          <w:tcPr>
            <w:tcW w:w="3367" w:type="dxa"/>
            <w:vAlign w:val="center"/>
          </w:tcPr>
          <w:p w14:paraId="2A33E410" w14:textId="552A943C" w:rsidR="00B27B8B" w:rsidRDefault="00D55F2B" w:rsidP="00B27B8B">
            <w:pPr>
              <w:pStyle w:val="TableContent"/>
            </w:pPr>
            <w:r>
              <w:t>Client token</w:t>
            </w:r>
          </w:p>
        </w:tc>
      </w:tr>
      <w:tr w:rsidR="00B27B8B" w14:paraId="1DC8E290" w14:textId="77777777" w:rsidTr="00820EDC">
        <w:tc>
          <w:tcPr>
            <w:tcW w:w="612" w:type="dxa"/>
            <w:vAlign w:val="center"/>
          </w:tcPr>
          <w:p w14:paraId="3E3BE073" w14:textId="77777777" w:rsidR="00B27B8B" w:rsidRDefault="00B27B8B" w:rsidP="00B27B8B">
            <w:pPr>
              <w:pStyle w:val="TableContent"/>
            </w:pPr>
          </w:p>
        </w:tc>
        <w:tc>
          <w:tcPr>
            <w:tcW w:w="3168" w:type="dxa"/>
          </w:tcPr>
          <w:p w14:paraId="1A1E61FD" w14:textId="7614C4BC" w:rsidR="00B27B8B" w:rsidRDefault="00B27B8B" w:rsidP="00B27B8B">
            <w:pPr>
              <w:pStyle w:val="TableContent"/>
            </w:pPr>
            <w:proofErr w:type="spellStart"/>
            <w:r w:rsidRPr="00D02BCA">
              <w:t>vao_ct_expired_at</w:t>
            </w:r>
            <w:proofErr w:type="spellEnd"/>
          </w:p>
        </w:tc>
        <w:tc>
          <w:tcPr>
            <w:tcW w:w="1620" w:type="dxa"/>
          </w:tcPr>
          <w:p w14:paraId="1AA1E1F5" w14:textId="17AC0AF3" w:rsidR="00B27B8B" w:rsidRDefault="00B27B8B" w:rsidP="00B27B8B">
            <w:pPr>
              <w:pStyle w:val="TableContent"/>
            </w:pPr>
            <w:r w:rsidRPr="00131FC0">
              <w:t>TIMESTAMPTZ (6)</w:t>
            </w:r>
          </w:p>
        </w:tc>
        <w:tc>
          <w:tcPr>
            <w:tcW w:w="3367" w:type="dxa"/>
            <w:vAlign w:val="center"/>
          </w:tcPr>
          <w:p w14:paraId="4F662C93" w14:textId="226B4FFA" w:rsidR="00B27B8B" w:rsidRDefault="00D55F2B" w:rsidP="00B27B8B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token expired</w:t>
            </w:r>
          </w:p>
        </w:tc>
      </w:tr>
    </w:tbl>
    <w:p w14:paraId="63573B63" w14:textId="77777777" w:rsidR="00770A85" w:rsidRDefault="00770A85" w:rsidP="00770A85">
      <w:pPr>
        <w:pStyle w:val="Paragraph"/>
        <w:ind w:left="630"/>
      </w:pPr>
    </w:p>
    <w:p w14:paraId="344C9277" w14:textId="248E2181" w:rsidR="006804DA" w:rsidRDefault="006804DA" w:rsidP="00901845">
      <w:pPr>
        <w:pStyle w:val="Paragraph"/>
        <w:numPr>
          <w:ilvl w:val="0"/>
          <w:numId w:val="8"/>
        </w:numPr>
        <w:ind w:left="630" w:hanging="450"/>
      </w:pPr>
      <w:proofErr w:type="spellStart"/>
      <w:r>
        <w:t>vao_</w:t>
      </w:r>
      <w:r w:rsidR="00AB6820">
        <w:t>jenis_pajak</w:t>
      </w:r>
      <w:proofErr w:type="spellEnd"/>
    </w:p>
    <w:tbl>
      <w:tblPr>
        <w:tblStyle w:val="TableGrid"/>
        <w:tblW w:w="8455" w:type="dxa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2065"/>
        <w:gridCol w:w="6390"/>
      </w:tblGrid>
      <w:tr w:rsidR="00770A85" w14:paraId="08938E2E" w14:textId="77777777" w:rsidTr="00820EDC">
        <w:tc>
          <w:tcPr>
            <w:tcW w:w="2065" w:type="dxa"/>
          </w:tcPr>
          <w:p w14:paraId="0993324D" w14:textId="77777777" w:rsidR="00770A85" w:rsidRDefault="00770A85" w:rsidP="00820EDC">
            <w:pPr>
              <w:pStyle w:val="Paragraph"/>
              <w:tabs>
                <w:tab w:val="left" w:pos="1773"/>
              </w:tabs>
            </w:pPr>
            <w:r>
              <w:t xml:space="preserve">Nama </w:t>
            </w:r>
            <w:proofErr w:type="spellStart"/>
            <w:r>
              <w:t>Tabel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6EFD5ADC" w14:textId="79AF8E4A" w:rsidR="00770A85" w:rsidRDefault="00D55F2B" w:rsidP="00820EDC">
            <w:pPr>
              <w:pStyle w:val="Paragraph"/>
            </w:pPr>
            <w:proofErr w:type="spellStart"/>
            <w:r>
              <w:t>vao_jenis_pajak</w:t>
            </w:r>
            <w:proofErr w:type="spellEnd"/>
          </w:p>
        </w:tc>
      </w:tr>
      <w:tr w:rsidR="00770A85" w14:paraId="24B48660" w14:textId="77777777" w:rsidTr="00820EDC">
        <w:tc>
          <w:tcPr>
            <w:tcW w:w="2065" w:type="dxa"/>
          </w:tcPr>
          <w:p w14:paraId="1FC22FB0" w14:textId="77777777" w:rsidR="00770A85" w:rsidRDefault="00770A85" w:rsidP="00820EDC">
            <w:pPr>
              <w:pStyle w:val="Paragraph"/>
              <w:tabs>
                <w:tab w:val="left" w:pos="1773"/>
              </w:tabs>
            </w:pPr>
            <w:proofErr w:type="spellStart"/>
            <w:r>
              <w:t>Deskripsi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77AC3685" w14:textId="2B37595E" w:rsidR="00770A85" w:rsidRDefault="00054F13" w:rsidP="00820EDC">
            <w:pPr>
              <w:pStyle w:val="Paragraph"/>
            </w:pPr>
            <w:proofErr w:type="spellStart"/>
            <w:r>
              <w:t>T</w:t>
            </w:r>
            <w:r w:rsidR="00D55F2B">
              <w:t>abel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pajak</w:t>
            </w:r>
            <w:proofErr w:type="spellEnd"/>
          </w:p>
        </w:tc>
      </w:tr>
    </w:tbl>
    <w:p w14:paraId="7BA811D9" w14:textId="79C1B6AD" w:rsidR="00770A85" w:rsidRDefault="00770A85" w:rsidP="00770A85">
      <w:pPr>
        <w:pStyle w:val="Paragraph"/>
        <w:ind w:left="630"/>
      </w:pPr>
    </w:p>
    <w:p w14:paraId="54262B94" w14:textId="0F0BB662" w:rsidR="00AE24A0" w:rsidRDefault="00AE24A0" w:rsidP="00AE24A0">
      <w:pPr>
        <w:pStyle w:val="Caption"/>
        <w:keepNext/>
      </w:pPr>
      <w:bookmarkStart w:id="129" w:name="_Toc117602890"/>
      <w:r>
        <w:t xml:space="preserve">Tabel </w:t>
      </w:r>
      <w:fldSimple w:instr=" SEQ Tabel \* ARABIC ">
        <w:r w:rsidR="00477121">
          <w:rPr>
            <w:noProof/>
          </w:rPr>
          <w:t>10</w:t>
        </w:r>
      </w:fldSimple>
      <w:r>
        <w:rPr>
          <w:lang w:val="en-US"/>
        </w:rPr>
        <w:t xml:space="preserve">. </w:t>
      </w:r>
      <w:proofErr w:type="spellStart"/>
      <w:r>
        <w:rPr>
          <w:lang w:val="en-US"/>
        </w:rPr>
        <w:t>vao_jenis_pajak</w:t>
      </w:r>
      <w:bookmarkEnd w:id="129"/>
      <w:proofErr w:type="spellEnd"/>
    </w:p>
    <w:tbl>
      <w:tblPr>
        <w:tblStyle w:val="TableGrid"/>
        <w:tblW w:w="8767" w:type="dxa"/>
        <w:tblInd w:w="175" w:type="dxa"/>
        <w:tblLook w:val="04A0" w:firstRow="1" w:lastRow="0" w:firstColumn="1" w:lastColumn="0" w:noHBand="0" w:noVBand="1"/>
      </w:tblPr>
      <w:tblGrid>
        <w:gridCol w:w="612"/>
        <w:gridCol w:w="3168"/>
        <w:gridCol w:w="1620"/>
        <w:gridCol w:w="3367"/>
      </w:tblGrid>
      <w:tr w:rsidR="00770A85" w14:paraId="166CEF0D" w14:textId="77777777" w:rsidTr="00820EDC">
        <w:tc>
          <w:tcPr>
            <w:tcW w:w="612" w:type="dxa"/>
            <w:shd w:val="clear" w:color="auto" w:fill="9CC2E5" w:themeFill="accent5" w:themeFillTint="99"/>
            <w:vAlign w:val="center"/>
          </w:tcPr>
          <w:p w14:paraId="0F3A1F69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Key ID</w:t>
            </w:r>
          </w:p>
        </w:tc>
        <w:tc>
          <w:tcPr>
            <w:tcW w:w="3168" w:type="dxa"/>
            <w:shd w:val="clear" w:color="auto" w:fill="9CC2E5" w:themeFill="accent5" w:themeFillTint="99"/>
            <w:vAlign w:val="center"/>
          </w:tcPr>
          <w:p w14:paraId="43D3A62F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Nama Field</w:t>
            </w:r>
          </w:p>
        </w:tc>
        <w:tc>
          <w:tcPr>
            <w:tcW w:w="1620" w:type="dxa"/>
            <w:shd w:val="clear" w:color="auto" w:fill="9CC2E5" w:themeFill="accent5" w:themeFillTint="99"/>
            <w:vAlign w:val="center"/>
          </w:tcPr>
          <w:p w14:paraId="299B24E7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Tipe</w:t>
            </w:r>
            <w:proofErr w:type="spellEnd"/>
            <w:r w:rsidRPr="007A0594">
              <w:rPr>
                <w:b/>
                <w:bCs/>
              </w:rPr>
              <w:t xml:space="preserve"> Data</w:t>
            </w:r>
          </w:p>
        </w:tc>
        <w:tc>
          <w:tcPr>
            <w:tcW w:w="3367" w:type="dxa"/>
            <w:shd w:val="clear" w:color="auto" w:fill="9CC2E5" w:themeFill="accent5" w:themeFillTint="99"/>
            <w:vAlign w:val="center"/>
          </w:tcPr>
          <w:p w14:paraId="3FE384DD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Deskripsi</w:t>
            </w:r>
            <w:proofErr w:type="spellEnd"/>
          </w:p>
        </w:tc>
      </w:tr>
      <w:tr w:rsidR="004104BC" w14:paraId="42F11FED" w14:textId="77777777" w:rsidTr="00820EDC">
        <w:tc>
          <w:tcPr>
            <w:tcW w:w="612" w:type="dxa"/>
            <w:vAlign w:val="center"/>
          </w:tcPr>
          <w:p w14:paraId="6C1B7440" w14:textId="0124A78E" w:rsidR="004104BC" w:rsidRDefault="00E600B1" w:rsidP="004104BC">
            <w:pPr>
              <w:pStyle w:val="TableContent"/>
            </w:pPr>
            <w:r>
              <w:t>PK</w:t>
            </w:r>
          </w:p>
        </w:tc>
        <w:tc>
          <w:tcPr>
            <w:tcW w:w="3168" w:type="dxa"/>
          </w:tcPr>
          <w:p w14:paraId="7447B3BB" w14:textId="1421DE33" w:rsidR="004104BC" w:rsidRDefault="004104BC" w:rsidP="004104BC">
            <w:pPr>
              <w:pStyle w:val="TableContent"/>
            </w:pPr>
            <w:proofErr w:type="spellStart"/>
            <w:r w:rsidRPr="00306A1C">
              <w:t>vao_jp_code</w:t>
            </w:r>
            <w:proofErr w:type="spellEnd"/>
          </w:p>
        </w:tc>
        <w:tc>
          <w:tcPr>
            <w:tcW w:w="1620" w:type="dxa"/>
          </w:tcPr>
          <w:p w14:paraId="7DC71021" w14:textId="564CB3EA" w:rsidR="004104BC" w:rsidRDefault="004104BC" w:rsidP="004104BC">
            <w:pPr>
              <w:pStyle w:val="TableContent"/>
            </w:pPr>
            <w:r w:rsidRPr="001E617A">
              <w:t>VARCHAR (3)</w:t>
            </w:r>
          </w:p>
        </w:tc>
        <w:tc>
          <w:tcPr>
            <w:tcW w:w="3367" w:type="dxa"/>
            <w:vAlign w:val="center"/>
          </w:tcPr>
          <w:p w14:paraId="58C2C44A" w14:textId="199E41A3" w:rsidR="004104BC" w:rsidRDefault="00E92320" w:rsidP="004104BC">
            <w:pPr>
              <w:pStyle w:val="TableContent"/>
            </w:pPr>
            <w:r>
              <w:t xml:space="preserve">Kode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pajak</w:t>
            </w:r>
            <w:proofErr w:type="spellEnd"/>
          </w:p>
        </w:tc>
      </w:tr>
      <w:tr w:rsidR="004104BC" w14:paraId="42C01643" w14:textId="77777777" w:rsidTr="00820EDC">
        <w:tc>
          <w:tcPr>
            <w:tcW w:w="612" w:type="dxa"/>
            <w:vAlign w:val="center"/>
          </w:tcPr>
          <w:p w14:paraId="3762A728" w14:textId="77777777" w:rsidR="004104BC" w:rsidRDefault="004104BC" w:rsidP="004104BC">
            <w:pPr>
              <w:pStyle w:val="TableContent"/>
            </w:pPr>
          </w:p>
        </w:tc>
        <w:tc>
          <w:tcPr>
            <w:tcW w:w="3168" w:type="dxa"/>
          </w:tcPr>
          <w:p w14:paraId="5EB37E20" w14:textId="72560951" w:rsidR="004104BC" w:rsidRDefault="004104BC" w:rsidP="004104BC">
            <w:pPr>
              <w:pStyle w:val="TableContent"/>
            </w:pPr>
            <w:proofErr w:type="spellStart"/>
            <w:r w:rsidRPr="00306A1C">
              <w:t>vao_jp_name</w:t>
            </w:r>
            <w:proofErr w:type="spellEnd"/>
          </w:p>
        </w:tc>
        <w:tc>
          <w:tcPr>
            <w:tcW w:w="1620" w:type="dxa"/>
          </w:tcPr>
          <w:p w14:paraId="26FA6E3D" w14:textId="0746884B" w:rsidR="004104BC" w:rsidRDefault="004104BC" w:rsidP="004104BC">
            <w:pPr>
              <w:pStyle w:val="TableContent"/>
            </w:pPr>
            <w:r w:rsidRPr="001E617A">
              <w:t>VARCHAR (50)</w:t>
            </w:r>
          </w:p>
        </w:tc>
        <w:tc>
          <w:tcPr>
            <w:tcW w:w="3367" w:type="dxa"/>
            <w:vAlign w:val="center"/>
          </w:tcPr>
          <w:p w14:paraId="7063E11D" w14:textId="22D35427" w:rsidR="004104BC" w:rsidRDefault="00E92320" w:rsidP="004104BC">
            <w:pPr>
              <w:pStyle w:val="TableContent"/>
            </w:pPr>
            <w:r>
              <w:t xml:space="preserve">Nama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pajak</w:t>
            </w:r>
            <w:proofErr w:type="spellEnd"/>
          </w:p>
        </w:tc>
      </w:tr>
      <w:tr w:rsidR="004104BC" w14:paraId="04AD4403" w14:textId="77777777" w:rsidTr="00820EDC">
        <w:tc>
          <w:tcPr>
            <w:tcW w:w="612" w:type="dxa"/>
            <w:vAlign w:val="center"/>
          </w:tcPr>
          <w:p w14:paraId="5E22E493" w14:textId="77777777" w:rsidR="004104BC" w:rsidRDefault="004104BC" w:rsidP="004104BC">
            <w:pPr>
              <w:pStyle w:val="TableContent"/>
            </w:pPr>
          </w:p>
        </w:tc>
        <w:tc>
          <w:tcPr>
            <w:tcW w:w="3168" w:type="dxa"/>
          </w:tcPr>
          <w:p w14:paraId="7BA7CC3E" w14:textId="69B04A81" w:rsidR="004104BC" w:rsidRPr="00644EC6" w:rsidRDefault="004104BC" w:rsidP="004104BC">
            <w:pPr>
              <w:pStyle w:val="TableContent"/>
            </w:pPr>
            <w:proofErr w:type="spellStart"/>
            <w:r w:rsidRPr="00306A1C">
              <w:t>vao_jp_active</w:t>
            </w:r>
            <w:proofErr w:type="spellEnd"/>
          </w:p>
        </w:tc>
        <w:tc>
          <w:tcPr>
            <w:tcW w:w="1620" w:type="dxa"/>
          </w:tcPr>
          <w:p w14:paraId="6F53557D" w14:textId="410CE556" w:rsidR="004104BC" w:rsidRPr="00BE771C" w:rsidRDefault="004104BC" w:rsidP="004104BC">
            <w:pPr>
              <w:pStyle w:val="TableContent"/>
            </w:pPr>
            <w:r w:rsidRPr="001E617A">
              <w:t>BOOL (0)</w:t>
            </w:r>
          </w:p>
        </w:tc>
        <w:tc>
          <w:tcPr>
            <w:tcW w:w="3367" w:type="dxa"/>
            <w:vAlign w:val="center"/>
          </w:tcPr>
          <w:p w14:paraId="6B039D0F" w14:textId="2AE87004" w:rsidR="004104BC" w:rsidRDefault="00E92320" w:rsidP="004104BC">
            <w:pPr>
              <w:pStyle w:val="TableContent"/>
            </w:pPr>
            <w:r>
              <w:t xml:space="preserve">Status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pajak</w:t>
            </w:r>
            <w:proofErr w:type="spellEnd"/>
            <w:r w:rsidR="00DA4762">
              <w:t>. True=active; false=inactive</w:t>
            </w:r>
          </w:p>
        </w:tc>
      </w:tr>
      <w:tr w:rsidR="004104BC" w14:paraId="39817EC8" w14:textId="77777777" w:rsidTr="00820EDC">
        <w:tc>
          <w:tcPr>
            <w:tcW w:w="612" w:type="dxa"/>
            <w:vAlign w:val="center"/>
          </w:tcPr>
          <w:p w14:paraId="0616C870" w14:textId="77777777" w:rsidR="004104BC" w:rsidRDefault="004104BC" w:rsidP="004104BC">
            <w:pPr>
              <w:pStyle w:val="TableContent"/>
            </w:pPr>
          </w:p>
        </w:tc>
        <w:tc>
          <w:tcPr>
            <w:tcW w:w="3168" w:type="dxa"/>
          </w:tcPr>
          <w:p w14:paraId="33141DA5" w14:textId="2B272E3A" w:rsidR="004104BC" w:rsidRDefault="004104BC" w:rsidP="004104BC">
            <w:pPr>
              <w:pStyle w:val="TableContent"/>
            </w:pPr>
            <w:proofErr w:type="spellStart"/>
            <w:r w:rsidRPr="00306A1C">
              <w:t>vao_jp_created_at</w:t>
            </w:r>
            <w:proofErr w:type="spellEnd"/>
          </w:p>
        </w:tc>
        <w:tc>
          <w:tcPr>
            <w:tcW w:w="1620" w:type="dxa"/>
          </w:tcPr>
          <w:p w14:paraId="25C21C2F" w14:textId="38D38B5D" w:rsidR="004104BC" w:rsidRDefault="004104BC" w:rsidP="004104BC">
            <w:pPr>
              <w:pStyle w:val="TableContent"/>
            </w:pPr>
            <w:r w:rsidRPr="001E617A">
              <w:t>VARCHAR (19)</w:t>
            </w:r>
          </w:p>
        </w:tc>
        <w:tc>
          <w:tcPr>
            <w:tcW w:w="3367" w:type="dxa"/>
            <w:vAlign w:val="center"/>
          </w:tcPr>
          <w:p w14:paraId="22BFF75D" w14:textId="61F65549" w:rsidR="004104BC" w:rsidRDefault="00DA4762" w:rsidP="004104BC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dan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pajak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</w:p>
        </w:tc>
      </w:tr>
      <w:tr w:rsidR="004104BC" w14:paraId="6D40DA80" w14:textId="77777777" w:rsidTr="00820EDC">
        <w:tc>
          <w:tcPr>
            <w:tcW w:w="612" w:type="dxa"/>
            <w:vAlign w:val="center"/>
          </w:tcPr>
          <w:p w14:paraId="37E989E3" w14:textId="77777777" w:rsidR="004104BC" w:rsidRPr="00EA73C7" w:rsidRDefault="004104BC" w:rsidP="004104BC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155B8B08" w14:textId="1925281C" w:rsidR="004104BC" w:rsidRDefault="004104BC" w:rsidP="004104BC">
            <w:pPr>
              <w:pStyle w:val="TableContent"/>
            </w:pPr>
            <w:proofErr w:type="spellStart"/>
            <w:r w:rsidRPr="00306A1C">
              <w:t>vao_jp_created_by</w:t>
            </w:r>
            <w:proofErr w:type="spellEnd"/>
          </w:p>
        </w:tc>
        <w:tc>
          <w:tcPr>
            <w:tcW w:w="1620" w:type="dxa"/>
          </w:tcPr>
          <w:p w14:paraId="73F162E8" w14:textId="6AD7FD0D" w:rsidR="004104BC" w:rsidRDefault="004104BC" w:rsidP="004104BC">
            <w:pPr>
              <w:pStyle w:val="TableContent"/>
            </w:pPr>
            <w:r w:rsidRPr="001E617A">
              <w:t>VARCHAR (32)</w:t>
            </w:r>
          </w:p>
        </w:tc>
        <w:tc>
          <w:tcPr>
            <w:tcW w:w="3367" w:type="dxa"/>
            <w:vAlign w:val="center"/>
          </w:tcPr>
          <w:p w14:paraId="0E6C568B" w14:textId="6DE6201B" w:rsidR="004104BC" w:rsidRDefault="00536493" w:rsidP="004104BC">
            <w:pPr>
              <w:pStyle w:val="TableContent"/>
            </w:pPr>
            <w:r>
              <w:t xml:space="preserve">User ID yang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pajak</w:t>
            </w:r>
            <w:proofErr w:type="spellEnd"/>
          </w:p>
        </w:tc>
      </w:tr>
      <w:tr w:rsidR="004104BC" w14:paraId="47AE1EEE" w14:textId="77777777" w:rsidTr="00820EDC">
        <w:tc>
          <w:tcPr>
            <w:tcW w:w="612" w:type="dxa"/>
            <w:vAlign w:val="center"/>
          </w:tcPr>
          <w:p w14:paraId="6C0B4FB1" w14:textId="77777777" w:rsidR="004104BC" w:rsidRDefault="004104BC" w:rsidP="004104BC">
            <w:pPr>
              <w:pStyle w:val="TableContent"/>
            </w:pPr>
          </w:p>
        </w:tc>
        <w:tc>
          <w:tcPr>
            <w:tcW w:w="3168" w:type="dxa"/>
          </w:tcPr>
          <w:p w14:paraId="08FD286C" w14:textId="41808720" w:rsidR="004104BC" w:rsidRDefault="004104BC" w:rsidP="004104BC">
            <w:pPr>
              <w:pStyle w:val="TableContent"/>
            </w:pPr>
            <w:proofErr w:type="spellStart"/>
            <w:r w:rsidRPr="00306A1C">
              <w:t>vao_jp_updated_at</w:t>
            </w:r>
            <w:proofErr w:type="spellEnd"/>
          </w:p>
        </w:tc>
        <w:tc>
          <w:tcPr>
            <w:tcW w:w="1620" w:type="dxa"/>
          </w:tcPr>
          <w:p w14:paraId="73047918" w14:textId="3FA1B631" w:rsidR="004104BC" w:rsidRDefault="004104BC" w:rsidP="004104BC">
            <w:pPr>
              <w:pStyle w:val="TableContent"/>
            </w:pPr>
            <w:r w:rsidRPr="001E617A">
              <w:t>VARCHAR (19)</w:t>
            </w:r>
          </w:p>
        </w:tc>
        <w:tc>
          <w:tcPr>
            <w:tcW w:w="3367" w:type="dxa"/>
            <w:vAlign w:val="center"/>
          </w:tcPr>
          <w:p w14:paraId="0DA680F6" w14:textId="2F4D32B7" w:rsidR="004104BC" w:rsidRDefault="00536493" w:rsidP="004104BC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dan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pajak</w:t>
            </w:r>
            <w:proofErr w:type="spellEnd"/>
            <w:r>
              <w:t xml:space="preserve"> </w:t>
            </w:r>
            <w:proofErr w:type="spellStart"/>
            <w:r>
              <w:t>diperbaharui</w:t>
            </w:r>
            <w:proofErr w:type="spellEnd"/>
          </w:p>
        </w:tc>
      </w:tr>
      <w:tr w:rsidR="004104BC" w14:paraId="720FB946" w14:textId="77777777" w:rsidTr="00820EDC">
        <w:tc>
          <w:tcPr>
            <w:tcW w:w="612" w:type="dxa"/>
            <w:vAlign w:val="center"/>
          </w:tcPr>
          <w:p w14:paraId="7DE567D3" w14:textId="77777777" w:rsidR="004104BC" w:rsidRDefault="004104BC" w:rsidP="004104BC">
            <w:pPr>
              <w:pStyle w:val="TableContent"/>
            </w:pPr>
          </w:p>
        </w:tc>
        <w:tc>
          <w:tcPr>
            <w:tcW w:w="3168" w:type="dxa"/>
          </w:tcPr>
          <w:p w14:paraId="64CD01E9" w14:textId="7ACC9F01" w:rsidR="004104BC" w:rsidRDefault="004104BC" w:rsidP="004104BC">
            <w:pPr>
              <w:pStyle w:val="TableContent"/>
            </w:pPr>
            <w:proofErr w:type="spellStart"/>
            <w:r w:rsidRPr="00306A1C">
              <w:t>vao_jp_updated_by</w:t>
            </w:r>
            <w:proofErr w:type="spellEnd"/>
          </w:p>
        </w:tc>
        <w:tc>
          <w:tcPr>
            <w:tcW w:w="1620" w:type="dxa"/>
          </w:tcPr>
          <w:p w14:paraId="27CF3604" w14:textId="15B505A1" w:rsidR="004104BC" w:rsidRDefault="004104BC" w:rsidP="004104BC">
            <w:pPr>
              <w:pStyle w:val="TableContent"/>
            </w:pPr>
            <w:r w:rsidRPr="001E617A">
              <w:t>VARCHAR (32)</w:t>
            </w:r>
          </w:p>
        </w:tc>
        <w:tc>
          <w:tcPr>
            <w:tcW w:w="3367" w:type="dxa"/>
            <w:vAlign w:val="center"/>
          </w:tcPr>
          <w:p w14:paraId="53580048" w14:textId="77291141" w:rsidR="004104BC" w:rsidRDefault="00536493" w:rsidP="004104BC">
            <w:pPr>
              <w:pStyle w:val="TableContent"/>
            </w:pPr>
            <w:r>
              <w:t xml:space="preserve">User ID yang </w:t>
            </w:r>
            <w:proofErr w:type="spellStart"/>
            <w:r>
              <w:t>memperbaharui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pajak</w:t>
            </w:r>
            <w:proofErr w:type="spellEnd"/>
          </w:p>
        </w:tc>
      </w:tr>
    </w:tbl>
    <w:p w14:paraId="178A0D00" w14:textId="77777777" w:rsidR="00770A85" w:rsidRDefault="00770A85" w:rsidP="00770A85">
      <w:pPr>
        <w:pStyle w:val="Paragraph"/>
        <w:ind w:left="630"/>
      </w:pPr>
    </w:p>
    <w:p w14:paraId="1985A391" w14:textId="2621801C" w:rsidR="00AB6820" w:rsidRDefault="00AB6820" w:rsidP="00901845">
      <w:pPr>
        <w:pStyle w:val="Paragraph"/>
        <w:numPr>
          <w:ilvl w:val="0"/>
          <w:numId w:val="8"/>
        </w:numPr>
        <w:ind w:left="630" w:hanging="450"/>
      </w:pPr>
      <w:proofErr w:type="spellStart"/>
      <w:r>
        <w:t>vao_master_kota_kabupaten</w:t>
      </w:r>
      <w:proofErr w:type="spellEnd"/>
    </w:p>
    <w:tbl>
      <w:tblPr>
        <w:tblStyle w:val="TableGrid"/>
        <w:tblW w:w="8455" w:type="dxa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2065"/>
        <w:gridCol w:w="6390"/>
      </w:tblGrid>
      <w:tr w:rsidR="00770A85" w14:paraId="0360957C" w14:textId="77777777" w:rsidTr="00820EDC">
        <w:tc>
          <w:tcPr>
            <w:tcW w:w="2065" w:type="dxa"/>
          </w:tcPr>
          <w:p w14:paraId="0F074B88" w14:textId="77777777" w:rsidR="00770A85" w:rsidRDefault="00770A85" w:rsidP="00820EDC">
            <w:pPr>
              <w:pStyle w:val="Paragraph"/>
              <w:tabs>
                <w:tab w:val="left" w:pos="1773"/>
              </w:tabs>
            </w:pPr>
            <w:r>
              <w:t xml:space="preserve">Nama </w:t>
            </w:r>
            <w:proofErr w:type="spellStart"/>
            <w:r>
              <w:t>Tabel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25E954A2" w14:textId="2A4CDECE" w:rsidR="00770A85" w:rsidRDefault="00837FF1" w:rsidP="00820EDC">
            <w:pPr>
              <w:pStyle w:val="Paragraph"/>
            </w:pPr>
            <w:proofErr w:type="spellStart"/>
            <w:r>
              <w:t>vao_master_kota_kabupaten</w:t>
            </w:r>
            <w:proofErr w:type="spellEnd"/>
          </w:p>
        </w:tc>
      </w:tr>
      <w:tr w:rsidR="00770A85" w14:paraId="541A21E5" w14:textId="77777777" w:rsidTr="00820EDC">
        <w:tc>
          <w:tcPr>
            <w:tcW w:w="2065" w:type="dxa"/>
          </w:tcPr>
          <w:p w14:paraId="2B53663A" w14:textId="77777777" w:rsidR="00770A85" w:rsidRDefault="00770A85" w:rsidP="00820EDC">
            <w:pPr>
              <w:pStyle w:val="Paragraph"/>
              <w:tabs>
                <w:tab w:val="left" w:pos="1773"/>
              </w:tabs>
            </w:pPr>
            <w:proofErr w:type="spellStart"/>
            <w:r>
              <w:t>Deskripsi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3985910B" w14:textId="5738EAEA" w:rsidR="00770A85" w:rsidRDefault="00837FF1" w:rsidP="00820EDC">
            <w:pPr>
              <w:pStyle w:val="Paragraph"/>
            </w:pP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kota</w:t>
            </w:r>
            <w:proofErr w:type="spellEnd"/>
            <w:r>
              <w:t xml:space="preserve"> dan </w:t>
            </w:r>
            <w:proofErr w:type="spellStart"/>
            <w:r>
              <w:t>kabupaten</w:t>
            </w:r>
            <w:proofErr w:type="spellEnd"/>
          </w:p>
        </w:tc>
      </w:tr>
    </w:tbl>
    <w:p w14:paraId="6E3C741B" w14:textId="203F2A05" w:rsidR="00770A85" w:rsidRDefault="00770A85" w:rsidP="00770A85">
      <w:pPr>
        <w:pStyle w:val="Paragraph"/>
        <w:ind w:left="630"/>
      </w:pPr>
    </w:p>
    <w:p w14:paraId="3672AF64" w14:textId="1D4408B8" w:rsidR="00AE24A0" w:rsidRDefault="00AE24A0" w:rsidP="00AE24A0">
      <w:pPr>
        <w:pStyle w:val="Caption"/>
        <w:keepNext/>
      </w:pPr>
      <w:bookmarkStart w:id="130" w:name="_Toc117602891"/>
      <w:r>
        <w:t xml:space="preserve">Tabel </w:t>
      </w:r>
      <w:fldSimple w:instr=" SEQ Tabel \* ARABIC ">
        <w:r w:rsidR="00477121">
          <w:rPr>
            <w:noProof/>
          </w:rPr>
          <w:t>11</w:t>
        </w:r>
      </w:fldSimple>
      <w:r>
        <w:rPr>
          <w:lang w:val="en-US"/>
        </w:rPr>
        <w:t xml:space="preserve">. </w:t>
      </w:r>
      <w:proofErr w:type="spellStart"/>
      <w:r>
        <w:rPr>
          <w:lang w:val="en-US"/>
        </w:rPr>
        <w:t>vao_master_kota_kabupaten</w:t>
      </w:r>
      <w:bookmarkEnd w:id="130"/>
      <w:proofErr w:type="spellEnd"/>
    </w:p>
    <w:tbl>
      <w:tblPr>
        <w:tblStyle w:val="TableGrid"/>
        <w:tblW w:w="8767" w:type="dxa"/>
        <w:tblInd w:w="175" w:type="dxa"/>
        <w:tblLook w:val="04A0" w:firstRow="1" w:lastRow="0" w:firstColumn="1" w:lastColumn="0" w:noHBand="0" w:noVBand="1"/>
      </w:tblPr>
      <w:tblGrid>
        <w:gridCol w:w="612"/>
        <w:gridCol w:w="3168"/>
        <w:gridCol w:w="1620"/>
        <w:gridCol w:w="3367"/>
      </w:tblGrid>
      <w:tr w:rsidR="00770A85" w14:paraId="391EBF2B" w14:textId="77777777" w:rsidTr="00820EDC">
        <w:tc>
          <w:tcPr>
            <w:tcW w:w="612" w:type="dxa"/>
            <w:shd w:val="clear" w:color="auto" w:fill="9CC2E5" w:themeFill="accent5" w:themeFillTint="99"/>
            <w:vAlign w:val="center"/>
          </w:tcPr>
          <w:p w14:paraId="41962138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Key ID</w:t>
            </w:r>
          </w:p>
        </w:tc>
        <w:tc>
          <w:tcPr>
            <w:tcW w:w="3168" w:type="dxa"/>
            <w:shd w:val="clear" w:color="auto" w:fill="9CC2E5" w:themeFill="accent5" w:themeFillTint="99"/>
            <w:vAlign w:val="center"/>
          </w:tcPr>
          <w:p w14:paraId="37853C88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Nama Field</w:t>
            </w:r>
          </w:p>
        </w:tc>
        <w:tc>
          <w:tcPr>
            <w:tcW w:w="1620" w:type="dxa"/>
            <w:shd w:val="clear" w:color="auto" w:fill="9CC2E5" w:themeFill="accent5" w:themeFillTint="99"/>
            <w:vAlign w:val="center"/>
          </w:tcPr>
          <w:p w14:paraId="0D70096C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Tipe</w:t>
            </w:r>
            <w:proofErr w:type="spellEnd"/>
            <w:r w:rsidRPr="007A0594">
              <w:rPr>
                <w:b/>
                <w:bCs/>
              </w:rPr>
              <w:t xml:space="preserve"> Data</w:t>
            </w:r>
          </w:p>
        </w:tc>
        <w:tc>
          <w:tcPr>
            <w:tcW w:w="3367" w:type="dxa"/>
            <w:shd w:val="clear" w:color="auto" w:fill="9CC2E5" w:themeFill="accent5" w:themeFillTint="99"/>
            <w:vAlign w:val="center"/>
          </w:tcPr>
          <w:p w14:paraId="1E2629CF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Deskripsi</w:t>
            </w:r>
            <w:proofErr w:type="spellEnd"/>
          </w:p>
        </w:tc>
      </w:tr>
      <w:tr w:rsidR="00FA79AD" w14:paraId="3DA3CD58" w14:textId="77777777" w:rsidTr="00820EDC">
        <w:tc>
          <w:tcPr>
            <w:tcW w:w="612" w:type="dxa"/>
            <w:vAlign w:val="center"/>
          </w:tcPr>
          <w:p w14:paraId="6B98ADB5" w14:textId="51946E1F" w:rsidR="00FA79AD" w:rsidRDefault="00C21F2B" w:rsidP="00FA79AD">
            <w:pPr>
              <w:pStyle w:val="TableContent"/>
            </w:pPr>
            <w:r>
              <w:t>PK</w:t>
            </w:r>
          </w:p>
        </w:tc>
        <w:tc>
          <w:tcPr>
            <w:tcW w:w="3168" w:type="dxa"/>
          </w:tcPr>
          <w:p w14:paraId="5B4CF7D5" w14:textId="086173E0" w:rsidR="00FA79AD" w:rsidRDefault="00FA79AD" w:rsidP="00FA79AD">
            <w:pPr>
              <w:pStyle w:val="TableContent"/>
            </w:pPr>
            <w:proofErr w:type="spellStart"/>
            <w:r w:rsidRPr="00D93F9D">
              <w:t>vao_mkk_id</w:t>
            </w:r>
            <w:proofErr w:type="spellEnd"/>
          </w:p>
        </w:tc>
        <w:tc>
          <w:tcPr>
            <w:tcW w:w="1620" w:type="dxa"/>
          </w:tcPr>
          <w:p w14:paraId="32CC829E" w14:textId="58F4A4F6" w:rsidR="00FA79AD" w:rsidRDefault="00FA79AD" w:rsidP="00FA79AD">
            <w:pPr>
              <w:pStyle w:val="TableContent"/>
            </w:pPr>
            <w:r w:rsidRPr="002C7BE5">
              <w:t>INT4 (32)</w:t>
            </w:r>
          </w:p>
        </w:tc>
        <w:tc>
          <w:tcPr>
            <w:tcW w:w="3367" w:type="dxa"/>
            <w:vAlign w:val="center"/>
          </w:tcPr>
          <w:p w14:paraId="6ABBB1E0" w14:textId="22F5F22D" w:rsidR="00FA79AD" w:rsidRDefault="00837FF1" w:rsidP="00FA79AD">
            <w:pPr>
              <w:pStyle w:val="TableContent"/>
            </w:pPr>
            <w:r>
              <w:t xml:space="preserve">ID </w:t>
            </w:r>
            <w:proofErr w:type="spellStart"/>
            <w:r>
              <w:t>kota</w:t>
            </w:r>
            <w:proofErr w:type="spellEnd"/>
            <w:r>
              <w:t>/</w:t>
            </w:r>
            <w:proofErr w:type="spellStart"/>
            <w:r>
              <w:t>kabupaten</w:t>
            </w:r>
            <w:proofErr w:type="spellEnd"/>
          </w:p>
        </w:tc>
      </w:tr>
      <w:tr w:rsidR="00FA79AD" w14:paraId="163D979E" w14:textId="77777777" w:rsidTr="00820EDC">
        <w:tc>
          <w:tcPr>
            <w:tcW w:w="612" w:type="dxa"/>
            <w:vAlign w:val="center"/>
          </w:tcPr>
          <w:p w14:paraId="5009832F" w14:textId="3F3CAA26" w:rsidR="00FA79AD" w:rsidRDefault="00C21F2B" w:rsidP="00FA79AD">
            <w:pPr>
              <w:pStyle w:val="TableContent"/>
            </w:pPr>
            <w:r>
              <w:t>FK</w:t>
            </w:r>
          </w:p>
        </w:tc>
        <w:tc>
          <w:tcPr>
            <w:tcW w:w="3168" w:type="dxa"/>
          </w:tcPr>
          <w:p w14:paraId="17FA703A" w14:textId="1DA71D89" w:rsidR="00FA79AD" w:rsidRDefault="00FA79AD" w:rsidP="00FA79AD">
            <w:pPr>
              <w:pStyle w:val="TableContent"/>
            </w:pPr>
            <w:proofErr w:type="spellStart"/>
            <w:r w:rsidRPr="00D93F9D">
              <w:t>vao_mkk_mp_id</w:t>
            </w:r>
            <w:proofErr w:type="spellEnd"/>
          </w:p>
        </w:tc>
        <w:tc>
          <w:tcPr>
            <w:tcW w:w="1620" w:type="dxa"/>
          </w:tcPr>
          <w:p w14:paraId="7DB025DA" w14:textId="32E0AF1A" w:rsidR="00FA79AD" w:rsidRDefault="00FA79AD" w:rsidP="00FA79AD">
            <w:pPr>
              <w:pStyle w:val="TableContent"/>
            </w:pPr>
            <w:r w:rsidRPr="002C7BE5">
              <w:t>INT4 (32)</w:t>
            </w:r>
          </w:p>
        </w:tc>
        <w:tc>
          <w:tcPr>
            <w:tcW w:w="3367" w:type="dxa"/>
            <w:vAlign w:val="center"/>
          </w:tcPr>
          <w:p w14:paraId="69A912A8" w14:textId="4C9E6634" w:rsidR="00FA79AD" w:rsidRDefault="00837FF1" w:rsidP="00FA79AD">
            <w:pPr>
              <w:pStyle w:val="TableContent"/>
            </w:pPr>
            <w:r>
              <w:t xml:space="preserve">ID </w:t>
            </w:r>
            <w:proofErr w:type="spellStart"/>
            <w:r>
              <w:t>provinsi</w:t>
            </w:r>
            <w:proofErr w:type="spellEnd"/>
            <w:r>
              <w:t xml:space="preserve">. </w:t>
            </w:r>
            <w:proofErr w:type="spellStart"/>
            <w:r>
              <w:t>Berelasi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table </w:t>
            </w:r>
            <w:proofErr w:type="spellStart"/>
            <w:r>
              <w:t>vao_master_provinsi</w:t>
            </w:r>
            <w:proofErr w:type="spellEnd"/>
            <w:r>
              <w:t xml:space="preserve">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vao</w:t>
            </w:r>
            <w:r w:rsidR="00707EBE">
              <w:t>_mp_id</w:t>
            </w:r>
            <w:proofErr w:type="spellEnd"/>
          </w:p>
        </w:tc>
      </w:tr>
      <w:tr w:rsidR="00FA79AD" w14:paraId="354A1CC7" w14:textId="77777777" w:rsidTr="00820EDC">
        <w:tc>
          <w:tcPr>
            <w:tcW w:w="612" w:type="dxa"/>
            <w:vAlign w:val="center"/>
          </w:tcPr>
          <w:p w14:paraId="53EE410B" w14:textId="77777777" w:rsidR="00FA79AD" w:rsidRDefault="00FA79AD" w:rsidP="00FA79AD">
            <w:pPr>
              <w:pStyle w:val="TableContent"/>
            </w:pPr>
          </w:p>
        </w:tc>
        <w:tc>
          <w:tcPr>
            <w:tcW w:w="3168" w:type="dxa"/>
          </w:tcPr>
          <w:p w14:paraId="7642291F" w14:textId="2F24DD59" w:rsidR="00FA79AD" w:rsidRPr="00644EC6" w:rsidRDefault="00FA79AD" w:rsidP="00FA79AD">
            <w:pPr>
              <w:pStyle w:val="TableContent"/>
            </w:pPr>
            <w:proofErr w:type="spellStart"/>
            <w:r w:rsidRPr="00D93F9D">
              <w:t>vao_mkk_name</w:t>
            </w:r>
            <w:proofErr w:type="spellEnd"/>
          </w:p>
        </w:tc>
        <w:tc>
          <w:tcPr>
            <w:tcW w:w="1620" w:type="dxa"/>
          </w:tcPr>
          <w:p w14:paraId="63307A34" w14:textId="4FD33B52" w:rsidR="00FA79AD" w:rsidRPr="00BE771C" w:rsidRDefault="00FA79AD" w:rsidP="00FA79AD">
            <w:pPr>
              <w:pStyle w:val="TableContent"/>
            </w:pPr>
            <w:r w:rsidRPr="002C7BE5">
              <w:t>VARCHAR (45)</w:t>
            </w:r>
          </w:p>
        </w:tc>
        <w:tc>
          <w:tcPr>
            <w:tcW w:w="3367" w:type="dxa"/>
            <w:vAlign w:val="center"/>
          </w:tcPr>
          <w:p w14:paraId="55CD051D" w14:textId="48995391" w:rsidR="00FA79AD" w:rsidRDefault="00076835" w:rsidP="00FA79AD">
            <w:pPr>
              <w:pStyle w:val="TableContent"/>
            </w:pPr>
            <w:r>
              <w:t xml:space="preserve">Nama </w:t>
            </w:r>
            <w:proofErr w:type="spellStart"/>
            <w:r>
              <w:t>kota</w:t>
            </w:r>
            <w:proofErr w:type="spellEnd"/>
            <w:r>
              <w:t>/</w:t>
            </w:r>
            <w:proofErr w:type="spellStart"/>
            <w:r>
              <w:t>kabupaten</w:t>
            </w:r>
            <w:proofErr w:type="spellEnd"/>
          </w:p>
        </w:tc>
      </w:tr>
      <w:tr w:rsidR="00FA79AD" w14:paraId="18062E2A" w14:textId="77777777" w:rsidTr="00820EDC">
        <w:tc>
          <w:tcPr>
            <w:tcW w:w="612" w:type="dxa"/>
            <w:vAlign w:val="center"/>
          </w:tcPr>
          <w:p w14:paraId="773EBFB4" w14:textId="77777777" w:rsidR="00FA79AD" w:rsidRDefault="00FA79AD" w:rsidP="00FA79AD">
            <w:pPr>
              <w:pStyle w:val="TableContent"/>
            </w:pPr>
          </w:p>
        </w:tc>
        <w:tc>
          <w:tcPr>
            <w:tcW w:w="3168" w:type="dxa"/>
          </w:tcPr>
          <w:p w14:paraId="3D4D4C2F" w14:textId="344C6B3C" w:rsidR="00FA79AD" w:rsidRDefault="00FA79AD" w:rsidP="00FA79AD">
            <w:pPr>
              <w:pStyle w:val="TableContent"/>
            </w:pPr>
            <w:proofErr w:type="spellStart"/>
            <w:r w:rsidRPr="00D93F9D">
              <w:t>vao_mkk_code</w:t>
            </w:r>
            <w:proofErr w:type="spellEnd"/>
          </w:p>
        </w:tc>
        <w:tc>
          <w:tcPr>
            <w:tcW w:w="1620" w:type="dxa"/>
          </w:tcPr>
          <w:p w14:paraId="59708136" w14:textId="5617172C" w:rsidR="00FA79AD" w:rsidRDefault="00FA79AD" w:rsidP="00FA79AD">
            <w:pPr>
              <w:pStyle w:val="TableContent"/>
            </w:pPr>
            <w:r w:rsidRPr="002C7BE5">
              <w:t>VARCHAR (45)</w:t>
            </w:r>
          </w:p>
        </w:tc>
        <w:tc>
          <w:tcPr>
            <w:tcW w:w="3367" w:type="dxa"/>
            <w:vAlign w:val="center"/>
          </w:tcPr>
          <w:p w14:paraId="4C19E229" w14:textId="1CAB0393" w:rsidR="00FA79AD" w:rsidRDefault="00076835" w:rsidP="00FA79AD">
            <w:pPr>
              <w:pStyle w:val="TableContent"/>
            </w:pPr>
            <w:r>
              <w:t xml:space="preserve">Kode </w:t>
            </w:r>
            <w:proofErr w:type="spellStart"/>
            <w:r>
              <w:t>kota</w:t>
            </w:r>
            <w:proofErr w:type="spellEnd"/>
            <w:r>
              <w:t>/</w:t>
            </w:r>
            <w:proofErr w:type="spellStart"/>
            <w:r>
              <w:t>kabupaten</w:t>
            </w:r>
            <w:proofErr w:type="spellEnd"/>
          </w:p>
        </w:tc>
      </w:tr>
    </w:tbl>
    <w:p w14:paraId="323BBF2F" w14:textId="77777777" w:rsidR="00770A85" w:rsidRDefault="00770A85" w:rsidP="00770A85">
      <w:pPr>
        <w:pStyle w:val="Paragraph"/>
        <w:ind w:left="630"/>
      </w:pPr>
    </w:p>
    <w:p w14:paraId="33711C4F" w14:textId="39223ED9" w:rsidR="00AB6820" w:rsidRDefault="00AB6820" w:rsidP="00901845">
      <w:pPr>
        <w:pStyle w:val="Paragraph"/>
        <w:numPr>
          <w:ilvl w:val="0"/>
          <w:numId w:val="8"/>
        </w:numPr>
        <w:ind w:left="630" w:hanging="450"/>
      </w:pPr>
      <w:proofErr w:type="spellStart"/>
      <w:r>
        <w:t>vao_master_provinsi</w:t>
      </w:r>
      <w:proofErr w:type="spellEnd"/>
    </w:p>
    <w:tbl>
      <w:tblPr>
        <w:tblStyle w:val="TableGrid"/>
        <w:tblW w:w="8455" w:type="dxa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2065"/>
        <w:gridCol w:w="6390"/>
      </w:tblGrid>
      <w:tr w:rsidR="00770A85" w14:paraId="444D9EC4" w14:textId="77777777" w:rsidTr="00820EDC">
        <w:tc>
          <w:tcPr>
            <w:tcW w:w="2065" w:type="dxa"/>
          </w:tcPr>
          <w:p w14:paraId="2BDEF2D7" w14:textId="77777777" w:rsidR="00770A85" w:rsidRDefault="00770A85" w:rsidP="00820EDC">
            <w:pPr>
              <w:pStyle w:val="Paragraph"/>
              <w:tabs>
                <w:tab w:val="left" w:pos="1773"/>
              </w:tabs>
            </w:pPr>
            <w:r>
              <w:t xml:space="preserve">Nama </w:t>
            </w:r>
            <w:proofErr w:type="spellStart"/>
            <w:r>
              <w:t>Tabel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2316FF51" w14:textId="468427CC" w:rsidR="00770A85" w:rsidRDefault="00F266FF" w:rsidP="00820EDC">
            <w:pPr>
              <w:pStyle w:val="Paragraph"/>
            </w:pPr>
            <w:proofErr w:type="spellStart"/>
            <w:r>
              <w:t>vao_master_provinsi</w:t>
            </w:r>
            <w:proofErr w:type="spellEnd"/>
          </w:p>
        </w:tc>
      </w:tr>
      <w:tr w:rsidR="00770A85" w14:paraId="56FC38F2" w14:textId="77777777" w:rsidTr="00820EDC">
        <w:tc>
          <w:tcPr>
            <w:tcW w:w="2065" w:type="dxa"/>
          </w:tcPr>
          <w:p w14:paraId="70D0A4F5" w14:textId="77777777" w:rsidR="00770A85" w:rsidRDefault="00770A85" w:rsidP="00820EDC">
            <w:pPr>
              <w:pStyle w:val="Paragraph"/>
              <w:tabs>
                <w:tab w:val="left" w:pos="1773"/>
              </w:tabs>
            </w:pPr>
            <w:proofErr w:type="spellStart"/>
            <w:r>
              <w:t>Deskripsi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0F555074" w14:textId="2A41F22C" w:rsidR="00770A85" w:rsidRDefault="00F266FF" w:rsidP="00820EDC">
            <w:pPr>
              <w:pStyle w:val="Paragraph"/>
            </w:pP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menyuimpan</w:t>
            </w:r>
            <w:proofErr w:type="spellEnd"/>
            <w:r>
              <w:t xml:space="preserve"> data </w:t>
            </w:r>
            <w:proofErr w:type="spellStart"/>
            <w:r>
              <w:t>provinsi</w:t>
            </w:r>
            <w:proofErr w:type="spellEnd"/>
          </w:p>
        </w:tc>
      </w:tr>
    </w:tbl>
    <w:p w14:paraId="71D1DD53" w14:textId="1B24B8D5" w:rsidR="00770A85" w:rsidRDefault="00770A85" w:rsidP="00770A85">
      <w:pPr>
        <w:pStyle w:val="Paragraph"/>
        <w:ind w:left="630"/>
      </w:pPr>
    </w:p>
    <w:p w14:paraId="4D3B6147" w14:textId="737613EE" w:rsidR="00AE24A0" w:rsidRDefault="00AE24A0" w:rsidP="00AE24A0">
      <w:pPr>
        <w:pStyle w:val="Caption"/>
        <w:keepNext/>
        <w:ind w:left="180"/>
      </w:pPr>
      <w:bookmarkStart w:id="131" w:name="_Toc117602892"/>
      <w:r>
        <w:t xml:space="preserve">Tabel </w:t>
      </w:r>
      <w:fldSimple w:instr=" SEQ Tabel \* ARABIC ">
        <w:r w:rsidR="00477121">
          <w:rPr>
            <w:noProof/>
          </w:rPr>
          <w:t>12</w:t>
        </w:r>
      </w:fldSimple>
      <w:r>
        <w:rPr>
          <w:lang w:val="en-US"/>
        </w:rPr>
        <w:t xml:space="preserve">. </w:t>
      </w:r>
      <w:proofErr w:type="spellStart"/>
      <w:r>
        <w:rPr>
          <w:lang w:val="en-US"/>
        </w:rPr>
        <w:t>vao_master_provinsi</w:t>
      </w:r>
      <w:bookmarkEnd w:id="131"/>
      <w:proofErr w:type="spellEnd"/>
    </w:p>
    <w:tbl>
      <w:tblPr>
        <w:tblStyle w:val="TableGrid"/>
        <w:tblW w:w="8767" w:type="dxa"/>
        <w:tblInd w:w="175" w:type="dxa"/>
        <w:tblLook w:val="04A0" w:firstRow="1" w:lastRow="0" w:firstColumn="1" w:lastColumn="0" w:noHBand="0" w:noVBand="1"/>
      </w:tblPr>
      <w:tblGrid>
        <w:gridCol w:w="612"/>
        <w:gridCol w:w="3168"/>
        <w:gridCol w:w="1620"/>
        <w:gridCol w:w="3367"/>
      </w:tblGrid>
      <w:tr w:rsidR="00770A85" w14:paraId="300EBB70" w14:textId="77777777" w:rsidTr="00820EDC">
        <w:tc>
          <w:tcPr>
            <w:tcW w:w="612" w:type="dxa"/>
            <w:shd w:val="clear" w:color="auto" w:fill="9CC2E5" w:themeFill="accent5" w:themeFillTint="99"/>
            <w:vAlign w:val="center"/>
          </w:tcPr>
          <w:p w14:paraId="305EB1F3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Key ID</w:t>
            </w:r>
          </w:p>
        </w:tc>
        <w:tc>
          <w:tcPr>
            <w:tcW w:w="3168" w:type="dxa"/>
            <w:shd w:val="clear" w:color="auto" w:fill="9CC2E5" w:themeFill="accent5" w:themeFillTint="99"/>
            <w:vAlign w:val="center"/>
          </w:tcPr>
          <w:p w14:paraId="3BDD7757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Nama Field</w:t>
            </w:r>
          </w:p>
        </w:tc>
        <w:tc>
          <w:tcPr>
            <w:tcW w:w="1620" w:type="dxa"/>
            <w:shd w:val="clear" w:color="auto" w:fill="9CC2E5" w:themeFill="accent5" w:themeFillTint="99"/>
            <w:vAlign w:val="center"/>
          </w:tcPr>
          <w:p w14:paraId="3A382A0F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Tipe</w:t>
            </w:r>
            <w:proofErr w:type="spellEnd"/>
            <w:r w:rsidRPr="007A0594">
              <w:rPr>
                <w:b/>
                <w:bCs/>
              </w:rPr>
              <w:t xml:space="preserve"> Data</w:t>
            </w:r>
          </w:p>
        </w:tc>
        <w:tc>
          <w:tcPr>
            <w:tcW w:w="3367" w:type="dxa"/>
            <w:shd w:val="clear" w:color="auto" w:fill="9CC2E5" w:themeFill="accent5" w:themeFillTint="99"/>
            <w:vAlign w:val="center"/>
          </w:tcPr>
          <w:p w14:paraId="17B2590B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Deskripsi</w:t>
            </w:r>
            <w:proofErr w:type="spellEnd"/>
          </w:p>
        </w:tc>
      </w:tr>
      <w:tr w:rsidR="00FA79AD" w14:paraId="5F706DC8" w14:textId="77777777" w:rsidTr="00820EDC">
        <w:tc>
          <w:tcPr>
            <w:tcW w:w="612" w:type="dxa"/>
            <w:vAlign w:val="center"/>
          </w:tcPr>
          <w:p w14:paraId="40397341" w14:textId="4903DF3F" w:rsidR="00FA79AD" w:rsidRDefault="00C21F2B" w:rsidP="00FA79AD">
            <w:pPr>
              <w:pStyle w:val="TableContent"/>
            </w:pPr>
            <w:r>
              <w:t>PK</w:t>
            </w:r>
          </w:p>
        </w:tc>
        <w:tc>
          <w:tcPr>
            <w:tcW w:w="3168" w:type="dxa"/>
          </w:tcPr>
          <w:p w14:paraId="77076DF6" w14:textId="0ECF6AF0" w:rsidR="00FA79AD" w:rsidRDefault="00FA79AD" w:rsidP="00FA79AD">
            <w:pPr>
              <w:pStyle w:val="TableContent"/>
            </w:pPr>
            <w:proofErr w:type="spellStart"/>
            <w:r w:rsidRPr="00D934AF">
              <w:t>vao_mp_id</w:t>
            </w:r>
            <w:proofErr w:type="spellEnd"/>
          </w:p>
        </w:tc>
        <w:tc>
          <w:tcPr>
            <w:tcW w:w="1620" w:type="dxa"/>
          </w:tcPr>
          <w:p w14:paraId="73125F0A" w14:textId="63468656" w:rsidR="00FA79AD" w:rsidRDefault="00FA79AD" w:rsidP="00FA79AD">
            <w:pPr>
              <w:pStyle w:val="TableContent"/>
            </w:pPr>
            <w:r w:rsidRPr="002C7BE5">
              <w:t>INT4 (32)</w:t>
            </w:r>
          </w:p>
        </w:tc>
        <w:tc>
          <w:tcPr>
            <w:tcW w:w="3367" w:type="dxa"/>
            <w:vAlign w:val="center"/>
          </w:tcPr>
          <w:p w14:paraId="22D4F965" w14:textId="6C52DBBF" w:rsidR="00FA79AD" w:rsidRDefault="00AE4674" w:rsidP="00FA79AD">
            <w:pPr>
              <w:pStyle w:val="TableContent"/>
            </w:pPr>
            <w:r>
              <w:t xml:space="preserve">ID </w:t>
            </w:r>
            <w:proofErr w:type="spellStart"/>
            <w:r>
              <w:t>provinsi</w:t>
            </w:r>
            <w:proofErr w:type="spellEnd"/>
          </w:p>
        </w:tc>
      </w:tr>
      <w:tr w:rsidR="00FA79AD" w14:paraId="4892487B" w14:textId="77777777" w:rsidTr="00820EDC">
        <w:tc>
          <w:tcPr>
            <w:tcW w:w="612" w:type="dxa"/>
            <w:vAlign w:val="center"/>
          </w:tcPr>
          <w:p w14:paraId="7730868B" w14:textId="77777777" w:rsidR="00FA79AD" w:rsidRDefault="00FA79AD" w:rsidP="00FA79AD">
            <w:pPr>
              <w:pStyle w:val="TableContent"/>
            </w:pPr>
          </w:p>
        </w:tc>
        <w:tc>
          <w:tcPr>
            <w:tcW w:w="3168" w:type="dxa"/>
          </w:tcPr>
          <w:p w14:paraId="1BA66A20" w14:textId="46462AF1" w:rsidR="00FA79AD" w:rsidRDefault="00FA79AD" w:rsidP="00FA79AD">
            <w:pPr>
              <w:pStyle w:val="TableContent"/>
            </w:pPr>
            <w:proofErr w:type="spellStart"/>
            <w:r w:rsidRPr="00D934AF">
              <w:t>vao_mp_name</w:t>
            </w:r>
            <w:proofErr w:type="spellEnd"/>
          </w:p>
        </w:tc>
        <w:tc>
          <w:tcPr>
            <w:tcW w:w="1620" w:type="dxa"/>
          </w:tcPr>
          <w:p w14:paraId="5A420931" w14:textId="239C6AA2" w:rsidR="00FA79AD" w:rsidRDefault="00FA79AD" w:rsidP="00FA79AD">
            <w:pPr>
              <w:pStyle w:val="TableContent"/>
            </w:pPr>
            <w:r w:rsidRPr="002C7BE5">
              <w:t>VARCHAR (45)</w:t>
            </w:r>
          </w:p>
        </w:tc>
        <w:tc>
          <w:tcPr>
            <w:tcW w:w="3367" w:type="dxa"/>
            <w:vAlign w:val="center"/>
          </w:tcPr>
          <w:p w14:paraId="32678627" w14:textId="1ECF7FBE" w:rsidR="00FA79AD" w:rsidRDefault="00AE4674" w:rsidP="00FA79AD">
            <w:pPr>
              <w:pStyle w:val="TableContent"/>
            </w:pPr>
            <w:r>
              <w:t xml:space="preserve">Nama </w:t>
            </w:r>
            <w:proofErr w:type="spellStart"/>
            <w:r>
              <w:t>provinsi</w:t>
            </w:r>
            <w:proofErr w:type="spellEnd"/>
          </w:p>
        </w:tc>
      </w:tr>
    </w:tbl>
    <w:p w14:paraId="6AD38AA2" w14:textId="77777777" w:rsidR="00770A85" w:rsidRDefault="00770A85" w:rsidP="00770A85">
      <w:pPr>
        <w:pStyle w:val="Paragraph"/>
        <w:ind w:left="630"/>
      </w:pPr>
    </w:p>
    <w:p w14:paraId="4C64979F" w14:textId="507A5F16" w:rsidR="00AB6820" w:rsidRDefault="00901845" w:rsidP="00901845">
      <w:pPr>
        <w:pStyle w:val="Paragraph"/>
        <w:numPr>
          <w:ilvl w:val="0"/>
          <w:numId w:val="8"/>
        </w:numPr>
        <w:ind w:left="630" w:hanging="450"/>
      </w:pPr>
      <w:proofErr w:type="spellStart"/>
      <w:r>
        <w:t>vao_prefix</w:t>
      </w:r>
      <w:proofErr w:type="spellEnd"/>
    </w:p>
    <w:tbl>
      <w:tblPr>
        <w:tblStyle w:val="TableGrid"/>
        <w:tblW w:w="8455" w:type="dxa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2065"/>
        <w:gridCol w:w="6390"/>
      </w:tblGrid>
      <w:tr w:rsidR="00770A85" w14:paraId="42A03C00" w14:textId="77777777" w:rsidTr="00820EDC">
        <w:tc>
          <w:tcPr>
            <w:tcW w:w="2065" w:type="dxa"/>
          </w:tcPr>
          <w:p w14:paraId="25218EB5" w14:textId="77777777" w:rsidR="00770A85" w:rsidRDefault="00770A85" w:rsidP="00820EDC">
            <w:pPr>
              <w:pStyle w:val="Paragraph"/>
              <w:tabs>
                <w:tab w:val="left" w:pos="1773"/>
              </w:tabs>
            </w:pPr>
            <w:r>
              <w:t xml:space="preserve">Nama </w:t>
            </w:r>
            <w:proofErr w:type="spellStart"/>
            <w:r>
              <w:t>Tabel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136C73B9" w14:textId="4B938C1F" w:rsidR="00770A85" w:rsidRDefault="003C26C1" w:rsidP="00820EDC">
            <w:pPr>
              <w:pStyle w:val="Paragraph"/>
            </w:pPr>
            <w:proofErr w:type="spellStart"/>
            <w:r>
              <w:t>vao_prefix</w:t>
            </w:r>
            <w:proofErr w:type="spellEnd"/>
          </w:p>
        </w:tc>
      </w:tr>
      <w:tr w:rsidR="00770A85" w14:paraId="0702BC87" w14:textId="77777777" w:rsidTr="00820EDC">
        <w:tc>
          <w:tcPr>
            <w:tcW w:w="2065" w:type="dxa"/>
          </w:tcPr>
          <w:p w14:paraId="182AA3E5" w14:textId="77777777" w:rsidR="00770A85" w:rsidRDefault="00770A85" w:rsidP="00820EDC">
            <w:pPr>
              <w:pStyle w:val="Paragraph"/>
              <w:tabs>
                <w:tab w:val="left" w:pos="1773"/>
              </w:tabs>
            </w:pPr>
            <w:proofErr w:type="spellStart"/>
            <w:r>
              <w:t>Deskripsi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36DE3E24" w14:textId="69DB3934" w:rsidR="00770A85" w:rsidRDefault="003C26C1" w:rsidP="00820EDC">
            <w:pPr>
              <w:pStyle w:val="Paragraph"/>
            </w:pP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prefix </w:t>
            </w:r>
            <w:proofErr w:type="spellStart"/>
            <w:r>
              <w:t>penomoran</w:t>
            </w:r>
            <w:proofErr w:type="spellEnd"/>
            <w:r>
              <w:t xml:space="preserve"> virtual account</w:t>
            </w:r>
          </w:p>
        </w:tc>
      </w:tr>
    </w:tbl>
    <w:p w14:paraId="019EC11D" w14:textId="42631B26" w:rsidR="00770A85" w:rsidRDefault="00770A85" w:rsidP="00770A85">
      <w:pPr>
        <w:pStyle w:val="Paragraph"/>
        <w:ind w:left="630"/>
      </w:pPr>
    </w:p>
    <w:p w14:paraId="22361316" w14:textId="3A063DC8" w:rsidR="00AE24A0" w:rsidRDefault="00AE24A0" w:rsidP="00AE24A0">
      <w:pPr>
        <w:pStyle w:val="Caption"/>
        <w:keepNext/>
        <w:ind w:left="180"/>
      </w:pPr>
      <w:bookmarkStart w:id="132" w:name="_Toc117602893"/>
      <w:r>
        <w:t xml:space="preserve">Tabel </w:t>
      </w:r>
      <w:fldSimple w:instr=" SEQ Tabel \* ARABIC ">
        <w:r w:rsidR="00477121">
          <w:rPr>
            <w:noProof/>
          </w:rPr>
          <w:t>13</w:t>
        </w:r>
      </w:fldSimple>
      <w:r>
        <w:rPr>
          <w:lang w:val="en-US"/>
        </w:rPr>
        <w:t xml:space="preserve">. </w:t>
      </w:r>
      <w:proofErr w:type="spellStart"/>
      <w:r>
        <w:rPr>
          <w:lang w:val="en-US"/>
        </w:rPr>
        <w:t>vao_prefix</w:t>
      </w:r>
      <w:bookmarkEnd w:id="132"/>
      <w:proofErr w:type="spellEnd"/>
    </w:p>
    <w:tbl>
      <w:tblPr>
        <w:tblStyle w:val="TableGrid"/>
        <w:tblW w:w="8767" w:type="dxa"/>
        <w:tblInd w:w="175" w:type="dxa"/>
        <w:tblLook w:val="04A0" w:firstRow="1" w:lastRow="0" w:firstColumn="1" w:lastColumn="0" w:noHBand="0" w:noVBand="1"/>
      </w:tblPr>
      <w:tblGrid>
        <w:gridCol w:w="612"/>
        <w:gridCol w:w="3168"/>
        <w:gridCol w:w="1620"/>
        <w:gridCol w:w="3367"/>
      </w:tblGrid>
      <w:tr w:rsidR="00770A85" w14:paraId="4F55B1BF" w14:textId="77777777" w:rsidTr="00820EDC">
        <w:tc>
          <w:tcPr>
            <w:tcW w:w="612" w:type="dxa"/>
            <w:shd w:val="clear" w:color="auto" w:fill="9CC2E5" w:themeFill="accent5" w:themeFillTint="99"/>
            <w:vAlign w:val="center"/>
          </w:tcPr>
          <w:p w14:paraId="5F09B6C4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Key ID</w:t>
            </w:r>
          </w:p>
        </w:tc>
        <w:tc>
          <w:tcPr>
            <w:tcW w:w="3168" w:type="dxa"/>
            <w:shd w:val="clear" w:color="auto" w:fill="9CC2E5" w:themeFill="accent5" w:themeFillTint="99"/>
            <w:vAlign w:val="center"/>
          </w:tcPr>
          <w:p w14:paraId="12B5552C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Nama Field</w:t>
            </w:r>
          </w:p>
        </w:tc>
        <w:tc>
          <w:tcPr>
            <w:tcW w:w="1620" w:type="dxa"/>
            <w:shd w:val="clear" w:color="auto" w:fill="9CC2E5" w:themeFill="accent5" w:themeFillTint="99"/>
            <w:vAlign w:val="center"/>
          </w:tcPr>
          <w:p w14:paraId="519135E6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Tipe</w:t>
            </w:r>
            <w:proofErr w:type="spellEnd"/>
            <w:r w:rsidRPr="007A0594">
              <w:rPr>
                <w:b/>
                <w:bCs/>
              </w:rPr>
              <w:t xml:space="preserve"> Data</w:t>
            </w:r>
          </w:p>
        </w:tc>
        <w:tc>
          <w:tcPr>
            <w:tcW w:w="3367" w:type="dxa"/>
            <w:shd w:val="clear" w:color="auto" w:fill="9CC2E5" w:themeFill="accent5" w:themeFillTint="99"/>
            <w:vAlign w:val="center"/>
          </w:tcPr>
          <w:p w14:paraId="4ACDAC3E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Deskripsi</w:t>
            </w:r>
            <w:proofErr w:type="spellEnd"/>
          </w:p>
        </w:tc>
      </w:tr>
      <w:tr w:rsidR="00C21F2B" w14:paraId="6A485965" w14:textId="77777777" w:rsidTr="00820EDC">
        <w:tc>
          <w:tcPr>
            <w:tcW w:w="612" w:type="dxa"/>
            <w:vAlign w:val="center"/>
          </w:tcPr>
          <w:p w14:paraId="2590C375" w14:textId="77777777" w:rsidR="00C21F2B" w:rsidRDefault="00C21F2B" w:rsidP="00C21F2B">
            <w:pPr>
              <w:pStyle w:val="TableContent"/>
            </w:pPr>
          </w:p>
        </w:tc>
        <w:tc>
          <w:tcPr>
            <w:tcW w:w="3168" w:type="dxa"/>
          </w:tcPr>
          <w:p w14:paraId="3DA71587" w14:textId="4D5C0600" w:rsidR="00C21F2B" w:rsidRDefault="00C21F2B" w:rsidP="00C21F2B">
            <w:pPr>
              <w:pStyle w:val="TableContent"/>
            </w:pPr>
            <w:proofErr w:type="spellStart"/>
            <w:r w:rsidRPr="00E02C98">
              <w:t>vao_px_id</w:t>
            </w:r>
            <w:proofErr w:type="spellEnd"/>
          </w:p>
        </w:tc>
        <w:tc>
          <w:tcPr>
            <w:tcW w:w="1620" w:type="dxa"/>
          </w:tcPr>
          <w:p w14:paraId="4DF1B475" w14:textId="2AEA5570" w:rsidR="00C21F2B" w:rsidRDefault="00C21F2B" w:rsidP="00C21F2B">
            <w:pPr>
              <w:pStyle w:val="TableContent"/>
            </w:pPr>
            <w:r w:rsidRPr="002C7BE5">
              <w:t>VARCHAR (</w:t>
            </w:r>
            <w:r>
              <w:t>1</w:t>
            </w:r>
            <w:r w:rsidRPr="002C7BE5">
              <w:t>)</w:t>
            </w:r>
          </w:p>
        </w:tc>
        <w:tc>
          <w:tcPr>
            <w:tcW w:w="3367" w:type="dxa"/>
            <w:vAlign w:val="center"/>
          </w:tcPr>
          <w:p w14:paraId="4CA4D33B" w14:textId="453D3EEB" w:rsidR="00C21F2B" w:rsidRDefault="003C26C1" w:rsidP="00C21F2B">
            <w:pPr>
              <w:pStyle w:val="TableContent"/>
            </w:pPr>
            <w:r>
              <w:t>Prefix</w:t>
            </w:r>
          </w:p>
        </w:tc>
      </w:tr>
      <w:tr w:rsidR="00C21F2B" w14:paraId="66BB0167" w14:textId="77777777" w:rsidTr="00820EDC">
        <w:tc>
          <w:tcPr>
            <w:tcW w:w="612" w:type="dxa"/>
            <w:vAlign w:val="center"/>
          </w:tcPr>
          <w:p w14:paraId="749A6529" w14:textId="77777777" w:rsidR="00C21F2B" w:rsidRDefault="00C21F2B" w:rsidP="00C21F2B">
            <w:pPr>
              <w:pStyle w:val="TableContent"/>
            </w:pPr>
          </w:p>
        </w:tc>
        <w:tc>
          <w:tcPr>
            <w:tcW w:w="3168" w:type="dxa"/>
          </w:tcPr>
          <w:p w14:paraId="6227BE31" w14:textId="5E5F1E51" w:rsidR="00C21F2B" w:rsidRDefault="00C21F2B" w:rsidP="00C21F2B">
            <w:pPr>
              <w:pStyle w:val="TableContent"/>
            </w:pPr>
            <w:proofErr w:type="spellStart"/>
            <w:r w:rsidRPr="00E02C98">
              <w:t>vao_px_name</w:t>
            </w:r>
            <w:proofErr w:type="spellEnd"/>
          </w:p>
        </w:tc>
        <w:tc>
          <w:tcPr>
            <w:tcW w:w="1620" w:type="dxa"/>
          </w:tcPr>
          <w:p w14:paraId="29B85803" w14:textId="18BEF042" w:rsidR="00C21F2B" w:rsidRDefault="00C21F2B" w:rsidP="00C21F2B">
            <w:pPr>
              <w:pStyle w:val="TableContent"/>
            </w:pPr>
            <w:r w:rsidRPr="002C7BE5">
              <w:t>VARCHAR (</w:t>
            </w:r>
            <w:r>
              <w:t>25</w:t>
            </w:r>
            <w:r w:rsidRPr="002C7BE5">
              <w:t>5)</w:t>
            </w:r>
          </w:p>
        </w:tc>
        <w:tc>
          <w:tcPr>
            <w:tcW w:w="3367" w:type="dxa"/>
            <w:vAlign w:val="center"/>
          </w:tcPr>
          <w:p w14:paraId="20152862" w14:textId="37B40137" w:rsidR="00C21F2B" w:rsidRDefault="003C26C1" w:rsidP="00C21F2B">
            <w:pPr>
              <w:pStyle w:val="TableContent"/>
            </w:pPr>
            <w:proofErr w:type="spellStart"/>
            <w:r>
              <w:t>Deskripsi</w:t>
            </w:r>
            <w:proofErr w:type="spellEnd"/>
            <w:r>
              <w:t>/</w:t>
            </w:r>
            <w:proofErr w:type="spellStart"/>
            <w:r>
              <w:t>nama</w:t>
            </w:r>
            <w:proofErr w:type="spellEnd"/>
            <w:r>
              <w:t xml:space="preserve"> prefix</w:t>
            </w:r>
          </w:p>
        </w:tc>
      </w:tr>
    </w:tbl>
    <w:p w14:paraId="6F1561B0" w14:textId="77777777" w:rsidR="00770A85" w:rsidRDefault="00770A85" w:rsidP="00770A85">
      <w:pPr>
        <w:pStyle w:val="Paragraph"/>
        <w:ind w:left="630"/>
      </w:pPr>
    </w:p>
    <w:p w14:paraId="23C6B9B5" w14:textId="22517CEC" w:rsidR="00901845" w:rsidRDefault="00901845" w:rsidP="00901845">
      <w:pPr>
        <w:pStyle w:val="Paragraph"/>
        <w:numPr>
          <w:ilvl w:val="0"/>
          <w:numId w:val="8"/>
        </w:numPr>
        <w:ind w:left="630" w:hanging="450"/>
      </w:pPr>
      <w:proofErr w:type="spellStart"/>
      <w:r>
        <w:t>vao_product</w:t>
      </w:r>
      <w:proofErr w:type="spellEnd"/>
    </w:p>
    <w:tbl>
      <w:tblPr>
        <w:tblStyle w:val="TableGrid"/>
        <w:tblW w:w="8455" w:type="dxa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2065"/>
        <w:gridCol w:w="6390"/>
      </w:tblGrid>
      <w:tr w:rsidR="00770A85" w14:paraId="7C2F5B6D" w14:textId="77777777" w:rsidTr="00820EDC">
        <w:tc>
          <w:tcPr>
            <w:tcW w:w="2065" w:type="dxa"/>
          </w:tcPr>
          <w:p w14:paraId="34425937" w14:textId="77777777" w:rsidR="00770A85" w:rsidRDefault="00770A85" w:rsidP="00820EDC">
            <w:pPr>
              <w:pStyle w:val="Paragraph"/>
              <w:tabs>
                <w:tab w:val="left" w:pos="1773"/>
              </w:tabs>
            </w:pPr>
            <w:r>
              <w:t xml:space="preserve">Nama </w:t>
            </w:r>
            <w:proofErr w:type="spellStart"/>
            <w:r>
              <w:t>Tabel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70656061" w14:textId="2D67CC86" w:rsidR="00770A85" w:rsidRDefault="003C26C1" w:rsidP="00820EDC">
            <w:pPr>
              <w:pStyle w:val="Paragraph"/>
            </w:pPr>
            <w:proofErr w:type="spellStart"/>
            <w:r>
              <w:t>vao_product</w:t>
            </w:r>
            <w:proofErr w:type="spellEnd"/>
          </w:p>
        </w:tc>
      </w:tr>
      <w:tr w:rsidR="00770A85" w14:paraId="18E1DCC3" w14:textId="77777777" w:rsidTr="00820EDC">
        <w:tc>
          <w:tcPr>
            <w:tcW w:w="2065" w:type="dxa"/>
          </w:tcPr>
          <w:p w14:paraId="3FD35DE8" w14:textId="77777777" w:rsidR="00770A85" w:rsidRDefault="00770A85" w:rsidP="00820EDC">
            <w:pPr>
              <w:pStyle w:val="Paragraph"/>
              <w:tabs>
                <w:tab w:val="left" w:pos="1773"/>
              </w:tabs>
            </w:pPr>
            <w:proofErr w:type="spellStart"/>
            <w:r>
              <w:t>Deskripsi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2AC66A1E" w14:textId="3FE39859" w:rsidR="00770A85" w:rsidRDefault="003C26C1" w:rsidP="00820EDC">
            <w:pPr>
              <w:pStyle w:val="Paragraph"/>
            </w:pPr>
            <w:r>
              <w:t xml:space="preserve">Table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produk</w:t>
            </w:r>
            <w:proofErr w:type="spellEnd"/>
            <w:r>
              <w:t xml:space="preserve"> virtual account</w:t>
            </w:r>
          </w:p>
        </w:tc>
      </w:tr>
    </w:tbl>
    <w:p w14:paraId="2B323770" w14:textId="40858506" w:rsidR="00770A85" w:rsidRDefault="00770A85" w:rsidP="00770A85">
      <w:pPr>
        <w:pStyle w:val="Paragraph"/>
        <w:ind w:left="630"/>
      </w:pPr>
    </w:p>
    <w:p w14:paraId="25B8CC2B" w14:textId="37893BE3" w:rsidR="00AE24A0" w:rsidRDefault="00AE24A0" w:rsidP="00AE24A0">
      <w:pPr>
        <w:pStyle w:val="Caption"/>
        <w:keepNext/>
        <w:ind w:left="180"/>
      </w:pPr>
      <w:bookmarkStart w:id="133" w:name="_Toc117602894"/>
      <w:r>
        <w:t xml:space="preserve">Tabel </w:t>
      </w:r>
      <w:fldSimple w:instr=" SEQ Tabel \* ARABIC ">
        <w:r w:rsidR="00477121">
          <w:rPr>
            <w:noProof/>
          </w:rPr>
          <w:t>14</w:t>
        </w:r>
      </w:fldSimple>
      <w:r>
        <w:rPr>
          <w:lang w:val="en-US"/>
        </w:rPr>
        <w:t xml:space="preserve">. </w:t>
      </w:r>
      <w:proofErr w:type="spellStart"/>
      <w:r>
        <w:rPr>
          <w:lang w:val="en-US"/>
        </w:rPr>
        <w:t>vao_produk</w:t>
      </w:r>
      <w:bookmarkEnd w:id="133"/>
      <w:proofErr w:type="spellEnd"/>
    </w:p>
    <w:tbl>
      <w:tblPr>
        <w:tblStyle w:val="TableGrid"/>
        <w:tblW w:w="8767" w:type="dxa"/>
        <w:tblInd w:w="175" w:type="dxa"/>
        <w:tblLook w:val="04A0" w:firstRow="1" w:lastRow="0" w:firstColumn="1" w:lastColumn="0" w:noHBand="0" w:noVBand="1"/>
      </w:tblPr>
      <w:tblGrid>
        <w:gridCol w:w="612"/>
        <w:gridCol w:w="3168"/>
        <w:gridCol w:w="1620"/>
        <w:gridCol w:w="3367"/>
      </w:tblGrid>
      <w:tr w:rsidR="00770A85" w14:paraId="14103112" w14:textId="77777777" w:rsidTr="00820EDC">
        <w:tc>
          <w:tcPr>
            <w:tcW w:w="612" w:type="dxa"/>
            <w:shd w:val="clear" w:color="auto" w:fill="9CC2E5" w:themeFill="accent5" w:themeFillTint="99"/>
            <w:vAlign w:val="center"/>
          </w:tcPr>
          <w:p w14:paraId="496C7AFB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Key ID</w:t>
            </w:r>
          </w:p>
        </w:tc>
        <w:tc>
          <w:tcPr>
            <w:tcW w:w="3168" w:type="dxa"/>
            <w:shd w:val="clear" w:color="auto" w:fill="9CC2E5" w:themeFill="accent5" w:themeFillTint="99"/>
            <w:vAlign w:val="center"/>
          </w:tcPr>
          <w:p w14:paraId="61B6D7EE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Nama Field</w:t>
            </w:r>
          </w:p>
        </w:tc>
        <w:tc>
          <w:tcPr>
            <w:tcW w:w="1620" w:type="dxa"/>
            <w:shd w:val="clear" w:color="auto" w:fill="9CC2E5" w:themeFill="accent5" w:themeFillTint="99"/>
            <w:vAlign w:val="center"/>
          </w:tcPr>
          <w:p w14:paraId="3E86C31E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Tipe</w:t>
            </w:r>
            <w:proofErr w:type="spellEnd"/>
            <w:r w:rsidRPr="007A0594">
              <w:rPr>
                <w:b/>
                <w:bCs/>
              </w:rPr>
              <w:t xml:space="preserve"> Data</w:t>
            </w:r>
          </w:p>
        </w:tc>
        <w:tc>
          <w:tcPr>
            <w:tcW w:w="3367" w:type="dxa"/>
            <w:shd w:val="clear" w:color="auto" w:fill="9CC2E5" w:themeFill="accent5" w:themeFillTint="99"/>
            <w:vAlign w:val="center"/>
          </w:tcPr>
          <w:p w14:paraId="52F820D3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Deskripsi</w:t>
            </w:r>
            <w:proofErr w:type="spellEnd"/>
          </w:p>
        </w:tc>
      </w:tr>
      <w:tr w:rsidR="008D548F" w14:paraId="28E8E2F8" w14:textId="77777777" w:rsidTr="00820EDC">
        <w:tc>
          <w:tcPr>
            <w:tcW w:w="612" w:type="dxa"/>
            <w:vAlign w:val="center"/>
          </w:tcPr>
          <w:p w14:paraId="4C374107" w14:textId="600DF924" w:rsidR="008D548F" w:rsidRDefault="008D548F" w:rsidP="008D548F">
            <w:pPr>
              <w:pStyle w:val="TableContent"/>
            </w:pPr>
            <w:r>
              <w:t>PK</w:t>
            </w:r>
          </w:p>
        </w:tc>
        <w:tc>
          <w:tcPr>
            <w:tcW w:w="3168" w:type="dxa"/>
          </w:tcPr>
          <w:p w14:paraId="7EC679F0" w14:textId="4948207B" w:rsidR="008D548F" w:rsidRDefault="008D548F" w:rsidP="008D548F">
            <w:pPr>
              <w:pStyle w:val="TableContent"/>
            </w:pPr>
            <w:proofErr w:type="spellStart"/>
            <w:r w:rsidRPr="007D051C">
              <w:t>vao_p_id</w:t>
            </w:r>
            <w:proofErr w:type="spellEnd"/>
          </w:p>
        </w:tc>
        <w:tc>
          <w:tcPr>
            <w:tcW w:w="1620" w:type="dxa"/>
          </w:tcPr>
          <w:p w14:paraId="1F40E892" w14:textId="25AF393B" w:rsidR="008D548F" w:rsidRDefault="008D548F" w:rsidP="008D548F">
            <w:pPr>
              <w:pStyle w:val="TableContent"/>
            </w:pPr>
            <w:r w:rsidRPr="003564D1">
              <w:t>INT4 (32)</w:t>
            </w:r>
          </w:p>
        </w:tc>
        <w:tc>
          <w:tcPr>
            <w:tcW w:w="3367" w:type="dxa"/>
            <w:vAlign w:val="center"/>
          </w:tcPr>
          <w:p w14:paraId="1826F099" w14:textId="3DC8113F" w:rsidR="008D548F" w:rsidRDefault="00743BB4" w:rsidP="008D548F">
            <w:pPr>
              <w:pStyle w:val="TableContent"/>
            </w:pPr>
            <w:r>
              <w:t xml:space="preserve">ID </w:t>
            </w:r>
            <w:proofErr w:type="spellStart"/>
            <w:r>
              <w:t>produk</w:t>
            </w:r>
            <w:proofErr w:type="spellEnd"/>
            <w:r>
              <w:t>. Unique</w:t>
            </w:r>
          </w:p>
        </w:tc>
      </w:tr>
      <w:tr w:rsidR="008D548F" w14:paraId="3516FA88" w14:textId="77777777" w:rsidTr="00820EDC">
        <w:tc>
          <w:tcPr>
            <w:tcW w:w="612" w:type="dxa"/>
            <w:vAlign w:val="center"/>
          </w:tcPr>
          <w:p w14:paraId="0957FF37" w14:textId="2CC302A7" w:rsidR="008D548F" w:rsidRDefault="008D548F" w:rsidP="008D548F">
            <w:pPr>
              <w:pStyle w:val="TableContent"/>
            </w:pPr>
            <w:r>
              <w:t>FK</w:t>
            </w:r>
          </w:p>
        </w:tc>
        <w:tc>
          <w:tcPr>
            <w:tcW w:w="3168" w:type="dxa"/>
          </w:tcPr>
          <w:p w14:paraId="0FE6A086" w14:textId="6F12FB1A" w:rsidR="008D548F" w:rsidRDefault="008D548F" w:rsidP="008D548F">
            <w:pPr>
              <w:pStyle w:val="TableContent"/>
            </w:pPr>
            <w:proofErr w:type="spellStart"/>
            <w:r w:rsidRPr="007D051C">
              <w:t>vao_p_c_id</w:t>
            </w:r>
            <w:proofErr w:type="spellEnd"/>
          </w:p>
        </w:tc>
        <w:tc>
          <w:tcPr>
            <w:tcW w:w="1620" w:type="dxa"/>
          </w:tcPr>
          <w:p w14:paraId="1DA8E95B" w14:textId="2077F030" w:rsidR="008D548F" w:rsidRDefault="008D548F" w:rsidP="008D548F">
            <w:pPr>
              <w:pStyle w:val="TableContent"/>
            </w:pPr>
            <w:r w:rsidRPr="003564D1">
              <w:t>INT4 (32)</w:t>
            </w:r>
          </w:p>
        </w:tc>
        <w:tc>
          <w:tcPr>
            <w:tcW w:w="3367" w:type="dxa"/>
            <w:vAlign w:val="center"/>
          </w:tcPr>
          <w:p w14:paraId="740D1622" w14:textId="4F9B0530" w:rsidR="008D548F" w:rsidRDefault="00A4371A" w:rsidP="008D548F">
            <w:pPr>
              <w:pStyle w:val="TableContent"/>
            </w:pPr>
            <w:r>
              <w:t xml:space="preserve">ID client. </w:t>
            </w:r>
            <w:proofErr w:type="spellStart"/>
            <w:r>
              <w:t>Berelasi</w:t>
            </w:r>
            <w:proofErr w:type="spellEnd"/>
            <w:r>
              <w:t xml:space="preserve"> </w:t>
            </w:r>
            <w:proofErr w:type="spellStart"/>
            <w:r>
              <w:t>degan</w:t>
            </w:r>
            <w:proofErr w:type="spellEnd"/>
            <w:r>
              <w:t xml:space="preserve"> table </w:t>
            </w:r>
            <w:proofErr w:type="spellStart"/>
            <w:r>
              <w:t>vao_client</w:t>
            </w:r>
            <w:proofErr w:type="spellEnd"/>
            <w:r>
              <w:t xml:space="preserve">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 w:rsidR="003C783A">
              <w:t>v</w:t>
            </w:r>
            <w:r>
              <w:t>ao_c_id</w:t>
            </w:r>
            <w:proofErr w:type="spellEnd"/>
          </w:p>
        </w:tc>
      </w:tr>
      <w:tr w:rsidR="008D548F" w14:paraId="1C0B36D4" w14:textId="77777777" w:rsidTr="00820EDC">
        <w:tc>
          <w:tcPr>
            <w:tcW w:w="612" w:type="dxa"/>
            <w:vAlign w:val="center"/>
          </w:tcPr>
          <w:p w14:paraId="4D9607B3" w14:textId="77777777" w:rsidR="008D548F" w:rsidRDefault="008D548F" w:rsidP="008D548F">
            <w:pPr>
              <w:pStyle w:val="TableContent"/>
            </w:pPr>
          </w:p>
        </w:tc>
        <w:tc>
          <w:tcPr>
            <w:tcW w:w="3168" w:type="dxa"/>
          </w:tcPr>
          <w:p w14:paraId="0FB24522" w14:textId="46380E47" w:rsidR="008D548F" w:rsidRPr="00644EC6" w:rsidRDefault="008D548F" w:rsidP="008D548F">
            <w:pPr>
              <w:pStyle w:val="TableContent"/>
            </w:pPr>
            <w:proofErr w:type="spellStart"/>
            <w:r w:rsidRPr="007D051C">
              <w:t>vao_p_code</w:t>
            </w:r>
            <w:proofErr w:type="spellEnd"/>
          </w:p>
        </w:tc>
        <w:tc>
          <w:tcPr>
            <w:tcW w:w="1620" w:type="dxa"/>
          </w:tcPr>
          <w:p w14:paraId="4512DA6E" w14:textId="02072AE1" w:rsidR="008D548F" w:rsidRPr="00BE771C" w:rsidRDefault="008D548F" w:rsidP="008D548F">
            <w:pPr>
              <w:pStyle w:val="TableContent"/>
            </w:pPr>
            <w:r w:rsidRPr="003564D1">
              <w:t>VARCHAR (32)</w:t>
            </w:r>
          </w:p>
        </w:tc>
        <w:tc>
          <w:tcPr>
            <w:tcW w:w="3367" w:type="dxa"/>
            <w:vAlign w:val="center"/>
          </w:tcPr>
          <w:p w14:paraId="7F5286D3" w14:textId="0CFD9026" w:rsidR="008D548F" w:rsidRDefault="003C783A" w:rsidP="008D548F">
            <w:pPr>
              <w:pStyle w:val="TableContent"/>
            </w:pPr>
            <w:r>
              <w:t xml:space="preserve">Kode </w:t>
            </w:r>
            <w:proofErr w:type="spellStart"/>
            <w:r>
              <w:t>produk</w:t>
            </w:r>
            <w:proofErr w:type="spellEnd"/>
          </w:p>
        </w:tc>
      </w:tr>
      <w:tr w:rsidR="008D548F" w14:paraId="594CF0C6" w14:textId="77777777" w:rsidTr="00820EDC">
        <w:tc>
          <w:tcPr>
            <w:tcW w:w="612" w:type="dxa"/>
            <w:vAlign w:val="center"/>
          </w:tcPr>
          <w:p w14:paraId="75432553" w14:textId="77777777" w:rsidR="008D548F" w:rsidRDefault="008D548F" w:rsidP="008D548F">
            <w:pPr>
              <w:pStyle w:val="TableContent"/>
            </w:pPr>
          </w:p>
        </w:tc>
        <w:tc>
          <w:tcPr>
            <w:tcW w:w="3168" w:type="dxa"/>
          </w:tcPr>
          <w:p w14:paraId="2BFBD7D7" w14:textId="6F88A11E" w:rsidR="008D548F" w:rsidRDefault="008D548F" w:rsidP="008D548F">
            <w:pPr>
              <w:pStyle w:val="TableContent"/>
            </w:pPr>
            <w:proofErr w:type="spellStart"/>
            <w:r w:rsidRPr="007D051C">
              <w:t>vao_p_name</w:t>
            </w:r>
            <w:proofErr w:type="spellEnd"/>
          </w:p>
        </w:tc>
        <w:tc>
          <w:tcPr>
            <w:tcW w:w="1620" w:type="dxa"/>
          </w:tcPr>
          <w:p w14:paraId="77942227" w14:textId="15D7CFC5" w:rsidR="008D548F" w:rsidRDefault="008D548F" w:rsidP="008D548F">
            <w:pPr>
              <w:pStyle w:val="TableContent"/>
            </w:pPr>
            <w:r w:rsidRPr="003564D1">
              <w:t>VARCHAR (45)</w:t>
            </w:r>
          </w:p>
        </w:tc>
        <w:tc>
          <w:tcPr>
            <w:tcW w:w="3367" w:type="dxa"/>
            <w:vAlign w:val="center"/>
          </w:tcPr>
          <w:p w14:paraId="08EF2436" w14:textId="1B3782FE" w:rsidR="008D548F" w:rsidRDefault="003C783A" w:rsidP="008D548F">
            <w:pPr>
              <w:pStyle w:val="TableContent"/>
            </w:pPr>
            <w:r>
              <w:t xml:space="preserve">Nama </w:t>
            </w:r>
            <w:proofErr w:type="spellStart"/>
            <w:r>
              <w:t>produk</w:t>
            </w:r>
            <w:proofErr w:type="spellEnd"/>
          </w:p>
        </w:tc>
      </w:tr>
      <w:tr w:rsidR="008D548F" w14:paraId="64383608" w14:textId="77777777" w:rsidTr="00820EDC">
        <w:tc>
          <w:tcPr>
            <w:tcW w:w="612" w:type="dxa"/>
            <w:vAlign w:val="center"/>
          </w:tcPr>
          <w:p w14:paraId="77BDCEDE" w14:textId="77777777" w:rsidR="008D548F" w:rsidRPr="00EA73C7" w:rsidRDefault="008D548F" w:rsidP="008D548F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47B60CEA" w14:textId="6799E83E" w:rsidR="008D548F" w:rsidRDefault="008D548F" w:rsidP="008D548F">
            <w:pPr>
              <w:pStyle w:val="TableContent"/>
            </w:pPr>
            <w:proofErr w:type="spellStart"/>
            <w:r w:rsidRPr="007D051C">
              <w:t>vao_p_giro_account</w:t>
            </w:r>
            <w:proofErr w:type="spellEnd"/>
          </w:p>
        </w:tc>
        <w:tc>
          <w:tcPr>
            <w:tcW w:w="1620" w:type="dxa"/>
          </w:tcPr>
          <w:p w14:paraId="2E1A4700" w14:textId="2BF9D2D2" w:rsidR="008D548F" w:rsidRDefault="008D548F" w:rsidP="008D548F">
            <w:pPr>
              <w:pStyle w:val="TableContent"/>
            </w:pPr>
            <w:r w:rsidRPr="003564D1">
              <w:t>VARCHAR (16)</w:t>
            </w:r>
          </w:p>
        </w:tc>
        <w:tc>
          <w:tcPr>
            <w:tcW w:w="3367" w:type="dxa"/>
            <w:vAlign w:val="center"/>
          </w:tcPr>
          <w:p w14:paraId="4122843F" w14:textId="5D4646E0" w:rsidR="008D548F" w:rsidRDefault="003C783A" w:rsidP="008D548F">
            <w:pPr>
              <w:pStyle w:val="TableContent"/>
            </w:pP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rekening</w:t>
            </w:r>
            <w:proofErr w:type="spellEnd"/>
            <w:r>
              <w:t xml:space="preserve"> </w:t>
            </w:r>
            <w:proofErr w:type="spellStart"/>
            <w:r>
              <w:t>giro</w:t>
            </w:r>
            <w:proofErr w:type="spellEnd"/>
            <w:r w:rsidR="001E6EF2">
              <w:t xml:space="preserve"> </w:t>
            </w:r>
            <w:proofErr w:type="spellStart"/>
            <w:r w:rsidR="001E6EF2">
              <w:t>untuk</w:t>
            </w:r>
            <w:proofErr w:type="spellEnd"/>
            <w:r w:rsidR="001E6EF2">
              <w:t xml:space="preserve"> </w:t>
            </w:r>
            <w:proofErr w:type="spellStart"/>
            <w:r w:rsidR="001E6EF2">
              <w:t>menampung</w:t>
            </w:r>
            <w:proofErr w:type="spellEnd"/>
            <w:r w:rsidR="001E6EF2">
              <w:t xml:space="preserve"> </w:t>
            </w:r>
            <w:proofErr w:type="spellStart"/>
            <w:r w:rsidR="001E6EF2">
              <w:t>pembayaran</w:t>
            </w:r>
            <w:proofErr w:type="spellEnd"/>
          </w:p>
        </w:tc>
      </w:tr>
      <w:tr w:rsidR="008D548F" w14:paraId="0194650F" w14:textId="77777777" w:rsidTr="00820EDC">
        <w:tc>
          <w:tcPr>
            <w:tcW w:w="612" w:type="dxa"/>
            <w:vAlign w:val="center"/>
          </w:tcPr>
          <w:p w14:paraId="5B7DC63E" w14:textId="77777777" w:rsidR="008D548F" w:rsidRDefault="008D548F" w:rsidP="008D548F">
            <w:pPr>
              <w:pStyle w:val="TableContent"/>
            </w:pPr>
          </w:p>
        </w:tc>
        <w:tc>
          <w:tcPr>
            <w:tcW w:w="3168" w:type="dxa"/>
          </w:tcPr>
          <w:p w14:paraId="032B239A" w14:textId="166F858B" w:rsidR="008D548F" w:rsidRDefault="008D548F" w:rsidP="008D548F">
            <w:pPr>
              <w:pStyle w:val="TableContent"/>
            </w:pPr>
            <w:proofErr w:type="spellStart"/>
            <w:r w:rsidRPr="007D051C">
              <w:t>vao_p_status</w:t>
            </w:r>
            <w:proofErr w:type="spellEnd"/>
          </w:p>
        </w:tc>
        <w:tc>
          <w:tcPr>
            <w:tcW w:w="1620" w:type="dxa"/>
          </w:tcPr>
          <w:p w14:paraId="29016DB7" w14:textId="31D28352" w:rsidR="008D548F" w:rsidRDefault="008D548F" w:rsidP="008D548F">
            <w:pPr>
              <w:pStyle w:val="TableContent"/>
            </w:pPr>
            <w:r w:rsidRPr="003564D1">
              <w:t>VARCHAR (16)</w:t>
            </w:r>
          </w:p>
        </w:tc>
        <w:tc>
          <w:tcPr>
            <w:tcW w:w="3367" w:type="dxa"/>
            <w:vAlign w:val="center"/>
          </w:tcPr>
          <w:p w14:paraId="36DAC3C0" w14:textId="219A90D3" w:rsidR="008D548F" w:rsidRDefault="001E6EF2" w:rsidP="008D548F">
            <w:pPr>
              <w:pStyle w:val="TableContent"/>
            </w:pPr>
            <w:r>
              <w:t xml:space="preserve">Status </w:t>
            </w:r>
            <w:proofErr w:type="spellStart"/>
            <w:r>
              <w:t>produk</w:t>
            </w:r>
            <w:proofErr w:type="spellEnd"/>
            <w:r>
              <w:t>. 0=inactive; 1=active</w:t>
            </w:r>
          </w:p>
        </w:tc>
      </w:tr>
      <w:tr w:rsidR="008D548F" w14:paraId="3E4488F9" w14:textId="77777777" w:rsidTr="00820EDC">
        <w:tc>
          <w:tcPr>
            <w:tcW w:w="612" w:type="dxa"/>
            <w:vAlign w:val="center"/>
          </w:tcPr>
          <w:p w14:paraId="34F5AECA" w14:textId="77777777" w:rsidR="008D548F" w:rsidRDefault="008D548F" w:rsidP="008D548F">
            <w:pPr>
              <w:pStyle w:val="TableContent"/>
            </w:pPr>
          </w:p>
        </w:tc>
        <w:tc>
          <w:tcPr>
            <w:tcW w:w="3168" w:type="dxa"/>
          </w:tcPr>
          <w:p w14:paraId="503F5A05" w14:textId="4F62D201" w:rsidR="008D548F" w:rsidRDefault="008D548F" w:rsidP="008D548F">
            <w:pPr>
              <w:pStyle w:val="TableContent"/>
            </w:pPr>
            <w:proofErr w:type="spellStart"/>
            <w:r w:rsidRPr="007D051C">
              <w:t>vao_p_created_at</w:t>
            </w:r>
            <w:proofErr w:type="spellEnd"/>
          </w:p>
        </w:tc>
        <w:tc>
          <w:tcPr>
            <w:tcW w:w="1620" w:type="dxa"/>
          </w:tcPr>
          <w:p w14:paraId="296D409B" w14:textId="708A716C" w:rsidR="008D548F" w:rsidRDefault="008D548F" w:rsidP="008D548F">
            <w:pPr>
              <w:pStyle w:val="TableContent"/>
            </w:pPr>
            <w:r w:rsidRPr="003564D1">
              <w:t>VARCHAR (19)</w:t>
            </w:r>
          </w:p>
        </w:tc>
        <w:tc>
          <w:tcPr>
            <w:tcW w:w="3367" w:type="dxa"/>
            <w:vAlign w:val="center"/>
          </w:tcPr>
          <w:p w14:paraId="5F5440BD" w14:textId="670BF2DA" w:rsidR="008D548F" w:rsidRDefault="001E6EF2" w:rsidP="008D548F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dan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YYYY-MM-DD </w:t>
            </w:r>
            <w:proofErr w:type="spellStart"/>
            <w:r>
              <w:t>hh:</w:t>
            </w:r>
            <w:proofErr w:type="gramStart"/>
            <w:r>
              <w:t>mm:ss</w:t>
            </w:r>
            <w:proofErr w:type="spellEnd"/>
            <w:proofErr w:type="gramEnd"/>
          </w:p>
        </w:tc>
      </w:tr>
      <w:tr w:rsidR="008D548F" w14:paraId="792DB7F3" w14:textId="77777777" w:rsidTr="00820EDC">
        <w:tc>
          <w:tcPr>
            <w:tcW w:w="612" w:type="dxa"/>
            <w:vAlign w:val="center"/>
          </w:tcPr>
          <w:p w14:paraId="66478B07" w14:textId="77777777" w:rsidR="008D548F" w:rsidRDefault="008D548F" w:rsidP="008D548F">
            <w:pPr>
              <w:pStyle w:val="TableContent"/>
            </w:pPr>
          </w:p>
        </w:tc>
        <w:tc>
          <w:tcPr>
            <w:tcW w:w="3168" w:type="dxa"/>
          </w:tcPr>
          <w:p w14:paraId="61AD6BD3" w14:textId="1D1F4629" w:rsidR="008D548F" w:rsidRDefault="008D548F" w:rsidP="008D548F">
            <w:pPr>
              <w:pStyle w:val="TableContent"/>
            </w:pPr>
            <w:proofErr w:type="spellStart"/>
            <w:r w:rsidRPr="007D051C">
              <w:t>vao_p_created_by</w:t>
            </w:r>
            <w:proofErr w:type="spellEnd"/>
          </w:p>
        </w:tc>
        <w:tc>
          <w:tcPr>
            <w:tcW w:w="1620" w:type="dxa"/>
          </w:tcPr>
          <w:p w14:paraId="550E6727" w14:textId="287001DA" w:rsidR="008D548F" w:rsidRDefault="008D548F" w:rsidP="008D548F">
            <w:pPr>
              <w:pStyle w:val="TableContent"/>
            </w:pPr>
            <w:r w:rsidRPr="003564D1">
              <w:t>VARCHAR (32)</w:t>
            </w:r>
          </w:p>
        </w:tc>
        <w:tc>
          <w:tcPr>
            <w:tcW w:w="3367" w:type="dxa"/>
            <w:vAlign w:val="center"/>
          </w:tcPr>
          <w:p w14:paraId="2498136B" w14:textId="05BE7AE6" w:rsidR="008D548F" w:rsidRDefault="001E6EF2" w:rsidP="008D548F">
            <w:pPr>
              <w:pStyle w:val="TableContent"/>
            </w:pPr>
            <w:r>
              <w:t xml:space="preserve">User yang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</w:p>
        </w:tc>
      </w:tr>
      <w:tr w:rsidR="008D548F" w14:paraId="7935B9DF" w14:textId="77777777" w:rsidTr="00820EDC">
        <w:tc>
          <w:tcPr>
            <w:tcW w:w="612" w:type="dxa"/>
            <w:vAlign w:val="center"/>
          </w:tcPr>
          <w:p w14:paraId="69F6DB70" w14:textId="77777777" w:rsidR="008D548F" w:rsidRDefault="008D548F" w:rsidP="008D548F">
            <w:pPr>
              <w:pStyle w:val="TableContent"/>
            </w:pPr>
          </w:p>
        </w:tc>
        <w:tc>
          <w:tcPr>
            <w:tcW w:w="3168" w:type="dxa"/>
          </w:tcPr>
          <w:p w14:paraId="3E4D42C3" w14:textId="53D3458C" w:rsidR="008D548F" w:rsidRPr="00A757C7" w:rsidRDefault="008D548F" w:rsidP="008D548F">
            <w:pPr>
              <w:pStyle w:val="TableContent"/>
            </w:pPr>
            <w:proofErr w:type="spellStart"/>
            <w:r w:rsidRPr="007D051C">
              <w:t>vao_p_updated_at</w:t>
            </w:r>
            <w:proofErr w:type="spellEnd"/>
          </w:p>
        </w:tc>
        <w:tc>
          <w:tcPr>
            <w:tcW w:w="1620" w:type="dxa"/>
          </w:tcPr>
          <w:p w14:paraId="3506FBF9" w14:textId="6BAFE8B1" w:rsidR="008D548F" w:rsidRDefault="008D548F" w:rsidP="008D548F">
            <w:pPr>
              <w:pStyle w:val="TableContent"/>
            </w:pPr>
            <w:r w:rsidRPr="003564D1">
              <w:t>VARCHAR (19)</w:t>
            </w:r>
          </w:p>
        </w:tc>
        <w:tc>
          <w:tcPr>
            <w:tcW w:w="3367" w:type="dxa"/>
            <w:vAlign w:val="center"/>
          </w:tcPr>
          <w:p w14:paraId="67FD3DB8" w14:textId="7C350E03" w:rsidR="008D548F" w:rsidRPr="00326BD1" w:rsidRDefault="001E6EF2" w:rsidP="008D548F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dan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</w:t>
            </w:r>
            <w:proofErr w:type="spellStart"/>
            <w:r w:rsidR="00D85F48">
              <w:t>terakhir</w:t>
            </w:r>
            <w:proofErr w:type="spellEnd"/>
            <w:r w:rsidR="00D85F48">
              <w:t xml:space="preserve"> </w:t>
            </w:r>
            <w:proofErr w:type="spellStart"/>
            <w:r>
              <w:t>diperbaharui</w:t>
            </w:r>
            <w:proofErr w:type="spellEnd"/>
            <w:r>
              <w:t xml:space="preserve"> YYYY-MM-DD </w:t>
            </w:r>
            <w:proofErr w:type="spellStart"/>
            <w:r>
              <w:t>hh:</w:t>
            </w:r>
            <w:proofErr w:type="gramStart"/>
            <w:r>
              <w:t>mm:ss</w:t>
            </w:r>
            <w:proofErr w:type="spellEnd"/>
            <w:proofErr w:type="gramEnd"/>
          </w:p>
        </w:tc>
      </w:tr>
      <w:tr w:rsidR="008D548F" w14:paraId="36129808" w14:textId="77777777" w:rsidTr="00820EDC">
        <w:tc>
          <w:tcPr>
            <w:tcW w:w="612" w:type="dxa"/>
            <w:vAlign w:val="center"/>
          </w:tcPr>
          <w:p w14:paraId="1D288DC9" w14:textId="77777777" w:rsidR="008D548F" w:rsidRDefault="008D548F" w:rsidP="008D548F">
            <w:pPr>
              <w:pStyle w:val="TableContent"/>
            </w:pPr>
          </w:p>
        </w:tc>
        <w:tc>
          <w:tcPr>
            <w:tcW w:w="3168" w:type="dxa"/>
          </w:tcPr>
          <w:p w14:paraId="37D40F8B" w14:textId="6B1FDD9B" w:rsidR="008D548F" w:rsidRPr="00A757C7" w:rsidRDefault="008D548F" w:rsidP="008D548F">
            <w:pPr>
              <w:pStyle w:val="TableContent"/>
            </w:pPr>
            <w:proofErr w:type="spellStart"/>
            <w:r w:rsidRPr="007D051C">
              <w:t>vao_p_updated_by</w:t>
            </w:r>
            <w:proofErr w:type="spellEnd"/>
          </w:p>
        </w:tc>
        <w:tc>
          <w:tcPr>
            <w:tcW w:w="1620" w:type="dxa"/>
          </w:tcPr>
          <w:p w14:paraId="5D6511D3" w14:textId="54A077D7" w:rsidR="008D548F" w:rsidRDefault="008D548F" w:rsidP="008D548F">
            <w:pPr>
              <w:pStyle w:val="TableContent"/>
            </w:pPr>
            <w:r w:rsidRPr="003564D1">
              <w:t>VARCHAR (32)</w:t>
            </w:r>
          </w:p>
        </w:tc>
        <w:tc>
          <w:tcPr>
            <w:tcW w:w="3367" w:type="dxa"/>
            <w:vAlign w:val="center"/>
          </w:tcPr>
          <w:p w14:paraId="0969ACB0" w14:textId="1E31826C" w:rsidR="008D548F" w:rsidRPr="00326BD1" w:rsidRDefault="001E6EF2" w:rsidP="008D548F">
            <w:pPr>
              <w:pStyle w:val="TableContent"/>
            </w:pPr>
            <w:r>
              <w:t xml:space="preserve">User yang </w:t>
            </w:r>
            <w:proofErr w:type="spellStart"/>
            <w:r>
              <w:t>memperbaha</w:t>
            </w:r>
            <w:r w:rsidR="00D85F48">
              <w:t>rui</w:t>
            </w:r>
            <w:proofErr w:type="spellEnd"/>
            <w:r w:rsidR="00D85F48">
              <w:t xml:space="preserve"> </w:t>
            </w:r>
            <w:proofErr w:type="spellStart"/>
            <w:r w:rsidR="00D85F48">
              <w:t>produk</w:t>
            </w:r>
            <w:proofErr w:type="spellEnd"/>
          </w:p>
        </w:tc>
      </w:tr>
    </w:tbl>
    <w:p w14:paraId="5D4D2001" w14:textId="77777777" w:rsidR="00770A85" w:rsidRDefault="00770A85" w:rsidP="00770A85">
      <w:pPr>
        <w:pStyle w:val="Paragraph"/>
        <w:ind w:left="630"/>
      </w:pPr>
    </w:p>
    <w:p w14:paraId="3B5BB381" w14:textId="72D1A49F" w:rsidR="00901845" w:rsidRDefault="00901845" w:rsidP="00901845">
      <w:pPr>
        <w:pStyle w:val="Paragraph"/>
        <w:numPr>
          <w:ilvl w:val="0"/>
          <w:numId w:val="8"/>
        </w:numPr>
        <w:ind w:left="630" w:hanging="450"/>
      </w:pPr>
      <w:proofErr w:type="spellStart"/>
      <w:r>
        <w:t>vao_rc</w:t>
      </w:r>
      <w:proofErr w:type="spellEnd"/>
    </w:p>
    <w:tbl>
      <w:tblPr>
        <w:tblStyle w:val="TableGrid"/>
        <w:tblW w:w="8455" w:type="dxa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2065"/>
        <w:gridCol w:w="6390"/>
      </w:tblGrid>
      <w:tr w:rsidR="00770A85" w14:paraId="6678E51E" w14:textId="77777777" w:rsidTr="00820EDC">
        <w:tc>
          <w:tcPr>
            <w:tcW w:w="2065" w:type="dxa"/>
          </w:tcPr>
          <w:p w14:paraId="2918BD71" w14:textId="77777777" w:rsidR="00770A85" w:rsidRDefault="00770A85" w:rsidP="00820EDC">
            <w:pPr>
              <w:pStyle w:val="Paragraph"/>
              <w:tabs>
                <w:tab w:val="left" w:pos="1773"/>
              </w:tabs>
            </w:pPr>
            <w:r>
              <w:t xml:space="preserve">Nama </w:t>
            </w:r>
            <w:proofErr w:type="spellStart"/>
            <w:r>
              <w:t>Tabel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35284F59" w14:textId="6201BC02" w:rsidR="00770A85" w:rsidRDefault="00445262" w:rsidP="00820EDC">
            <w:pPr>
              <w:pStyle w:val="Paragraph"/>
            </w:pPr>
            <w:proofErr w:type="spellStart"/>
            <w:r>
              <w:t>vao_rc</w:t>
            </w:r>
            <w:proofErr w:type="spellEnd"/>
          </w:p>
        </w:tc>
      </w:tr>
      <w:tr w:rsidR="00770A85" w14:paraId="6B0830BB" w14:textId="77777777" w:rsidTr="00820EDC">
        <w:tc>
          <w:tcPr>
            <w:tcW w:w="2065" w:type="dxa"/>
          </w:tcPr>
          <w:p w14:paraId="46FA9D4B" w14:textId="77777777" w:rsidR="00770A85" w:rsidRDefault="00770A85" w:rsidP="00820EDC">
            <w:pPr>
              <w:pStyle w:val="Paragraph"/>
              <w:tabs>
                <w:tab w:val="left" w:pos="1773"/>
              </w:tabs>
            </w:pPr>
            <w:proofErr w:type="spellStart"/>
            <w:r>
              <w:t>Deskripsi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17712795" w14:textId="05DC6388" w:rsidR="00770A85" w:rsidRDefault="00720983" w:rsidP="00820EDC">
            <w:pPr>
              <w:pStyle w:val="Paragraph"/>
            </w:pP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daftar response code</w:t>
            </w:r>
          </w:p>
        </w:tc>
      </w:tr>
    </w:tbl>
    <w:p w14:paraId="6FA554EE" w14:textId="34B82154" w:rsidR="00770A85" w:rsidRDefault="00770A85" w:rsidP="00770A85">
      <w:pPr>
        <w:pStyle w:val="Paragraph"/>
        <w:ind w:left="630"/>
      </w:pPr>
    </w:p>
    <w:p w14:paraId="55A47932" w14:textId="3A858BBA" w:rsidR="00B657C3" w:rsidRDefault="00B657C3" w:rsidP="00B657C3">
      <w:pPr>
        <w:pStyle w:val="Caption"/>
        <w:keepNext/>
        <w:ind w:left="180"/>
      </w:pPr>
      <w:bookmarkStart w:id="134" w:name="_Toc117602895"/>
      <w:r>
        <w:t xml:space="preserve">Tabel </w:t>
      </w:r>
      <w:fldSimple w:instr=" SEQ Tabel \* ARABIC ">
        <w:r w:rsidR="00477121">
          <w:rPr>
            <w:noProof/>
          </w:rPr>
          <w:t>15</w:t>
        </w:r>
      </w:fldSimple>
      <w:r>
        <w:rPr>
          <w:lang w:val="en-US"/>
        </w:rPr>
        <w:t xml:space="preserve">. </w:t>
      </w:r>
      <w:proofErr w:type="spellStart"/>
      <w:r>
        <w:rPr>
          <w:lang w:val="en-US"/>
        </w:rPr>
        <w:t>vao_rc</w:t>
      </w:r>
      <w:bookmarkEnd w:id="134"/>
      <w:proofErr w:type="spellEnd"/>
    </w:p>
    <w:tbl>
      <w:tblPr>
        <w:tblStyle w:val="TableGrid"/>
        <w:tblW w:w="8767" w:type="dxa"/>
        <w:tblInd w:w="175" w:type="dxa"/>
        <w:tblLook w:val="04A0" w:firstRow="1" w:lastRow="0" w:firstColumn="1" w:lastColumn="0" w:noHBand="0" w:noVBand="1"/>
      </w:tblPr>
      <w:tblGrid>
        <w:gridCol w:w="612"/>
        <w:gridCol w:w="3168"/>
        <w:gridCol w:w="1620"/>
        <w:gridCol w:w="3367"/>
      </w:tblGrid>
      <w:tr w:rsidR="00770A85" w14:paraId="4E9176A4" w14:textId="77777777" w:rsidTr="00820EDC">
        <w:tc>
          <w:tcPr>
            <w:tcW w:w="612" w:type="dxa"/>
            <w:shd w:val="clear" w:color="auto" w:fill="9CC2E5" w:themeFill="accent5" w:themeFillTint="99"/>
            <w:vAlign w:val="center"/>
          </w:tcPr>
          <w:p w14:paraId="0AFE77CC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Key ID</w:t>
            </w:r>
          </w:p>
        </w:tc>
        <w:tc>
          <w:tcPr>
            <w:tcW w:w="3168" w:type="dxa"/>
            <w:shd w:val="clear" w:color="auto" w:fill="9CC2E5" w:themeFill="accent5" w:themeFillTint="99"/>
            <w:vAlign w:val="center"/>
          </w:tcPr>
          <w:p w14:paraId="5F468395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Nama Field</w:t>
            </w:r>
          </w:p>
        </w:tc>
        <w:tc>
          <w:tcPr>
            <w:tcW w:w="1620" w:type="dxa"/>
            <w:shd w:val="clear" w:color="auto" w:fill="9CC2E5" w:themeFill="accent5" w:themeFillTint="99"/>
            <w:vAlign w:val="center"/>
          </w:tcPr>
          <w:p w14:paraId="2F32C6FE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Tipe</w:t>
            </w:r>
            <w:proofErr w:type="spellEnd"/>
            <w:r w:rsidRPr="007A0594">
              <w:rPr>
                <w:b/>
                <w:bCs/>
              </w:rPr>
              <w:t xml:space="preserve"> Data</w:t>
            </w:r>
          </w:p>
        </w:tc>
        <w:tc>
          <w:tcPr>
            <w:tcW w:w="3367" w:type="dxa"/>
            <w:shd w:val="clear" w:color="auto" w:fill="9CC2E5" w:themeFill="accent5" w:themeFillTint="99"/>
            <w:vAlign w:val="center"/>
          </w:tcPr>
          <w:p w14:paraId="4A08CC46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Deskripsi</w:t>
            </w:r>
            <w:proofErr w:type="spellEnd"/>
          </w:p>
        </w:tc>
      </w:tr>
      <w:tr w:rsidR="008D548F" w14:paraId="028A1AAD" w14:textId="77777777" w:rsidTr="00820EDC">
        <w:tc>
          <w:tcPr>
            <w:tcW w:w="612" w:type="dxa"/>
            <w:vAlign w:val="center"/>
          </w:tcPr>
          <w:p w14:paraId="3D8149EB" w14:textId="77777777" w:rsidR="008D548F" w:rsidRDefault="008D548F" w:rsidP="008D548F">
            <w:pPr>
              <w:pStyle w:val="TableContent"/>
            </w:pPr>
          </w:p>
        </w:tc>
        <w:tc>
          <w:tcPr>
            <w:tcW w:w="3168" w:type="dxa"/>
          </w:tcPr>
          <w:p w14:paraId="23FD9C22" w14:textId="263ED548" w:rsidR="008D548F" w:rsidRDefault="008D548F" w:rsidP="008D548F">
            <w:pPr>
              <w:pStyle w:val="TableContent"/>
            </w:pPr>
            <w:proofErr w:type="spellStart"/>
            <w:r w:rsidRPr="001B62DF">
              <w:t>vao_rc_code</w:t>
            </w:r>
            <w:proofErr w:type="spellEnd"/>
          </w:p>
        </w:tc>
        <w:tc>
          <w:tcPr>
            <w:tcW w:w="1620" w:type="dxa"/>
          </w:tcPr>
          <w:p w14:paraId="535B7D12" w14:textId="1CC5209C" w:rsidR="008D548F" w:rsidRDefault="008D548F" w:rsidP="008D548F">
            <w:pPr>
              <w:pStyle w:val="TableContent"/>
            </w:pPr>
            <w:r w:rsidRPr="003564D1">
              <w:t>VARCHAR (</w:t>
            </w:r>
            <w:r>
              <w:t>4</w:t>
            </w:r>
            <w:r w:rsidRPr="003564D1">
              <w:t>)</w:t>
            </w:r>
          </w:p>
        </w:tc>
        <w:tc>
          <w:tcPr>
            <w:tcW w:w="3367" w:type="dxa"/>
            <w:vAlign w:val="center"/>
          </w:tcPr>
          <w:p w14:paraId="77DA08A2" w14:textId="4410D7B8" w:rsidR="008D548F" w:rsidRDefault="00720983" w:rsidP="008D548F">
            <w:pPr>
              <w:pStyle w:val="TableContent"/>
            </w:pPr>
            <w:r>
              <w:t>Response code</w:t>
            </w:r>
          </w:p>
        </w:tc>
      </w:tr>
      <w:tr w:rsidR="008D548F" w14:paraId="05FE18F8" w14:textId="77777777" w:rsidTr="00820EDC">
        <w:tc>
          <w:tcPr>
            <w:tcW w:w="612" w:type="dxa"/>
            <w:vAlign w:val="center"/>
          </w:tcPr>
          <w:p w14:paraId="072E2103" w14:textId="77777777" w:rsidR="008D548F" w:rsidRDefault="008D548F" w:rsidP="008D548F">
            <w:pPr>
              <w:pStyle w:val="TableContent"/>
            </w:pPr>
          </w:p>
        </w:tc>
        <w:tc>
          <w:tcPr>
            <w:tcW w:w="3168" w:type="dxa"/>
          </w:tcPr>
          <w:p w14:paraId="0FB5327B" w14:textId="5388E53A" w:rsidR="008D548F" w:rsidRDefault="008D548F" w:rsidP="008D548F">
            <w:pPr>
              <w:pStyle w:val="TableContent"/>
            </w:pPr>
            <w:proofErr w:type="spellStart"/>
            <w:r w:rsidRPr="001B62DF">
              <w:t>vao_rc_desc</w:t>
            </w:r>
            <w:proofErr w:type="spellEnd"/>
          </w:p>
        </w:tc>
        <w:tc>
          <w:tcPr>
            <w:tcW w:w="1620" w:type="dxa"/>
          </w:tcPr>
          <w:p w14:paraId="355E609B" w14:textId="74C0AF88" w:rsidR="008D548F" w:rsidRDefault="008D548F" w:rsidP="008D548F">
            <w:pPr>
              <w:pStyle w:val="TableContent"/>
            </w:pPr>
            <w:r w:rsidRPr="003564D1">
              <w:t>VARCHAR (2</w:t>
            </w:r>
            <w:r>
              <w:t>55</w:t>
            </w:r>
            <w:r w:rsidRPr="003564D1">
              <w:t>)</w:t>
            </w:r>
          </w:p>
        </w:tc>
        <w:tc>
          <w:tcPr>
            <w:tcW w:w="3367" w:type="dxa"/>
            <w:vAlign w:val="center"/>
          </w:tcPr>
          <w:p w14:paraId="00ACF34A" w14:textId="77DBDDEC" w:rsidR="008D548F" w:rsidRDefault="00720983" w:rsidP="008D548F">
            <w:pPr>
              <w:pStyle w:val="TableContent"/>
            </w:pPr>
            <w:proofErr w:type="spellStart"/>
            <w:r>
              <w:t>Deskripsi</w:t>
            </w:r>
            <w:proofErr w:type="spellEnd"/>
            <w:r>
              <w:t xml:space="preserve"> response code</w:t>
            </w:r>
          </w:p>
        </w:tc>
      </w:tr>
    </w:tbl>
    <w:p w14:paraId="16E35887" w14:textId="77777777" w:rsidR="00770A85" w:rsidRDefault="00770A85" w:rsidP="00770A85">
      <w:pPr>
        <w:pStyle w:val="Paragraph"/>
        <w:ind w:left="630"/>
      </w:pPr>
    </w:p>
    <w:p w14:paraId="2EFD798E" w14:textId="2AC7F1AF" w:rsidR="00901845" w:rsidRDefault="00901845" w:rsidP="00901845">
      <w:pPr>
        <w:pStyle w:val="Paragraph"/>
        <w:numPr>
          <w:ilvl w:val="0"/>
          <w:numId w:val="8"/>
        </w:numPr>
        <w:ind w:left="630" w:hanging="450"/>
      </w:pPr>
      <w:proofErr w:type="spellStart"/>
      <w:r>
        <w:t>vao_transaction_log</w:t>
      </w:r>
      <w:proofErr w:type="spellEnd"/>
    </w:p>
    <w:tbl>
      <w:tblPr>
        <w:tblStyle w:val="TableGrid"/>
        <w:tblW w:w="8455" w:type="dxa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2065"/>
        <w:gridCol w:w="6390"/>
      </w:tblGrid>
      <w:tr w:rsidR="00770A85" w14:paraId="64518699" w14:textId="77777777" w:rsidTr="00820EDC">
        <w:tc>
          <w:tcPr>
            <w:tcW w:w="2065" w:type="dxa"/>
          </w:tcPr>
          <w:p w14:paraId="6B4BE460" w14:textId="77777777" w:rsidR="00770A85" w:rsidRDefault="00770A85" w:rsidP="00820EDC">
            <w:pPr>
              <w:pStyle w:val="Paragraph"/>
              <w:tabs>
                <w:tab w:val="left" w:pos="1773"/>
              </w:tabs>
            </w:pPr>
            <w:r>
              <w:lastRenderedPageBreak/>
              <w:t xml:space="preserve">Nama </w:t>
            </w:r>
            <w:proofErr w:type="spellStart"/>
            <w:r>
              <w:t>Tabel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598527B7" w14:textId="1B344CF1" w:rsidR="00770A85" w:rsidRDefault="00B657C3" w:rsidP="00820EDC">
            <w:pPr>
              <w:pStyle w:val="Paragraph"/>
            </w:pPr>
            <w:proofErr w:type="spellStart"/>
            <w:r>
              <w:t>vao_transaction_log</w:t>
            </w:r>
            <w:proofErr w:type="spellEnd"/>
          </w:p>
        </w:tc>
      </w:tr>
      <w:tr w:rsidR="00770A85" w14:paraId="538B7BC9" w14:textId="77777777" w:rsidTr="00820EDC">
        <w:tc>
          <w:tcPr>
            <w:tcW w:w="2065" w:type="dxa"/>
          </w:tcPr>
          <w:p w14:paraId="26A583BC" w14:textId="77777777" w:rsidR="00770A85" w:rsidRDefault="00770A85" w:rsidP="00820EDC">
            <w:pPr>
              <w:pStyle w:val="Paragraph"/>
              <w:tabs>
                <w:tab w:val="left" w:pos="1773"/>
              </w:tabs>
            </w:pPr>
            <w:proofErr w:type="spellStart"/>
            <w:r>
              <w:t>Deskripsi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36BB8935" w14:textId="597EC905" w:rsidR="00770A85" w:rsidRDefault="00B657C3" w:rsidP="00820EDC">
            <w:pPr>
              <w:pStyle w:val="Paragraph"/>
            </w:pP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riwayat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</w:p>
        </w:tc>
      </w:tr>
    </w:tbl>
    <w:p w14:paraId="538F9AB8" w14:textId="472F5E02" w:rsidR="00770A85" w:rsidRDefault="00770A85" w:rsidP="00770A85">
      <w:pPr>
        <w:pStyle w:val="Paragraph"/>
        <w:ind w:left="630"/>
      </w:pPr>
    </w:p>
    <w:p w14:paraId="356B753F" w14:textId="243CBB97" w:rsidR="00810B4D" w:rsidRDefault="00810B4D" w:rsidP="00810B4D">
      <w:pPr>
        <w:pStyle w:val="Caption"/>
        <w:keepNext/>
      </w:pPr>
      <w:r>
        <w:t xml:space="preserve">Tabel </w:t>
      </w:r>
      <w:fldSimple w:instr=" SEQ Tabel \* ARABIC ">
        <w:r w:rsidR="00477121">
          <w:rPr>
            <w:noProof/>
          </w:rPr>
          <w:t>16</w:t>
        </w:r>
      </w:fldSimple>
      <w:r>
        <w:rPr>
          <w:lang w:val="en-US"/>
        </w:rPr>
        <w:t xml:space="preserve">. </w:t>
      </w:r>
      <w:proofErr w:type="spellStart"/>
      <w:r>
        <w:rPr>
          <w:lang w:val="en-US"/>
        </w:rPr>
        <w:t>vao_transaction_log</w:t>
      </w:r>
      <w:proofErr w:type="spellEnd"/>
    </w:p>
    <w:tbl>
      <w:tblPr>
        <w:tblStyle w:val="TableGrid"/>
        <w:tblW w:w="8767" w:type="dxa"/>
        <w:tblInd w:w="175" w:type="dxa"/>
        <w:tblLook w:val="04A0" w:firstRow="1" w:lastRow="0" w:firstColumn="1" w:lastColumn="0" w:noHBand="0" w:noVBand="1"/>
      </w:tblPr>
      <w:tblGrid>
        <w:gridCol w:w="612"/>
        <w:gridCol w:w="3168"/>
        <w:gridCol w:w="1620"/>
        <w:gridCol w:w="3367"/>
      </w:tblGrid>
      <w:tr w:rsidR="00770A85" w14:paraId="32BB41E9" w14:textId="77777777" w:rsidTr="00820EDC">
        <w:tc>
          <w:tcPr>
            <w:tcW w:w="612" w:type="dxa"/>
            <w:shd w:val="clear" w:color="auto" w:fill="9CC2E5" w:themeFill="accent5" w:themeFillTint="99"/>
            <w:vAlign w:val="center"/>
          </w:tcPr>
          <w:p w14:paraId="6A906499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Key ID</w:t>
            </w:r>
          </w:p>
        </w:tc>
        <w:tc>
          <w:tcPr>
            <w:tcW w:w="3168" w:type="dxa"/>
            <w:shd w:val="clear" w:color="auto" w:fill="9CC2E5" w:themeFill="accent5" w:themeFillTint="99"/>
            <w:vAlign w:val="center"/>
          </w:tcPr>
          <w:p w14:paraId="40702636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Nama Field</w:t>
            </w:r>
          </w:p>
        </w:tc>
        <w:tc>
          <w:tcPr>
            <w:tcW w:w="1620" w:type="dxa"/>
            <w:shd w:val="clear" w:color="auto" w:fill="9CC2E5" w:themeFill="accent5" w:themeFillTint="99"/>
            <w:vAlign w:val="center"/>
          </w:tcPr>
          <w:p w14:paraId="2976BD49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Tipe</w:t>
            </w:r>
            <w:proofErr w:type="spellEnd"/>
            <w:r w:rsidRPr="007A0594">
              <w:rPr>
                <w:b/>
                <w:bCs/>
              </w:rPr>
              <w:t xml:space="preserve"> Data</w:t>
            </w:r>
          </w:p>
        </w:tc>
        <w:tc>
          <w:tcPr>
            <w:tcW w:w="3367" w:type="dxa"/>
            <w:shd w:val="clear" w:color="auto" w:fill="9CC2E5" w:themeFill="accent5" w:themeFillTint="99"/>
            <w:vAlign w:val="center"/>
          </w:tcPr>
          <w:p w14:paraId="4B4860ED" w14:textId="77777777" w:rsidR="00770A85" w:rsidRPr="007A0594" w:rsidRDefault="00770A85" w:rsidP="00820ED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Deskripsi</w:t>
            </w:r>
            <w:proofErr w:type="spellEnd"/>
          </w:p>
        </w:tc>
      </w:tr>
      <w:tr w:rsidR="00BD709F" w14:paraId="5C7C663B" w14:textId="77777777" w:rsidTr="00820EDC">
        <w:tc>
          <w:tcPr>
            <w:tcW w:w="612" w:type="dxa"/>
            <w:vAlign w:val="center"/>
          </w:tcPr>
          <w:p w14:paraId="54DC4B01" w14:textId="0788B1DF" w:rsidR="00BD709F" w:rsidRDefault="00BD709F" w:rsidP="00BD709F">
            <w:pPr>
              <w:pStyle w:val="TableContent"/>
            </w:pPr>
            <w:r>
              <w:t>PK</w:t>
            </w:r>
          </w:p>
        </w:tc>
        <w:tc>
          <w:tcPr>
            <w:tcW w:w="3168" w:type="dxa"/>
          </w:tcPr>
          <w:p w14:paraId="22364A85" w14:textId="0DF7DDE7" w:rsidR="00BD709F" w:rsidRDefault="00BD709F" w:rsidP="00BD709F">
            <w:pPr>
              <w:pStyle w:val="TableContent"/>
            </w:pPr>
            <w:proofErr w:type="spellStart"/>
            <w:r w:rsidRPr="003A3F1D">
              <w:t>vao_tl_id</w:t>
            </w:r>
            <w:proofErr w:type="spellEnd"/>
          </w:p>
        </w:tc>
        <w:tc>
          <w:tcPr>
            <w:tcW w:w="1620" w:type="dxa"/>
          </w:tcPr>
          <w:p w14:paraId="17D58C09" w14:textId="7A08397C" w:rsidR="00BD709F" w:rsidRDefault="00BD709F" w:rsidP="00BD709F">
            <w:pPr>
              <w:pStyle w:val="TableContent"/>
            </w:pPr>
            <w:r w:rsidRPr="00120DA6">
              <w:t>INT4 (32)</w:t>
            </w:r>
          </w:p>
        </w:tc>
        <w:tc>
          <w:tcPr>
            <w:tcW w:w="3367" w:type="dxa"/>
            <w:vAlign w:val="center"/>
          </w:tcPr>
          <w:p w14:paraId="766A0630" w14:textId="2813978C" w:rsidR="00BD709F" w:rsidRDefault="00883B5D" w:rsidP="00BD709F">
            <w:pPr>
              <w:pStyle w:val="TableContent"/>
            </w:pPr>
            <w:r>
              <w:t xml:space="preserve">ID </w:t>
            </w:r>
            <w:proofErr w:type="spellStart"/>
            <w:r>
              <w:t>transaksi</w:t>
            </w:r>
            <w:proofErr w:type="spellEnd"/>
          </w:p>
        </w:tc>
      </w:tr>
      <w:tr w:rsidR="00BD709F" w14:paraId="304DBB2E" w14:textId="77777777" w:rsidTr="00820EDC">
        <w:tc>
          <w:tcPr>
            <w:tcW w:w="612" w:type="dxa"/>
            <w:vAlign w:val="center"/>
          </w:tcPr>
          <w:p w14:paraId="1CB45467" w14:textId="7CD72391" w:rsidR="00BD709F" w:rsidRDefault="00304D1C" w:rsidP="00BD709F">
            <w:pPr>
              <w:pStyle w:val="TableContent"/>
            </w:pPr>
            <w:r>
              <w:t>F</w:t>
            </w:r>
            <w:r w:rsidR="00BD709F">
              <w:t>K</w:t>
            </w:r>
          </w:p>
        </w:tc>
        <w:tc>
          <w:tcPr>
            <w:tcW w:w="3168" w:type="dxa"/>
          </w:tcPr>
          <w:p w14:paraId="4D16B49B" w14:textId="7908955F" w:rsidR="00BD709F" w:rsidRDefault="00BD709F" w:rsidP="00BD709F">
            <w:pPr>
              <w:pStyle w:val="TableContent"/>
            </w:pPr>
            <w:proofErr w:type="spellStart"/>
            <w:r w:rsidRPr="003A3F1D">
              <w:t>vao_tl_b_id</w:t>
            </w:r>
            <w:proofErr w:type="spellEnd"/>
          </w:p>
        </w:tc>
        <w:tc>
          <w:tcPr>
            <w:tcW w:w="1620" w:type="dxa"/>
          </w:tcPr>
          <w:p w14:paraId="7B1B7931" w14:textId="0F9626A8" w:rsidR="00BD709F" w:rsidRDefault="00BD709F" w:rsidP="00BD709F">
            <w:pPr>
              <w:pStyle w:val="TableContent"/>
            </w:pPr>
            <w:r w:rsidRPr="00120DA6">
              <w:t>INT4 (32)</w:t>
            </w:r>
          </w:p>
        </w:tc>
        <w:tc>
          <w:tcPr>
            <w:tcW w:w="3367" w:type="dxa"/>
            <w:vAlign w:val="center"/>
          </w:tcPr>
          <w:p w14:paraId="680559AA" w14:textId="51EAA851" w:rsidR="00BD709F" w:rsidRDefault="00883B5D" w:rsidP="00BD709F">
            <w:pPr>
              <w:pStyle w:val="TableContent"/>
            </w:pPr>
            <w:r>
              <w:t>ID b</w:t>
            </w:r>
            <w:r w:rsidR="00737288">
              <w:t xml:space="preserve">illing. </w:t>
            </w:r>
            <w:proofErr w:type="spellStart"/>
            <w:r w:rsidR="00737288">
              <w:t>Berelasi</w:t>
            </w:r>
            <w:proofErr w:type="spellEnd"/>
            <w:r w:rsidR="00737288">
              <w:t xml:space="preserve"> </w:t>
            </w:r>
            <w:proofErr w:type="spellStart"/>
            <w:r w:rsidR="00737288">
              <w:t>dengan</w:t>
            </w:r>
            <w:proofErr w:type="spellEnd"/>
            <w:r w:rsidR="00737288">
              <w:t xml:space="preserve"> </w:t>
            </w:r>
            <w:proofErr w:type="spellStart"/>
            <w:r w:rsidR="00737288">
              <w:t>tabel</w:t>
            </w:r>
            <w:proofErr w:type="spellEnd"/>
            <w:r w:rsidR="00737288">
              <w:t xml:space="preserve"> </w:t>
            </w:r>
            <w:proofErr w:type="spellStart"/>
            <w:r w:rsidR="00737288">
              <w:t>vao_billing</w:t>
            </w:r>
            <w:proofErr w:type="spellEnd"/>
            <w:r w:rsidR="00737288">
              <w:t xml:space="preserve"> pada </w:t>
            </w:r>
            <w:proofErr w:type="spellStart"/>
            <w:r w:rsidR="00737288">
              <w:t>kolom</w:t>
            </w:r>
            <w:proofErr w:type="spellEnd"/>
            <w:r w:rsidR="00737288">
              <w:t xml:space="preserve"> </w:t>
            </w:r>
            <w:proofErr w:type="spellStart"/>
            <w:r w:rsidR="00737288">
              <w:t>vao_b_id</w:t>
            </w:r>
            <w:proofErr w:type="spellEnd"/>
          </w:p>
        </w:tc>
      </w:tr>
      <w:tr w:rsidR="00BD709F" w14:paraId="65FE35B0" w14:textId="77777777" w:rsidTr="00820EDC">
        <w:tc>
          <w:tcPr>
            <w:tcW w:w="612" w:type="dxa"/>
            <w:vAlign w:val="center"/>
          </w:tcPr>
          <w:p w14:paraId="31203773" w14:textId="11864064" w:rsidR="00BD709F" w:rsidRDefault="00304D1C" w:rsidP="00BD709F">
            <w:pPr>
              <w:pStyle w:val="TableContent"/>
            </w:pPr>
            <w:r>
              <w:t>F</w:t>
            </w:r>
            <w:r w:rsidR="00BD709F">
              <w:t>K</w:t>
            </w:r>
          </w:p>
        </w:tc>
        <w:tc>
          <w:tcPr>
            <w:tcW w:w="3168" w:type="dxa"/>
          </w:tcPr>
          <w:p w14:paraId="3BFBF5A5" w14:textId="59574F07" w:rsidR="00BD709F" w:rsidRDefault="00BD709F" w:rsidP="00BD709F">
            <w:pPr>
              <w:pStyle w:val="TableContent"/>
            </w:pPr>
            <w:proofErr w:type="spellStart"/>
            <w:r w:rsidRPr="003A3F1D">
              <w:t>vao_tl_p_id</w:t>
            </w:r>
            <w:proofErr w:type="spellEnd"/>
          </w:p>
        </w:tc>
        <w:tc>
          <w:tcPr>
            <w:tcW w:w="1620" w:type="dxa"/>
          </w:tcPr>
          <w:p w14:paraId="4C0B7DA1" w14:textId="0AA1058C" w:rsidR="00BD709F" w:rsidRDefault="00BD709F" w:rsidP="00BD709F">
            <w:pPr>
              <w:pStyle w:val="TableContent"/>
            </w:pPr>
            <w:r w:rsidRPr="00120DA6">
              <w:t>INT4 (32)</w:t>
            </w:r>
          </w:p>
        </w:tc>
        <w:tc>
          <w:tcPr>
            <w:tcW w:w="3367" w:type="dxa"/>
            <w:vAlign w:val="center"/>
          </w:tcPr>
          <w:p w14:paraId="6FDF564A" w14:textId="6481B12D" w:rsidR="00BD709F" w:rsidRDefault="00883B5D" w:rsidP="00BD709F">
            <w:pPr>
              <w:pStyle w:val="TableContent"/>
            </w:pPr>
            <w:r>
              <w:t xml:space="preserve">ID </w:t>
            </w:r>
            <w:proofErr w:type="spellStart"/>
            <w:r>
              <w:t>produk</w:t>
            </w:r>
            <w:proofErr w:type="spellEnd"/>
            <w:r w:rsidR="00737288">
              <w:t xml:space="preserve">. </w:t>
            </w:r>
            <w:proofErr w:type="spellStart"/>
            <w:r w:rsidR="00737288">
              <w:t>Berelasi</w:t>
            </w:r>
            <w:proofErr w:type="spellEnd"/>
            <w:r w:rsidR="00737288">
              <w:t xml:space="preserve"> </w:t>
            </w:r>
            <w:proofErr w:type="spellStart"/>
            <w:r w:rsidR="00737288">
              <w:t>dengan</w:t>
            </w:r>
            <w:proofErr w:type="spellEnd"/>
            <w:r w:rsidR="00737288">
              <w:t xml:space="preserve"> </w:t>
            </w:r>
            <w:proofErr w:type="spellStart"/>
            <w:r w:rsidR="00737288">
              <w:t>tabel</w:t>
            </w:r>
            <w:proofErr w:type="spellEnd"/>
            <w:r w:rsidR="00737288">
              <w:t xml:space="preserve"> </w:t>
            </w:r>
            <w:proofErr w:type="spellStart"/>
            <w:r w:rsidR="00737288">
              <w:t>produk</w:t>
            </w:r>
            <w:proofErr w:type="spellEnd"/>
            <w:r w:rsidR="00737288">
              <w:t xml:space="preserve"> pada </w:t>
            </w:r>
            <w:proofErr w:type="spellStart"/>
            <w:r w:rsidR="00737288">
              <w:t>kolom</w:t>
            </w:r>
            <w:proofErr w:type="spellEnd"/>
            <w:r w:rsidR="00737288">
              <w:t xml:space="preserve"> </w:t>
            </w:r>
            <w:proofErr w:type="spellStart"/>
            <w:r w:rsidR="00737288">
              <w:t>vao_p_id</w:t>
            </w:r>
            <w:proofErr w:type="spellEnd"/>
          </w:p>
        </w:tc>
      </w:tr>
      <w:tr w:rsidR="00BD709F" w14:paraId="40B154DF" w14:textId="77777777" w:rsidTr="00820EDC">
        <w:tc>
          <w:tcPr>
            <w:tcW w:w="612" w:type="dxa"/>
            <w:vAlign w:val="center"/>
          </w:tcPr>
          <w:p w14:paraId="4644BA83" w14:textId="2FB72531" w:rsidR="00BD709F" w:rsidRDefault="00304D1C" w:rsidP="00BD709F">
            <w:pPr>
              <w:pStyle w:val="TableContent"/>
            </w:pPr>
            <w:r>
              <w:t>F</w:t>
            </w:r>
            <w:r w:rsidR="00BD709F">
              <w:t>K</w:t>
            </w:r>
          </w:p>
        </w:tc>
        <w:tc>
          <w:tcPr>
            <w:tcW w:w="3168" w:type="dxa"/>
          </w:tcPr>
          <w:p w14:paraId="55B403D6" w14:textId="057FA094" w:rsidR="00BD709F" w:rsidRDefault="00BD709F" w:rsidP="00BD709F">
            <w:pPr>
              <w:pStyle w:val="TableContent"/>
            </w:pPr>
            <w:proofErr w:type="spellStart"/>
            <w:r w:rsidRPr="003A3F1D">
              <w:t>vao_tl_c_id</w:t>
            </w:r>
            <w:proofErr w:type="spellEnd"/>
          </w:p>
        </w:tc>
        <w:tc>
          <w:tcPr>
            <w:tcW w:w="1620" w:type="dxa"/>
          </w:tcPr>
          <w:p w14:paraId="7604172F" w14:textId="6800522A" w:rsidR="00BD709F" w:rsidRDefault="00BD709F" w:rsidP="00BD709F">
            <w:pPr>
              <w:pStyle w:val="TableContent"/>
            </w:pPr>
            <w:r w:rsidRPr="00120DA6">
              <w:t>INT4 (32)</w:t>
            </w:r>
          </w:p>
        </w:tc>
        <w:tc>
          <w:tcPr>
            <w:tcW w:w="3367" w:type="dxa"/>
            <w:vAlign w:val="center"/>
          </w:tcPr>
          <w:p w14:paraId="15FA5C3D" w14:textId="412E9FEF" w:rsidR="00BD709F" w:rsidRDefault="005C3CCA" w:rsidP="00BD709F">
            <w:pPr>
              <w:pStyle w:val="TableContent"/>
            </w:pPr>
            <w:r>
              <w:t xml:space="preserve">ID client. </w:t>
            </w:r>
            <w:proofErr w:type="spellStart"/>
            <w:r>
              <w:t>berelasi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tabe</w:t>
            </w:r>
            <w:proofErr w:type="spellEnd"/>
            <w:r>
              <w:t xml:space="preserve"> </w:t>
            </w:r>
            <w:proofErr w:type="spellStart"/>
            <w:r>
              <w:t>vao_client</w:t>
            </w:r>
            <w:proofErr w:type="spellEnd"/>
            <w:r>
              <w:t xml:space="preserve">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vao_c_id</w:t>
            </w:r>
            <w:proofErr w:type="spellEnd"/>
          </w:p>
        </w:tc>
      </w:tr>
      <w:tr w:rsidR="00BD709F" w14:paraId="31E64781" w14:textId="77777777" w:rsidTr="00820EDC">
        <w:tc>
          <w:tcPr>
            <w:tcW w:w="612" w:type="dxa"/>
            <w:vAlign w:val="center"/>
          </w:tcPr>
          <w:p w14:paraId="4513CD6E" w14:textId="77777777" w:rsidR="00BD709F" w:rsidRDefault="00BD709F" w:rsidP="00BD709F">
            <w:pPr>
              <w:pStyle w:val="TableContent"/>
            </w:pPr>
          </w:p>
        </w:tc>
        <w:tc>
          <w:tcPr>
            <w:tcW w:w="3168" w:type="dxa"/>
          </w:tcPr>
          <w:p w14:paraId="23BCC6A3" w14:textId="0C4009DD" w:rsidR="00BD709F" w:rsidRDefault="00BD709F" w:rsidP="00BD709F">
            <w:pPr>
              <w:pStyle w:val="TableContent"/>
            </w:pPr>
            <w:proofErr w:type="spellStart"/>
            <w:r w:rsidRPr="003A3F1D">
              <w:t>vao_tl_source_account</w:t>
            </w:r>
            <w:proofErr w:type="spellEnd"/>
          </w:p>
        </w:tc>
        <w:tc>
          <w:tcPr>
            <w:tcW w:w="1620" w:type="dxa"/>
          </w:tcPr>
          <w:p w14:paraId="1C1D0E3E" w14:textId="5FDF4F1E" w:rsidR="00BD709F" w:rsidRDefault="00BD709F" w:rsidP="00BD709F">
            <w:pPr>
              <w:pStyle w:val="TableContent"/>
            </w:pPr>
            <w:r w:rsidRPr="00120DA6">
              <w:t>VARCHAR (45)</w:t>
            </w:r>
          </w:p>
        </w:tc>
        <w:tc>
          <w:tcPr>
            <w:tcW w:w="3367" w:type="dxa"/>
            <w:vAlign w:val="center"/>
          </w:tcPr>
          <w:p w14:paraId="21B82EC0" w14:textId="3FE85D49" w:rsidR="00BD709F" w:rsidRDefault="005C3CCA" w:rsidP="00BD709F">
            <w:pPr>
              <w:pStyle w:val="TableContent"/>
            </w:pP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rekening</w:t>
            </w:r>
            <w:proofErr w:type="spellEnd"/>
            <w:r>
              <w:t xml:space="preserve"> </w:t>
            </w:r>
            <w:proofErr w:type="spellStart"/>
            <w:r>
              <w:t>sumber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BD709F" w14:paraId="08121902" w14:textId="77777777" w:rsidTr="00820EDC">
        <w:tc>
          <w:tcPr>
            <w:tcW w:w="612" w:type="dxa"/>
            <w:vAlign w:val="center"/>
          </w:tcPr>
          <w:p w14:paraId="7BE16092" w14:textId="21890B04" w:rsidR="00BD709F" w:rsidRDefault="00BD709F" w:rsidP="00BD709F">
            <w:pPr>
              <w:pStyle w:val="TableContent"/>
            </w:pPr>
          </w:p>
        </w:tc>
        <w:tc>
          <w:tcPr>
            <w:tcW w:w="3168" w:type="dxa"/>
          </w:tcPr>
          <w:p w14:paraId="1042B6AE" w14:textId="0FC70A53" w:rsidR="00BD709F" w:rsidRDefault="00BD709F" w:rsidP="00BD709F">
            <w:pPr>
              <w:pStyle w:val="TableContent"/>
            </w:pPr>
            <w:proofErr w:type="spellStart"/>
            <w:r w:rsidRPr="003A3F1D">
              <w:t>vao_tl_trx_currency</w:t>
            </w:r>
            <w:proofErr w:type="spellEnd"/>
          </w:p>
        </w:tc>
        <w:tc>
          <w:tcPr>
            <w:tcW w:w="1620" w:type="dxa"/>
          </w:tcPr>
          <w:p w14:paraId="6A66EB94" w14:textId="19BAD17D" w:rsidR="00BD709F" w:rsidRDefault="00BD709F" w:rsidP="00BD709F">
            <w:pPr>
              <w:pStyle w:val="TableContent"/>
            </w:pPr>
            <w:r w:rsidRPr="00120DA6">
              <w:t>VARCHAR (32)</w:t>
            </w:r>
          </w:p>
        </w:tc>
        <w:tc>
          <w:tcPr>
            <w:tcW w:w="3367" w:type="dxa"/>
            <w:vAlign w:val="center"/>
          </w:tcPr>
          <w:p w14:paraId="096879B7" w14:textId="4F074B6B" w:rsidR="00BD709F" w:rsidRDefault="005C3CCA" w:rsidP="00BD709F">
            <w:pPr>
              <w:pStyle w:val="TableContent"/>
            </w:pPr>
            <w:r>
              <w:t xml:space="preserve">Mata uang yang </w:t>
            </w:r>
            <w:proofErr w:type="spellStart"/>
            <w:r>
              <w:t>digunakan</w:t>
            </w:r>
            <w:proofErr w:type="spellEnd"/>
            <w:r w:rsidR="002B61DD">
              <w:t>. 360=rupiah; 8</w:t>
            </w:r>
            <w:r w:rsidR="00EF0132">
              <w:t xml:space="preserve">40=US </w:t>
            </w:r>
            <w:proofErr w:type="spellStart"/>
            <w:r w:rsidR="00EF0132">
              <w:t>dolar</w:t>
            </w:r>
            <w:proofErr w:type="spellEnd"/>
          </w:p>
        </w:tc>
      </w:tr>
      <w:tr w:rsidR="00BD709F" w14:paraId="170829FB" w14:textId="77777777" w:rsidTr="00820EDC">
        <w:tc>
          <w:tcPr>
            <w:tcW w:w="612" w:type="dxa"/>
            <w:vAlign w:val="center"/>
          </w:tcPr>
          <w:p w14:paraId="569564C5" w14:textId="77777777" w:rsidR="00BD709F" w:rsidRDefault="00BD709F" w:rsidP="00BD709F">
            <w:pPr>
              <w:pStyle w:val="TableContent"/>
            </w:pPr>
          </w:p>
        </w:tc>
        <w:tc>
          <w:tcPr>
            <w:tcW w:w="3168" w:type="dxa"/>
          </w:tcPr>
          <w:p w14:paraId="3C47AC83" w14:textId="61E3DDFA" w:rsidR="00BD709F" w:rsidRDefault="00BD709F" w:rsidP="00BD709F">
            <w:pPr>
              <w:pStyle w:val="TableContent"/>
            </w:pPr>
            <w:proofErr w:type="spellStart"/>
            <w:r w:rsidRPr="003A3F1D">
              <w:t>vao_tl_trx_amount</w:t>
            </w:r>
            <w:proofErr w:type="spellEnd"/>
          </w:p>
        </w:tc>
        <w:tc>
          <w:tcPr>
            <w:tcW w:w="1620" w:type="dxa"/>
          </w:tcPr>
          <w:p w14:paraId="24B1FA5A" w14:textId="2FDA5A46" w:rsidR="00BD709F" w:rsidRDefault="00BD709F" w:rsidP="00BD709F">
            <w:pPr>
              <w:pStyle w:val="TableContent"/>
            </w:pPr>
            <w:r w:rsidRPr="00120DA6">
              <w:t>VARCHAR (20)</w:t>
            </w:r>
          </w:p>
        </w:tc>
        <w:tc>
          <w:tcPr>
            <w:tcW w:w="3367" w:type="dxa"/>
            <w:vAlign w:val="center"/>
          </w:tcPr>
          <w:p w14:paraId="5ADE2396" w14:textId="3F0ADD3D" w:rsidR="00BD709F" w:rsidRDefault="00EF0132" w:rsidP="00BD709F">
            <w:pPr>
              <w:pStyle w:val="TableContent"/>
            </w:pPr>
            <w:r>
              <w:t xml:space="preserve">Nominal yang </w:t>
            </w:r>
            <w:proofErr w:type="spellStart"/>
            <w:r>
              <w:t>dibayarkan</w:t>
            </w:r>
            <w:proofErr w:type="spellEnd"/>
          </w:p>
        </w:tc>
      </w:tr>
      <w:tr w:rsidR="00BD709F" w14:paraId="6757039F" w14:textId="77777777" w:rsidTr="00820EDC">
        <w:tc>
          <w:tcPr>
            <w:tcW w:w="612" w:type="dxa"/>
            <w:vAlign w:val="center"/>
          </w:tcPr>
          <w:p w14:paraId="0C47C36F" w14:textId="77777777" w:rsidR="00BD709F" w:rsidRDefault="00BD709F" w:rsidP="00BD709F">
            <w:pPr>
              <w:pStyle w:val="TableContent"/>
            </w:pPr>
          </w:p>
        </w:tc>
        <w:tc>
          <w:tcPr>
            <w:tcW w:w="3168" w:type="dxa"/>
          </w:tcPr>
          <w:p w14:paraId="382132B8" w14:textId="7DC7B920" w:rsidR="00BD709F" w:rsidRDefault="00BD709F" w:rsidP="00BD709F">
            <w:pPr>
              <w:pStyle w:val="TableContent"/>
            </w:pPr>
            <w:proofErr w:type="spellStart"/>
            <w:r w:rsidRPr="003A3F1D">
              <w:t>vao_tl_trx_dt</w:t>
            </w:r>
            <w:proofErr w:type="spellEnd"/>
          </w:p>
        </w:tc>
        <w:tc>
          <w:tcPr>
            <w:tcW w:w="1620" w:type="dxa"/>
          </w:tcPr>
          <w:p w14:paraId="6CA39BED" w14:textId="562AB011" w:rsidR="00BD709F" w:rsidRDefault="00BD709F" w:rsidP="00BD709F">
            <w:pPr>
              <w:pStyle w:val="TableContent"/>
            </w:pPr>
            <w:r w:rsidRPr="00120DA6">
              <w:t>VARCHAR (19)</w:t>
            </w:r>
          </w:p>
        </w:tc>
        <w:tc>
          <w:tcPr>
            <w:tcW w:w="3367" w:type="dxa"/>
            <w:vAlign w:val="center"/>
          </w:tcPr>
          <w:p w14:paraId="5BA1C031" w14:textId="02C69B3C" w:rsidR="00BD709F" w:rsidRDefault="00EF0132" w:rsidP="00BD709F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dan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YYYY-MM-DD </w:t>
            </w:r>
            <w:proofErr w:type="spellStart"/>
            <w:r>
              <w:t>hh:</w:t>
            </w:r>
            <w:proofErr w:type="gramStart"/>
            <w:r>
              <w:t>mm:ss</w:t>
            </w:r>
            <w:proofErr w:type="spellEnd"/>
            <w:proofErr w:type="gramEnd"/>
          </w:p>
        </w:tc>
      </w:tr>
      <w:tr w:rsidR="00BD709F" w14:paraId="022763DB" w14:textId="77777777" w:rsidTr="00820EDC">
        <w:tc>
          <w:tcPr>
            <w:tcW w:w="612" w:type="dxa"/>
            <w:vAlign w:val="center"/>
          </w:tcPr>
          <w:p w14:paraId="23A4D361" w14:textId="77777777" w:rsidR="00BD709F" w:rsidRDefault="00BD709F" w:rsidP="00BD709F">
            <w:pPr>
              <w:pStyle w:val="TableContent"/>
            </w:pPr>
          </w:p>
        </w:tc>
        <w:tc>
          <w:tcPr>
            <w:tcW w:w="3168" w:type="dxa"/>
          </w:tcPr>
          <w:p w14:paraId="054E0656" w14:textId="721603BF" w:rsidR="00BD709F" w:rsidRDefault="00BD709F" w:rsidP="00BD709F">
            <w:pPr>
              <w:pStyle w:val="TableContent"/>
            </w:pPr>
            <w:proofErr w:type="spellStart"/>
            <w:r w:rsidRPr="003A3F1D">
              <w:t>vao_tl_stan</w:t>
            </w:r>
            <w:proofErr w:type="spellEnd"/>
          </w:p>
        </w:tc>
        <w:tc>
          <w:tcPr>
            <w:tcW w:w="1620" w:type="dxa"/>
          </w:tcPr>
          <w:p w14:paraId="1D55B968" w14:textId="33CAAE4D" w:rsidR="00BD709F" w:rsidRDefault="00BD709F" w:rsidP="00BD709F">
            <w:pPr>
              <w:pStyle w:val="TableContent"/>
            </w:pPr>
            <w:r w:rsidRPr="00120DA6">
              <w:t>VARCHAR (32)</w:t>
            </w:r>
          </w:p>
        </w:tc>
        <w:tc>
          <w:tcPr>
            <w:tcW w:w="3367" w:type="dxa"/>
            <w:vAlign w:val="center"/>
          </w:tcPr>
          <w:p w14:paraId="7CB68C0A" w14:textId="280AA614" w:rsidR="00BD709F" w:rsidRDefault="00EC090A" w:rsidP="00BD709F">
            <w:pPr>
              <w:pStyle w:val="TableContent"/>
            </w:pPr>
            <w:r>
              <w:t>Switcher Trance Audit Number</w:t>
            </w:r>
          </w:p>
        </w:tc>
      </w:tr>
      <w:tr w:rsidR="00BD709F" w14:paraId="61FCC6F7" w14:textId="77777777" w:rsidTr="00820EDC">
        <w:tc>
          <w:tcPr>
            <w:tcW w:w="612" w:type="dxa"/>
            <w:vAlign w:val="center"/>
          </w:tcPr>
          <w:p w14:paraId="2B6ADCF2" w14:textId="77777777" w:rsidR="00BD709F" w:rsidRDefault="00BD709F" w:rsidP="00BD709F">
            <w:pPr>
              <w:pStyle w:val="TableContent"/>
            </w:pPr>
          </w:p>
        </w:tc>
        <w:tc>
          <w:tcPr>
            <w:tcW w:w="3168" w:type="dxa"/>
          </w:tcPr>
          <w:p w14:paraId="3DAAFEE4" w14:textId="519AB1CB" w:rsidR="00BD709F" w:rsidRDefault="00BD709F" w:rsidP="00BD709F">
            <w:pPr>
              <w:pStyle w:val="TableContent"/>
            </w:pPr>
            <w:proofErr w:type="spellStart"/>
            <w:r w:rsidRPr="003A3F1D">
              <w:t>vao_tl_merchant_type</w:t>
            </w:r>
            <w:proofErr w:type="spellEnd"/>
          </w:p>
        </w:tc>
        <w:tc>
          <w:tcPr>
            <w:tcW w:w="1620" w:type="dxa"/>
          </w:tcPr>
          <w:p w14:paraId="64013589" w14:textId="2C368192" w:rsidR="00BD709F" w:rsidRDefault="00BD709F" w:rsidP="00BD709F">
            <w:pPr>
              <w:pStyle w:val="TableContent"/>
            </w:pPr>
            <w:r w:rsidRPr="00120DA6">
              <w:t>VARCHAR (32)</w:t>
            </w:r>
          </w:p>
        </w:tc>
        <w:tc>
          <w:tcPr>
            <w:tcW w:w="3367" w:type="dxa"/>
            <w:vAlign w:val="center"/>
          </w:tcPr>
          <w:p w14:paraId="1D6FB844" w14:textId="50E46FB0" w:rsidR="00BD709F" w:rsidRDefault="0030236B" w:rsidP="00BD709F">
            <w:pPr>
              <w:pStyle w:val="TableContent"/>
            </w:pPr>
            <w:proofErr w:type="spellStart"/>
            <w:proofErr w:type="gramStart"/>
            <w:r>
              <w:t>Jenis</w:t>
            </w:r>
            <w:proofErr w:type="spellEnd"/>
            <w:proofErr w:type="gramEnd"/>
            <w:r>
              <w:t xml:space="preserve"> merchant. </w:t>
            </w:r>
            <w:r w:rsidR="00366BE9">
              <w:t xml:space="preserve">6010=Teller; </w:t>
            </w:r>
            <w:r w:rsidR="00833974">
              <w:t>611=ATM;</w:t>
            </w:r>
            <w:r w:rsidR="00CD1FC1">
              <w:t xml:space="preserve"> 6012=</w:t>
            </w:r>
            <w:r w:rsidR="001163E5">
              <w:t xml:space="preserve">POS/EDC; </w:t>
            </w:r>
            <w:r w:rsidR="008C7EBC">
              <w:t>6013</w:t>
            </w:r>
            <w:r w:rsidR="001718C6">
              <w:t xml:space="preserve">=Phone banking; </w:t>
            </w:r>
            <w:r w:rsidR="00780D4F">
              <w:t>6014=Internet banking; 6015=</w:t>
            </w:r>
            <w:r w:rsidR="00CA3A89">
              <w:t>Kiosk; 6016=</w:t>
            </w:r>
            <w:proofErr w:type="spellStart"/>
            <w:r w:rsidR="007F108B">
              <w:t>Autodebet</w:t>
            </w:r>
            <w:proofErr w:type="spellEnd"/>
            <w:r w:rsidR="007F108B">
              <w:t xml:space="preserve">; </w:t>
            </w:r>
            <w:r w:rsidR="00CB44A8">
              <w:t>6017=Mobile banking/SMS banking</w:t>
            </w:r>
          </w:p>
        </w:tc>
      </w:tr>
      <w:tr w:rsidR="00BD709F" w14:paraId="7D51961D" w14:textId="77777777" w:rsidTr="00820EDC">
        <w:tc>
          <w:tcPr>
            <w:tcW w:w="612" w:type="dxa"/>
            <w:vAlign w:val="center"/>
          </w:tcPr>
          <w:p w14:paraId="3969EFC3" w14:textId="77777777" w:rsidR="00BD709F" w:rsidRDefault="00BD709F" w:rsidP="00BD709F">
            <w:pPr>
              <w:pStyle w:val="TableContent"/>
            </w:pPr>
          </w:p>
        </w:tc>
        <w:tc>
          <w:tcPr>
            <w:tcW w:w="3168" w:type="dxa"/>
          </w:tcPr>
          <w:p w14:paraId="301FD33F" w14:textId="36A398E1" w:rsidR="00BD709F" w:rsidRPr="00644EC6" w:rsidRDefault="00BD709F" w:rsidP="00BD709F">
            <w:pPr>
              <w:pStyle w:val="TableContent"/>
            </w:pPr>
            <w:proofErr w:type="spellStart"/>
            <w:r w:rsidRPr="003A3F1D">
              <w:t>vao_tl_terminal_code</w:t>
            </w:r>
            <w:proofErr w:type="spellEnd"/>
          </w:p>
        </w:tc>
        <w:tc>
          <w:tcPr>
            <w:tcW w:w="1620" w:type="dxa"/>
          </w:tcPr>
          <w:p w14:paraId="4FF7F5B2" w14:textId="4D711DF3" w:rsidR="00BD709F" w:rsidRPr="00BE771C" w:rsidRDefault="00BD709F" w:rsidP="00BD709F">
            <w:pPr>
              <w:pStyle w:val="TableContent"/>
            </w:pPr>
            <w:r w:rsidRPr="00120DA6">
              <w:t>VARCHAR (8)</w:t>
            </w:r>
          </w:p>
        </w:tc>
        <w:tc>
          <w:tcPr>
            <w:tcW w:w="3367" w:type="dxa"/>
            <w:vAlign w:val="center"/>
          </w:tcPr>
          <w:p w14:paraId="76999763" w14:textId="3C24F7FE" w:rsidR="00BD709F" w:rsidRDefault="00640356" w:rsidP="00BD709F">
            <w:pPr>
              <w:pStyle w:val="TableContent"/>
            </w:pPr>
            <w:r>
              <w:t xml:space="preserve">Kode terminal </w:t>
            </w:r>
            <w:proofErr w:type="spellStart"/>
            <w:r>
              <w:t>tempat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</w:p>
        </w:tc>
      </w:tr>
      <w:tr w:rsidR="00BD709F" w14:paraId="2EAC3388" w14:textId="77777777" w:rsidTr="00820EDC">
        <w:tc>
          <w:tcPr>
            <w:tcW w:w="612" w:type="dxa"/>
            <w:vAlign w:val="center"/>
          </w:tcPr>
          <w:p w14:paraId="3DF8DF21" w14:textId="77777777" w:rsidR="00BD709F" w:rsidRDefault="00BD709F" w:rsidP="00BD709F">
            <w:pPr>
              <w:pStyle w:val="TableContent"/>
            </w:pPr>
          </w:p>
        </w:tc>
        <w:tc>
          <w:tcPr>
            <w:tcW w:w="3168" w:type="dxa"/>
          </w:tcPr>
          <w:p w14:paraId="0F94D3ED" w14:textId="3D2CCB4D" w:rsidR="00BD709F" w:rsidRDefault="00BD709F" w:rsidP="00BD709F">
            <w:pPr>
              <w:pStyle w:val="TableContent"/>
            </w:pPr>
            <w:proofErr w:type="spellStart"/>
            <w:r w:rsidRPr="003A3F1D">
              <w:t>vao_tl_terminal_name</w:t>
            </w:r>
            <w:proofErr w:type="spellEnd"/>
          </w:p>
        </w:tc>
        <w:tc>
          <w:tcPr>
            <w:tcW w:w="1620" w:type="dxa"/>
          </w:tcPr>
          <w:p w14:paraId="5B92E3E4" w14:textId="42CB8117" w:rsidR="00BD709F" w:rsidRDefault="00BD709F" w:rsidP="00BD709F">
            <w:pPr>
              <w:pStyle w:val="TableContent"/>
            </w:pPr>
            <w:r w:rsidRPr="00120DA6">
              <w:t>VARCHAR (45)</w:t>
            </w:r>
          </w:p>
        </w:tc>
        <w:tc>
          <w:tcPr>
            <w:tcW w:w="3367" w:type="dxa"/>
            <w:vAlign w:val="center"/>
          </w:tcPr>
          <w:p w14:paraId="2D3D95E5" w14:textId="02776E7B" w:rsidR="00BD709F" w:rsidRDefault="00640356" w:rsidP="00BD709F">
            <w:pPr>
              <w:pStyle w:val="TableContent"/>
            </w:pPr>
            <w:r>
              <w:t xml:space="preserve">Nama terminal </w:t>
            </w:r>
            <w:proofErr w:type="spellStart"/>
            <w:r>
              <w:t>tempat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</w:p>
        </w:tc>
      </w:tr>
      <w:tr w:rsidR="00BD709F" w14:paraId="5584C201" w14:textId="77777777" w:rsidTr="00820EDC">
        <w:tc>
          <w:tcPr>
            <w:tcW w:w="612" w:type="dxa"/>
            <w:vAlign w:val="center"/>
          </w:tcPr>
          <w:p w14:paraId="1F41AADF" w14:textId="77777777" w:rsidR="00BD709F" w:rsidRPr="00EA73C7" w:rsidRDefault="00BD709F" w:rsidP="00BD709F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3544E4E9" w14:textId="7A802176" w:rsidR="00BD709F" w:rsidRDefault="00BD709F" w:rsidP="00BD709F">
            <w:pPr>
              <w:pStyle w:val="TableContent"/>
            </w:pPr>
            <w:proofErr w:type="spellStart"/>
            <w:r w:rsidRPr="003A3F1D">
              <w:t>vao_tl_status</w:t>
            </w:r>
            <w:proofErr w:type="spellEnd"/>
          </w:p>
        </w:tc>
        <w:tc>
          <w:tcPr>
            <w:tcW w:w="1620" w:type="dxa"/>
          </w:tcPr>
          <w:p w14:paraId="2F0E8574" w14:textId="4C66BCA7" w:rsidR="00BD709F" w:rsidRDefault="00BD709F" w:rsidP="00BD709F">
            <w:pPr>
              <w:pStyle w:val="TableContent"/>
            </w:pPr>
            <w:r w:rsidRPr="00120DA6">
              <w:t>VARCHAR (16)</w:t>
            </w:r>
          </w:p>
        </w:tc>
        <w:tc>
          <w:tcPr>
            <w:tcW w:w="3367" w:type="dxa"/>
            <w:vAlign w:val="center"/>
          </w:tcPr>
          <w:p w14:paraId="5B227F91" w14:textId="24AC60EB" w:rsidR="00BD709F" w:rsidRDefault="009938A7" w:rsidP="00BD709F">
            <w:pPr>
              <w:pStyle w:val="TableContent"/>
            </w:pPr>
            <w:r>
              <w:t xml:space="preserve">Status </w:t>
            </w:r>
            <w:proofErr w:type="spellStart"/>
            <w:r>
              <w:t>transaksi</w:t>
            </w:r>
            <w:proofErr w:type="spellEnd"/>
            <w:r w:rsidR="00EC16DB">
              <w:t>. 0=</w:t>
            </w:r>
            <w:proofErr w:type="spellStart"/>
            <w:r w:rsidR="00EC16DB">
              <w:t>belum</w:t>
            </w:r>
            <w:proofErr w:type="spellEnd"/>
            <w:r w:rsidR="00EC16DB">
              <w:t xml:space="preserve"> </w:t>
            </w:r>
            <w:proofErr w:type="spellStart"/>
            <w:r w:rsidR="00EC16DB">
              <w:t>dibayar</w:t>
            </w:r>
            <w:proofErr w:type="spellEnd"/>
            <w:r w:rsidR="00EC16DB">
              <w:t>/</w:t>
            </w:r>
            <w:proofErr w:type="spellStart"/>
            <w:r w:rsidR="00EC16DB">
              <w:t>dibatalkan</w:t>
            </w:r>
            <w:proofErr w:type="spellEnd"/>
            <w:r w:rsidR="00EC16DB">
              <w:t>; 1=</w:t>
            </w:r>
            <w:proofErr w:type="spellStart"/>
            <w:r w:rsidR="00652E92">
              <w:t>sudah</w:t>
            </w:r>
            <w:proofErr w:type="spellEnd"/>
            <w:r w:rsidR="00652E92">
              <w:t xml:space="preserve"> </w:t>
            </w:r>
            <w:proofErr w:type="spellStart"/>
            <w:r w:rsidR="00652E92">
              <w:t>dibayar</w:t>
            </w:r>
            <w:proofErr w:type="spellEnd"/>
          </w:p>
        </w:tc>
      </w:tr>
      <w:tr w:rsidR="00BD709F" w14:paraId="57A3612F" w14:textId="77777777" w:rsidTr="00820EDC">
        <w:tc>
          <w:tcPr>
            <w:tcW w:w="612" w:type="dxa"/>
            <w:vAlign w:val="center"/>
          </w:tcPr>
          <w:p w14:paraId="61138285" w14:textId="77777777" w:rsidR="00BD709F" w:rsidRDefault="00BD709F" w:rsidP="00BD709F">
            <w:pPr>
              <w:pStyle w:val="TableContent"/>
            </w:pPr>
          </w:p>
        </w:tc>
        <w:tc>
          <w:tcPr>
            <w:tcW w:w="3168" w:type="dxa"/>
          </w:tcPr>
          <w:p w14:paraId="44830035" w14:textId="20909990" w:rsidR="00BD709F" w:rsidRDefault="00BD709F" w:rsidP="00BD709F">
            <w:pPr>
              <w:pStyle w:val="TableContent"/>
            </w:pPr>
            <w:proofErr w:type="spellStart"/>
            <w:r w:rsidRPr="003A3F1D">
              <w:t>vao_tl_created_at</w:t>
            </w:r>
            <w:proofErr w:type="spellEnd"/>
          </w:p>
        </w:tc>
        <w:tc>
          <w:tcPr>
            <w:tcW w:w="1620" w:type="dxa"/>
          </w:tcPr>
          <w:p w14:paraId="70ABCD90" w14:textId="3005AF7F" w:rsidR="00BD709F" w:rsidRDefault="00BD709F" w:rsidP="00BD709F">
            <w:pPr>
              <w:pStyle w:val="TableContent"/>
            </w:pPr>
            <w:r w:rsidRPr="00120DA6">
              <w:t>VARCHAR (19)</w:t>
            </w:r>
          </w:p>
        </w:tc>
        <w:tc>
          <w:tcPr>
            <w:tcW w:w="3367" w:type="dxa"/>
            <w:vAlign w:val="center"/>
          </w:tcPr>
          <w:p w14:paraId="09FA0520" w14:textId="31BB1113" w:rsidR="00BD709F" w:rsidRDefault="00652E92" w:rsidP="00BD709F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dan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</w:p>
        </w:tc>
      </w:tr>
      <w:tr w:rsidR="00BD709F" w14:paraId="751FCBBE" w14:textId="77777777" w:rsidTr="00820EDC">
        <w:tc>
          <w:tcPr>
            <w:tcW w:w="612" w:type="dxa"/>
            <w:vAlign w:val="center"/>
          </w:tcPr>
          <w:p w14:paraId="31D429A2" w14:textId="77777777" w:rsidR="00BD709F" w:rsidRDefault="00BD709F" w:rsidP="00BD709F">
            <w:pPr>
              <w:pStyle w:val="TableContent"/>
            </w:pPr>
          </w:p>
        </w:tc>
        <w:tc>
          <w:tcPr>
            <w:tcW w:w="3168" w:type="dxa"/>
          </w:tcPr>
          <w:p w14:paraId="334DF25C" w14:textId="66600027" w:rsidR="00BD709F" w:rsidRDefault="00BD709F" w:rsidP="00BD709F">
            <w:pPr>
              <w:pStyle w:val="TableContent"/>
            </w:pPr>
            <w:proofErr w:type="spellStart"/>
            <w:r w:rsidRPr="003A3F1D">
              <w:t>vao_tl_updated_at</w:t>
            </w:r>
            <w:proofErr w:type="spellEnd"/>
          </w:p>
        </w:tc>
        <w:tc>
          <w:tcPr>
            <w:tcW w:w="1620" w:type="dxa"/>
          </w:tcPr>
          <w:p w14:paraId="50578A57" w14:textId="25C5AFCD" w:rsidR="00BD709F" w:rsidRDefault="00BD709F" w:rsidP="00BD709F">
            <w:pPr>
              <w:pStyle w:val="TableContent"/>
            </w:pPr>
            <w:r w:rsidRPr="00120DA6">
              <w:t>VARCHAR (19)</w:t>
            </w:r>
          </w:p>
        </w:tc>
        <w:tc>
          <w:tcPr>
            <w:tcW w:w="3367" w:type="dxa"/>
            <w:vAlign w:val="center"/>
          </w:tcPr>
          <w:p w14:paraId="4962FA0E" w14:textId="74DAD7D3" w:rsidR="00BD709F" w:rsidRDefault="00652E92" w:rsidP="00BD709F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dan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  <w:proofErr w:type="spellStart"/>
            <w:r>
              <w:t>terakhir</w:t>
            </w:r>
            <w:proofErr w:type="spellEnd"/>
            <w:r>
              <w:t xml:space="preserve"> </w:t>
            </w:r>
            <w:proofErr w:type="spellStart"/>
            <w:r>
              <w:t>diperbaharui</w:t>
            </w:r>
            <w:proofErr w:type="spellEnd"/>
          </w:p>
        </w:tc>
      </w:tr>
      <w:tr w:rsidR="00BD709F" w14:paraId="661F749A" w14:textId="77777777" w:rsidTr="00820EDC">
        <w:tc>
          <w:tcPr>
            <w:tcW w:w="612" w:type="dxa"/>
            <w:vAlign w:val="center"/>
          </w:tcPr>
          <w:p w14:paraId="5FD81E00" w14:textId="77777777" w:rsidR="00BD709F" w:rsidRDefault="00BD709F" w:rsidP="00BD709F">
            <w:pPr>
              <w:pStyle w:val="TableContent"/>
            </w:pPr>
          </w:p>
        </w:tc>
        <w:tc>
          <w:tcPr>
            <w:tcW w:w="3168" w:type="dxa"/>
          </w:tcPr>
          <w:p w14:paraId="0103C816" w14:textId="0BF2C604" w:rsidR="00BD709F" w:rsidRDefault="00BD709F" w:rsidP="00BD709F">
            <w:pPr>
              <w:pStyle w:val="TableContent"/>
            </w:pPr>
            <w:proofErr w:type="spellStart"/>
            <w:r w:rsidRPr="003A3F1D">
              <w:t>vao_tl_client_reffnum</w:t>
            </w:r>
            <w:proofErr w:type="spellEnd"/>
          </w:p>
        </w:tc>
        <w:tc>
          <w:tcPr>
            <w:tcW w:w="1620" w:type="dxa"/>
          </w:tcPr>
          <w:p w14:paraId="091F9E8E" w14:textId="19114D21" w:rsidR="00BD709F" w:rsidRDefault="00BD709F" w:rsidP="00BD709F">
            <w:pPr>
              <w:pStyle w:val="TableContent"/>
            </w:pPr>
            <w:r w:rsidRPr="00120DA6">
              <w:t>VARCHAR (32)</w:t>
            </w:r>
          </w:p>
        </w:tc>
        <w:tc>
          <w:tcPr>
            <w:tcW w:w="3367" w:type="dxa"/>
            <w:vAlign w:val="center"/>
          </w:tcPr>
          <w:p w14:paraId="1D1267A9" w14:textId="188953ED" w:rsidR="00BD709F" w:rsidRDefault="00652E92" w:rsidP="00BD709F">
            <w:pPr>
              <w:pStyle w:val="TableContent"/>
            </w:pP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referensi</w:t>
            </w:r>
            <w:proofErr w:type="spellEnd"/>
            <w:r>
              <w:t xml:space="preserve"> client</w:t>
            </w:r>
          </w:p>
        </w:tc>
      </w:tr>
      <w:tr w:rsidR="00BD709F" w14:paraId="18E4D6A5" w14:textId="77777777" w:rsidTr="00820EDC">
        <w:tc>
          <w:tcPr>
            <w:tcW w:w="612" w:type="dxa"/>
            <w:vAlign w:val="center"/>
          </w:tcPr>
          <w:p w14:paraId="5FC934F6" w14:textId="77777777" w:rsidR="00BD709F" w:rsidRDefault="00BD709F" w:rsidP="00BD709F">
            <w:pPr>
              <w:pStyle w:val="TableContent"/>
            </w:pPr>
          </w:p>
        </w:tc>
        <w:tc>
          <w:tcPr>
            <w:tcW w:w="3168" w:type="dxa"/>
          </w:tcPr>
          <w:p w14:paraId="4501B103" w14:textId="7BA345DD" w:rsidR="00BD709F" w:rsidRPr="00A757C7" w:rsidRDefault="00BD709F" w:rsidP="00BD709F">
            <w:pPr>
              <w:pStyle w:val="TableContent"/>
            </w:pPr>
            <w:proofErr w:type="spellStart"/>
            <w:r w:rsidRPr="003A3F1D">
              <w:t>vao_tl_reffnum</w:t>
            </w:r>
            <w:proofErr w:type="spellEnd"/>
          </w:p>
        </w:tc>
        <w:tc>
          <w:tcPr>
            <w:tcW w:w="1620" w:type="dxa"/>
          </w:tcPr>
          <w:p w14:paraId="6CF08C4A" w14:textId="7A707EFD" w:rsidR="00BD709F" w:rsidRDefault="00BD709F" w:rsidP="00BD709F">
            <w:pPr>
              <w:pStyle w:val="TableContent"/>
            </w:pPr>
            <w:r w:rsidRPr="00120DA6">
              <w:t>VARCHAR (32)</w:t>
            </w:r>
          </w:p>
        </w:tc>
        <w:tc>
          <w:tcPr>
            <w:tcW w:w="3367" w:type="dxa"/>
            <w:vAlign w:val="center"/>
          </w:tcPr>
          <w:p w14:paraId="6342E8AB" w14:textId="6B49BCD0" w:rsidR="00BD709F" w:rsidRPr="00326BD1" w:rsidRDefault="00122101" w:rsidP="00BD709F">
            <w:pPr>
              <w:pStyle w:val="TableContent"/>
            </w:pP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referensi</w:t>
            </w:r>
            <w:proofErr w:type="spellEnd"/>
          </w:p>
        </w:tc>
      </w:tr>
      <w:tr w:rsidR="00BD709F" w14:paraId="41085000" w14:textId="77777777" w:rsidTr="00820EDC">
        <w:tc>
          <w:tcPr>
            <w:tcW w:w="612" w:type="dxa"/>
            <w:vAlign w:val="center"/>
          </w:tcPr>
          <w:p w14:paraId="1E0B2859" w14:textId="77777777" w:rsidR="00BD709F" w:rsidRDefault="00BD709F" w:rsidP="00BD709F">
            <w:pPr>
              <w:pStyle w:val="TableContent"/>
            </w:pPr>
          </w:p>
        </w:tc>
        <w:tc>
          <w:tcPr>
            <w:tcW w:w="3168" w:type="dxa"/>
          </w:tcPr>
          <w:p w14:paraId="2D179ED9" w14:textId="41BC3B40" w:rsidR="00BD709F" w:rsidRPr="00A757C7" w:rsidRDefault="00BD709F" w:rsidP="00BD709F">
            <w:pPr>
              <w:pStyle w:val="TableContent"/>
            </w:pPr>
            <w:proofErr w:type="spellStart"/>
            <w:r w:rsidRPr="003A3F1D">
              <w:t>vao_tl_trx_admin</w:t>
            </w:r>
            <w:proofErr w:type="spellEnd"/>
          </w:p>
        </w:tc>
        <w:tc>
          <w:tcPr>
            <w:tcW w:w="1620" w:type="dxa"/>
          </w:tcPr>
          <w:p w14:paraId="7E35AD5D" w14:textId="3BCD83E8" w:rsidR="00BD709F" w:rsidRDefault="00BD709F" w:rsidP="00BD709F">
            <w:pPr>
              <w:pStyle w:val="TableContent"/>
            </w:pPr>
            <w:r w:rsidRPr="00120DA6">
              <w:t>VARCHAR (20)</w:t>
            </w:r>
          </w:p>
        </w:tc>
        <w:tc>
          <w:tcPr>
            <w:tcW w:w="3367" w:type="dxa"/>
            <w:vAlign w:val="center"/>
          </w:tcPr>
          <w:p w14:paraId="6C48D460" w14:textId="58200D70" w:rsidR="00BD709F" w:rsidRPr="00326BD1" w:rsidRDefault="00862562" w:rsidP="00BD709F">
            <w:pPr>
              <w:pStyle w:val="TableContent"/>
            </w:pP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biaya</w:t>
            </w:r>
            <w:proofErr w:type="spellEnd"/>
            <w:r>
              <w:t xml:space="preserve"> admin</w:t>
            </w:r>
          </w:p>
        </w:tc>
      </w:tr>
      <w:tr w:rsidR="00BD709F" w14:paraId="29933E7D" w14:textId="77777777" w:rsidTr="00820EDC">
        <w:tc>
          <w:tcPr>
            <w:tcW w:w="612" w:type="dxa"/>
            <w:vAlign w:val="center"/>
          </w:tcPr>
          <w:p w14:paraId="76F1E3D7" w14:textId="77777777" w:rsidR="00BD709F" w:rsidRDefault="00BD709F" w:rsidP="00BD709F">
            <w:pPr>
              <w:pStyle w:val="TableContent"/>
            </w:pPr>
          </w:p>
        </w:tc>
        <w:tc>
          <w:tcPr>
            <w:tcW w:w="3168" w:type="dxa"/>
          </w:tcPr>
          <w:p w14:paraId="38BEB920" w14:textId="6D39EBC7" w:rsidR="00BD709F" w:rsidRPr="00644EC6" w:rsidRDefault="00BD709F" w:rsidP="00BD709F">
            <w:pPr>
              <w:pStyle w:val="TableContent"/>
            </w:pPr>
            <w:proofErr w:type="spellStart"/>
            <w:r w:rsidRPr="003A3F1D">
              <w:t>vao_tl_bank_code_source</w:t>
            </w:r>
            <w:proofErr w:type="spellEnd"/>
          </w:p>
        </w:tc>
        <w:tc>
          <w:tcPr>
            <w:tcW w:w="1620" w:type="dxa"/>
          </w:tcPr>
          <w:p w14:paraId="07D0CA95" w14:textId="7826D4F5" w:rsidR="00BD709F" w:rsidRPr="00BE771C" w:rsidRDefault="00BD709F" w:rsidP="00BD709F">
            <w:pPr>
              <w:pStyle w:val="TableContent"/>
            </w:pPr>
            <w:r w:rsidRPr="00120DA6">
              <w:t>VARCHAR (5)</w:t>
            </w:r>
          </w:p>
        </w:tc>
        <w:tc>
          <w:tcPr>
            <w:tcW w:w="3367" w:type="dxa"/>
            <w:vAlign w:val="center"/>
          </w:tcPr>
          <w:p w14:paraId="6FF87451" w14:textId="2CF5F2BC" w:rsidR="00BD709F" w:rsidRDefault="00862562" w:rsidP="00BD709F">
            <w:pPr>
              <w:pStyle w:val="TableContent"/>
            </w:pPr>
            <w:r>
              <w:t>Kode bank</w:t>
            </w:r>
          </w:p>
        </w:tc>
      </w:tr>
    </w:tbl>
    <w:p w14:paraId="7F365268" w14:textId="77777777" w:rsidR="00770A85" w:rsidRDefault="00770A85" w:rsidP="00770A85">
      <w:pPr>
        <w:pStyle w:val="Paragraph"/>
        <w:ind w:left="630"/>
      </w:pPr>
    </w:p>
    <w:p w14:paraId="668AAE7C" w14:textId="19CC6A1C" w:rsidR="00901845" w:rsidRPr="006804DA" w:rsidRDefault="00901845" w:rsidP="00901845">
      <w:pPr>
        <w:pStyle w:val="Paragraph"/>
        <w:numPr>
          <w:ilvl w:val="0"/>
          <w:numId w:val="8"/>
        </w:numPr>
        <w:ind w:left="630" w:hanging="450"/>
      </w:pPr>
      <w:proofErr w:type="spellStart"/>
      <w:r>
        <w:t>vao_user</w:t>
      </w:r>
      <w:proofErr w:type="spellEnd"/>
    </w:p>
    <w:tbl>
      <w:tblPr>
        <w:tblStyle w:val="TableGrid"/>
        <w:tblW w:w="8455" w:type="dxa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2065"/>
        <w:gridCol w:w="6390"/>
      </w:tblGrid>
      <w:tr w:rsidR="00555CEA" w14:paraId="01BC0D9E" w14:textId="77777777" w:rsidTr="00820EDC">
        <w:tc>
          <w:tcPr>
            <w:tcW w:w="2065" w:type="dxa"/>
          </w:tcPr>
          <w:p w14:paraId="74A31970" w14:textId="3C8E4D03" w:rsidR="00555CEA" w:rsidRDefault="00555CEA" w:rsidP="00820EDC">
            <w:pPr>
              <w:pStyle w:val="Paragraph"/>
              <w:tabs>
                <w:tab w:val="left" w:pos="1773"/>
              </w:tabs>
            </w:pPr>
            <w:r>
              <w:t xml:space="preserve">Nama </w:t>
            </w:r>
            <w:proofErr w:type="spellStart"/>
            <w:r>
              <w:t>Tabel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3013C6BD" w14:textId="06AF81F4" w:rsidR="00555CEA" w:rsidRDefault="00555CEA" w:rsidP="00820EDC">
            <w:pPr>
              <w:pStyle w:val="Paragraph"/>
            </w:pPr>
          </w:p>
        </w:tc>
      </w:tr>
      <w:tr w:rsidR="00555CEA" w14:paraId="73C7F439" w14:textId="77777777" w:rsidTr="00820EDC">
        <w:tc>
          <w:tcPr>
            <w:tcW w:w="2065" w:type="dxa"/>
          </w:tcPr>
          <w:p w14:paraId="2663086B" w14:textId="77777777" w:rsidR="00555CEA" w:rsidRDefault="00555CEA" w:rsidP="00820EDC">
            <w:pPr>
              <w:pStyle w:val="Paragraph"/>
              <w:tabs>
                <w:tab w:val="left" w:pos="1773"/>
              </w:tabs>
            </w:pPr>
            <w:proofErr w:type="spellStart"/>
            <w:r>
              <w:t>Deskripsi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4046B62F" w14:textId="161931D4" w:rsidR="00555CEA" w:rsidRDefault="00555CEA" w:rsidP="00820EDC">
            <w:pPr>
              <w:pStyle w:val="Paragraph"/>
            </w:pPr>
          </w:p>
        </w:tc>
      </w:tr>
    </w:tbl>
    <w:p w14:paraId="006802F5" w14:textId="0DB2B237" w:rsidR="003416DB" w:rsidRDefault="003416DB" w:rsidP="003416DB">
      <w:pPr>
        <w:pStyle w:val="Paragraph"/>
        <w:ind w:left="180"/>
      </w:pPr>
    </w:p>
    <w:p w14:paraId="09A1AE36" w14:textId="36F9B9F0" w:rsidR="00810B4D" w:rsidRDefault="00810B4D" w:rsidP="00810B4D">
      <w:pPr>
        <w:pStyle w:val="Caption"/>
        <w:keepNext/>
      </w:pPr>
      <w:r>
        <w:t xml:space="preserve">Tabel </w:t>
      </w:r>
      <w:fldSimple w:instr=" SEQ Tabel \* ARABIC ">
        <w:r w:rsidR="00477121">
          <w:rPr>
            <w:noProof/>
          </w:rPr>
          <w:t>17</w:t>
        </w:r>
      </w:fldSimple>
      <w:r>
        <w:rPr>
          <w:lang w:val="en-US"/>
        </w:rPr>
        <w:t xml:space="preserve">. </w:t>
      </w:r>
      <w:proofErr w:type="spellStart"/>
      <w:r>
        <w:rPr>
          <w:lang w:val="en-US"/>
        </w:rPr>
        <w:t>vao_user</w:t>
      </w:r>
      <w:proofErr w:type="spellEnd"/>
    </w:p>
    <w:tbl>
      <w:tblPr>
        <w:tblStyle w:val="TableGrid"/>
        <w:tblW w:w="8767" w:type="dxa"/>
        <w:tblInd w:w="175" w:type="dxa"/>
        <w:tblLook w:val="04A0" w:firstRow="1" w:lastRow="0" w:firstColumn="1" w:lastColumn="0" w:noHBand="0" w:noVBand="1"/>
      </w:tblPr>
      <w:tblGrid>
        <w:gridCol w:w="612"/>
        <w:gridCol w:w="3168"/>
        <w:gridCol w:w="1620"/>
        <w:gridCol w:w="3367"/>
      </w:tblGrid>
      <w:tr w:rsidR="004A6A7C" w14:paraId="552913EA" w14:textId="77777777" w:rsidTr="00820EDC">
        <w:tc>
          <w:tcPr>
            <w:tcW w:w="612" w:type="dxa"/>
            <w:shd w:val="clear" w:color="auto" w:fill="9CC2E5" w:themeFill="accent5" w:themeFillTint="99"/>
            <w:vAlign w:val="center"/>
          </w:tcPr>
          <w:p w14:paraId="6D46B052" w14:textId="77777777" w:rsidR="004A6A7C" w:rsidRPr="007A0594" w:rsidRDefault="004A6A7C" w:rsidP="00820ED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Key ID</w:t>
            </w:r>
          </w:p>
        </w:tc>
        <w:tc>
          <w:tcPr>
            <w:tcW w:w="3168" w:type="dxa"/>
            <w:shd w:val="clear" w:color="auto" w:fill="9CC2E5" w:themeFill="accent5" w:themeFillTint="99"/>
            <w:vAlign w:val="center"/>
          </w:tcPr>
          <w:p w14:paraId="4BE72CCE" w14:textId="77777777" w:rsidR="004A6A7C" w:rsidRPr="007A0594" w:rsidRDefault="004A6A7C" w:rsidP="00820ED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Nama Field</w:t>
            </w:r>
          </w:p>
        </w:tc>
        <w:tc>
          <w:tcPr>
            <w:tcW w:w="1620" w:type="dxa"/>
            <w:shd w:val="clear" w:color="auto" w:fill="9CC2E5" w:themeFill="accent5" w:themeFillTint="99"/>
            <w:vAlign w:val="center"/>
          </w:tcPr>
          <w:p w14:paraId="7EAEADC7" w14:textId="77777777" w:rsidR="004A6A7C" w:rsidRPr="007A0594" w:rsidRDefault="004A6A7C" w:rsidP="00820ED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Tipe</w:t>
            </w:r>
            <w:proofErr w:type="spellEnd"/>
            <w:r w:rsidRPr="007A0594">
              <w:rPr>
                <w:b/>
                <w:bCs/>
              </w:rPr>
              <w:t xml:space="preserve"> Data</w:t>
            </w:r>
          </w:p>
        </w:tc>
        <w:tc>
          <w:tcPr>
            <w:tcW w:w="3367" w:type="dxa"/>
            <w:shd w:val="clear" w:color="auto" w:fill="9CC2E5" w:themeFill="accent5" w:themeFillTint="99"/>
            <w:vAlign w:val="center"/>
          </w:tcPr>
          <w:p w14:paraId="0E4DAE6C" w14:textId="77777777" w:rsidR="004A6A7C" w:rsidRPr="007A0594" w:rsidRDefault="004A6A7C" w:rsidP="00820ED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Deskripsi</w:t>
            </w:r>
            <w:proofErr w:type="spellEnd"/>
          </w:p>
        </w:tc>
      </w:tr>
      <w:tr w:rsidR="00FD5871" w14:paraId="4AB0C37C" w14:textId="77777777" w:rsidTr="00820EDC">
        <w:tc>
          <w:tcPr>
            <w:tcW w:w="612" w:type="dxa"/>
            <w:vAlign w:val="center"/>
          </w:tcPr>
          <w:p w14:paraId="23EDD811" w14:textId="53B3C42B" w:rsidR="00FD5871" w:rsidRDefault="00FD5871" w:rsidP="00FD5871">
            <w:pPr>
              <w:pStyle w:val="TableContent"/>
            </w:pPr>
            <w:r>
              <w:t>PK</w:t>
            </w:r>
          </w:p>
        </w:tc>
        <w:tc>
          <w:tcPr>
            <w:tcW w:w="3168" w:type="dxa"/>
          </w:tcPr>
          <w:p w14:paraId="7686D8C4" w14:textId="23ACFF3A" w:rsidR="00FD5871" w:rsidRDefault="00FD5871" w:rsidP="00FD5871">
            <w:pPr>
              <w:pStyle w:val="TableContent"/>
            </w:pPr>
            <w:proofErr w:type="spellStart"/>
            <w:r w:rsidRPr="00C03034">
              <w:t>vao_u_id</w:t>
            </w:r>
            <w:proofErr w:type="spellEnd"/>
          </w:p>
        </w:tc>
        <w:tc>
          <w:tcPr>
            <w:tcW w:w="1620" w:type="dxa"/>
          </w:tcPr>
          <w:p w14:paraId="2E36DA2E" w14:textId="040D14DD" w:rsidR="00FD5871" w:rsidRDefault="00FD5871" w:rsidP="00FD5871">
            <w:pPr>
              <w:pStyle w:val="TableContent"/>
            </w:pPr>
            <w:r w:rsidRPr="004F4CB3">
              <w:t>INT4 (32)</w:t>
            </w:r>
          </w:p>
        </w:tc>
        <w:tc>
          <w:tcPr>
            <w:tcW w:w="3367" w:type="dxa"/>
            <w:vAlign w:val="center"/>
          </w:tcPr>
          <w:p w14:paraId="095CDDAC" w14:textId="56E81F5A" w:rsidR="00FD5871" w:rsidRDefault="00FD5871" w:rsidP="00FD5871">
            <w:pPr>
              <w:pStyle w:val="TableContent"/>
            </w:pPr>
          </w:p>
        </w:tc>
      </w:tr>
      <w:tr w:rsidR="00FD5871" w14:paraId="462CEF18" w14:textId="77777777" w:rsidTr="00820EDC">
        <w:tc>
          <w:tcPr>
            <w:tcW w:w="612" w:type="dxa"/>
            <w:vAlign w:val="center"/>
          </w:tcPr>
          <w:p w14:paraId="7A484821" w14:textId="77777777" w:rsidR="00FD5871" w:rsidRDefault="00FD5871" w:rsidP="00FD5871">
            <w:pPr>
              <w:pStyle w:val="TableContent"/>
            </w:pPr>
          </w:p>
        </w:tc>
        <w:tc>
          <w:tcPr>
            <w:tcW w:w="3168" w:type="dxa"/>
          </w:tcPr>
          <w:p w14:paraId="42042342" w14:textId="3EC827EA" w:rsidR="00FD5871" w:rsidRDefault="00FD5871" w:rsidP="00FD5871">
            <w:pPr>
              <w:pStyle w:val="TableContent"/>
            </w:pPr>
            <w:proofErr w:type="spellStart"/>
            <w:r w:rsidRPr="00C03034">
              <w:t>vao_u_username</w:t>
            </w:r>
            <w:proofErr w:type="spellEnd"/>
          </w:p>
        </w:tc>
        <w:tc>
          <w:tcPr>
            <w:tcW w:w="1620" w:type="dxa"/>
          </w:tcPr>
          <w:p w14:paraId="33C96BD3" w14:textId="0B16FD6B" w:rsidR="00FD5871" w:rsidRDefault="00FD5871" w:rsidP="00FD5871">
            <w:pPr>
              <w:pStyle w:val="TableContent"/>
            </w:pPr>
            <w:r w:rsidRPr="004F4CB3">
              <w:t>VARCHAR (45)</w:t>
            </w:r>
          </w:p>
        </w:tc>
        <w:tc>
          <w:tcPr>
            <w:tcW w:w="3367" w:type="dxa"/>
            <w:vAlign w:val="center"/>
          </w:tcPr>
          <w:p w14:paraId="513A571E" w14:textId="711F8AA6" w:rsidR="00FD5871" w:rsidRDefault="00FD5871" w:rsidP="00FD5871">
            <w:pPr>
              <w:pStyle w:val="TableContent"/>
            </w:pPr>
          </w:p>
        </w:tc>
      </w:tr>
      <w:tr w:rsidR="00FD5871" w14:paraId="76AFF284" w14:textId="77777777" w:rsidTr="00820EDC">
        <w:tc>
          <w:tcPr>
            <w:tcW w:w="612" w:type="dxa"/>
            <w:vAlign w:val="center"/>
          </w:tcPr>
          <w:p w14:paraId="44DD335A" w14:textId="77777777" w:rsidR="00FD5871" w:rsidRDefault="00FD5871" w:rsidP="00FD5871">
            <w:pPr>
              <w:pStyle w:val="TableContent"/>
            </w:pPr>
          </w:p>
        </w:tc>
        <w:tc>
          <w:tcPr>
            <w:tcW w:w="3168" w:type="dxa"/>
          </w:tcPr>
          <w:p w14:paraId="7507D00B" w14:textId="1FB01FAA" w:rsidR="00FD5871" w:rsidRPr="00644EC6" w:rsidRDefault="00FD5871" w:rsidP="00FD5871">
            <w:pPr>
              <w:pStyle w:val="TableContent"/>
            </w:pPr>
            <w:proofErr w:type="spellStart"/>
            <w:r w:rsidRPr="00C03034">
              <w:t>vao_u_created_at</w:t>
            </w:r>
            <w:proofErr w:type="spellEnd"/>
          </w:p>
        </w:tc>
        <w:tc>
          <w:tcPr>
            <w:tcW w:w="1620" w:type="dxa"/>
          </w:tcPr>
          <w:p w14:paraId="47C539B8" w14:textId="2AE32683" w:rsidR="00FD5871" w:rsidRPr="00BE771C" w:rsidRDefault="00FD5871" w:rsidP="00FD5871">
            <w:pPr>
              <w:pStyle w:val="TableContent"/>
            </w:pPr>
            <w:r w:rsidRPr="004F4CB3">
              <w:t>VARCHAR (19)</w:t>
            </w:r>
          </w:p>
        </w:tc>
        <w:tc>
          <w:tcPr>
            <w:tcW w:w="3367" w:type="dxa"/>
            <w:vAlign w:val="center"/>
          </w:tcPr>
          <w:p w14:paraId="74442E45" w14:textId="58086CDD" w:rsidR="00FD5871" w:rsidRDefault="00FD5871" w:rsidP="00FD5871">
            <w:pPr>
              <w:pStyle w:val="TableContent"/>
            </w:pPr>
          </w:p>
        </w:tc>
      </w:tr>
      <w:tr w:rsidR="00FD5871" w14:paraId="2BF55AF8" w14:textId="77777777" w:rsidTr="00820EDC">
        <w:tc>
          <w:tcPr>
            <w:tcW w:w="612" w:type="dxa"/>
            <w:vAlign w:val="center"/>
          </w:tcPr>
          <w:p w14:paraId="56F7B00E" w14:textId="77777777" w:rsidR="00FD5871" w:rsidRDefault="00FD5871" w:rsidP="00FD5871">
            <w:pPr>
              <w:pStyle w:val="TableContent"/>
            </w:pPr>
          </w:p>
        </w:tc>
        <w:tc>
          <w:tcPr>
            <w:tcW w:w="3168" w:type="dxa"/>
          </w:tcPr>
          <w:p w14:paraId="7729FDE5" w14:textId="42BB8690" w:rsidR="00FD5871" w:rsidRDefault="00FD5871" w:rsidP="00FD5871">
            <w:pPr>
              <w:pStyle w:val="TableContent"/>
            </w:pPr>
            <w:proofErr w:type="spellStart"/>
            <w:r w:rsidRPr="00C03034">
              <w:t>vao_u_updated_at</w:t>
            </w:r>
            <w:proofErr w:type="spellEnd"/>
          </w:p>
        </w:tc>
        <w:tc>
          <w:tcPr>
            <w:tcW w:w="1620" w:type="dxa"/>
          </w:tcPr>
          <w:p w14:paraId="20FE4137" w14:textId="7F6DCB55" w:rsidR="00FD5871" w:rsidRDefault="00FD5871" w:rsidP="00FD5871">
            <w:pPr>
              <w:pStyle w:val="TableContent"/>
            </w:pPr>
            <w:r w:rsidRPr="004F4CB3">
              <w:t>VARCHAR (19)</w:t>
            </w:r>
          </w:p>
        </w:tc>
        <w:tc>
          <w:tcPr>
            <w:tcW w:w="3367" w:type="dxa"/>
            <w:vAlign w:val="center"/>
          </w:tcPr>
          <w:p w14:paraId="55189ABE" w14:textId="647AA348" w:rsidR="00FD5871" w:rsidRDefault="00FD5871" w:rsidP="00FD5871">
            <w:pPr>
              <w:pStyle w:val="TableContent"/>
            </w:pPr>
          </w:p>
        </w:tc>
      </w:tr>
      <w:tr w:rsidR="00664F21" w14:paraId="070C1B02" w14:textId="77777777" w:rsidTr="00820EDC">
        <w:tc>
          <w:tcPr>
            <w:tcW w:w="612" w:type="dxa"/>
            <w:vAlign w:val="center"/>
          </w:tcPr>
          <w:p w14:paraId="7EAF9DCD" w14:textId="663B84BC" w:rsidR="00664F21" w:rsidRPr="00EA73C7" w:rsidRDefault="00664F21" w:rsidP="00664F21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3245CD24" w14:textId="688CA34D" w:rsidR="00664F21" w:rsidRDefault="00664F21" w:rsidP="00664F21">
            <w:pPr>
              <w:pStyle w:val="TableContent"/>
            </w:pPr>
            <w:proofErr w:type="spellStart"/>
            <w:r w:rsidRPr="00F76CE7">
              <w:t>vao_u_last_login_at</w:t>
            </w:r>
            <w:proofErr w:type="spellEnd"/>
          </w:p>
        </w:tc>
        <w:tc>
          <w:tcPr>
            <w:tcW w:w="1620" w:type="dxa"/>
          </w:tcPr>
          <w:p w14:paraId="3ADBA7BC" w14:textId="6ACDE188" w:rsidR="00664F21" w:rsidRDefault="00664F21" w:rsidP="00664F21">
            <w:pPr>
              <w:pStyle w:val="TableContent"/>
            </w:pPr>
            <w:r w:rsidRPr="00F76CE7">
              <w:t>VARCHAR</w:t>
            </w:r>
            <w:r>
              <w:t xml:space="preserve"> (19)</w:t>
            </w:r>
          </w:p>
        </w:tc>
        <w:tc>
          <w:tcPr>
            <w:tcW w:w="3367" w:type="dxa"/>
            <w:vAlign w:val="center"/>
          </w:tcPr>
          <w:p w14:paraId="17BE9FFB" w14:textId="529A5376" w:rsidR="00664F21" w:rsidRDefault="00664F21" w:rsidP="00664F21">
            <w:pPr>
              <w:pStyle w:val="TableContent"/>
            </w:pPr>
          </w:p>
        </w:tc>
      </w:tr>
    </w:tbl>
    <w:p w14:paraId="1B6BB1A3" w14:textId="77777777" w:rsidR="00555CEA" w:rsidRDefault="00555CEA" w:rsidP="003416DB">
      <w:pPr>
        <w:pStyle w:val="Paragraph"/>
        <w:ind w:left="180"/>
      </w:pPr>
    </w:p>
    <w:p w14:paraId="4A4ADC06" w14:textId="024D8C6C" w:rsidR="0013014C" w:rsidRPr="00477121" w:rsidRDefault="0013014C" w:rsidP="007131C3">
      <w:pPr>
        <w:pStyle w:val="Paragraph"/>
        <w:numPr>
          <w:ilvl w:val="0"/>
          <w:numId w:val="8"/>
        </w:numPr>
        <w:ind w:left="630" w:hanging="450"/>
        <w:rPr>
          <w:color w:val="FF0000"/>
        </w:rPr>
      </w:pPr>
      <w:proofErr w:type="spellStart"/>
      <w:r w:rsidRPr="00477121">
        <w:rPr>
          <w:color w:val="FF0000"/>
        </w:rPr>
        <w:t>tgva_account_giro</w:t>
      </w:r>
      <w:proofErr w:type="spellEnd"/>
    </w:p>
    <w:tbl>
      <w:tblPr>
        <w:tblStyle w:val="TableGrid"/>
        <w:tblW w:w="8455" w:type="dxa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2065"/>
        <w:gridCol w:w="6390"/>
      </w:tblGrid>
      <w:tr w:rsidR="00CB5F9E" w14:paraId="1369F180" w14:textId="77777777" w:rsidTr="00E439EC">
        <w:tc>
          <w:tcPr>
            <w:tcW w:w="2065" w:type="dxa"/>
          </w:tcPr>
          <w:p w14:paraId="1FA1812A" w14:textId="77777777" w:rsidR="00CB5F9E" w:rsidRDefault="00CB5F9E" w:rsidP="00E439EC">
            <w:pPr>
              <w:pStyle w:val="Paragraph"/>
              <w:tabs>
                <w:tab w:val="left" w:pos="1773"/>
              </w:tabs>
            </w:pPr>
            <w:r>
              <w:t xml:space="preserve">Nama </w:t>
            </w:r>
            <w:proofErr w:type="spellStart"/>
            <w:r>
              <w:t>Tabel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11E4D91D" w14:textId="3CC33B19" w:rsidR="00CB5F9E" w:rsidRDefault="002C1C51" w:rsidP="00E439EC">
            <w:pPr>
              <w:pStyle w:val="Paragraph"/>
            </w:pPr>
            <w:proofErr w:type="spellStart"/>
            <w:r>
              <w:t>tgva_account_giro</w:t>
            </w:r>
            <w:proofErr w:type="spellEnd"/>
          </w:p>
        </w:tc>
      </w:tr>
      <w:tr w:rsidR="00CB5F9E" w14:paraId="5E16E544" w14:textId="77777777" w:rsidTr="00E439EC">
        <w:tc>
          <w:tcPr>
            <w:tcW w:w="2065" w:type="dxa"/>
          </w:tcPr>
          <w:p w14:paraId="6262654F" w14:textId="77777777" w:rsidR="00CB5F9E" w:rsidRDefault="00CB5F9E" w:rsidP="00E439EC">
            <w:pPr>
              <w:pStyle w:val="Paragraph"/>
              <w:tabs>
                <w:tab w:val="left" w:pos="1773"/>
              </w:tabs>
            </w:pPr>
            <w:proofErr w:type="spellStart"/>
            <w:r>
              <w:t>Deskripsi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73D56F2C" w14:textId="44E184A1" w:rsidR="00CB5F9E" w:rsidRDefault="002C1C51" w:rsidP="00E439EC">
            <w:pPr>
              <w:pStyle w:val="Paragraph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giro</w:t>
            </w:r>
            <w:proofErr w:type="spellEnd"/>
            <w:r>
              <w:t xml:space="preserve"> </w:t>
            </w:r>
            <w:proofErr w:type="spellStart"/>
            <w:r>
              <w:t>milik</w:t>
            </w:r>
            <w:proofErr w:type="spellEnd"/>
            <w:r>
              <w:t xml:space="preserve"> client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keperluan</w:t>
            </w:r>
            <w:proofErr w:type="spellEnd"/>
            <w:r>
              <w:t xml:space="preserve"> Virtual Account Offline</w:t>
            </w:r>
          </w:p>
        </w:tc>
      </w:tr>
    </w:tbl>
    <w:p w14:paraId="7410B5F1" w14:textId="56BECAF6" w:rsidR="00CB5F9E" w:rsidRDefault="00CB5F9E" w:rsidP="00CB5F9E">
      <w:pPr>
        <w:pStyle w:val="Paragraph"/>
        <w:ind w:left="180"/>
      </w:pPr>
    </w:p>
    <w:p w14:paraId="6C328771" w14:textId="030CD83B" w:rsidR="00810B4D" w:rsidRDefault="00810B4D" w:rsidP="00810B4D">
      <w:pPr>
        <w:pStyle w:val="Caption"/>
        <w:keepNext/>
      </w:pPr>
      <w:r>
        <w:t xml:space="preserve">Tabel </w:t>
      </w:r>
      <w:fldSimple w:instr=" SEQ Tabel \* ARABIC ">
        <w:r w:rsidR="00477121">
          <w:rPr>
            <w:noProof/>
          </w:rPr>
          <w:t>18</w:t>
        </w:r>
      </w:fldSimple>
      <w:r>
        <w:rPr>
          <w:lang w:val="en-US"/>
        </w:rPr>
        <w:t xml:space="preserve">. </w:t>
      </w:r>
      <w:proofErr w:type="spellStart"/>
      <w:r>
        <w:rPr>
          <w:lang w:val="en-US"/>
        </w:rPr>
        <w:t>tgva_account_giro</w:t>
      </w:r>
      <w:proofErr w:type="spellEnd"/>
    </w:p>
    <w:tbl>
      <w:tblPr>
        <w:tblStyle w:val="TableGrid"/>
        <w:tblW w:w="8767" w:type="dxa"/>
        <w:tblInd w:w="175" w:type="dxa"/>
        <w:tblLook w:val="04A0" w:firstRow="1" w:lastRow="0" w:firstColumn="1" w:lastColumn="0" w:noHBand="0" w:noVBand="1"/>
      </w:tblPr>
      <w:tblGrid>
        <w:gridCol w:w="612"/>
        <w:gridCol w:w="3168"/>
        <w:gridCol w:w="1620"/>
        <w:gridCol w:w="3367"/>
      </w:tblGrid>
      <w:tr w:rsidR="00CB5F9E" w14:paraId="37D314EF" w14:textId="77777777" w:rsidTr="00E439EC">
        <w:tc>
          <w:tcPr>
            <w:tcW w:w="612" w:type="dxa"/>
            <w:shd w:val="clear" w:color="auto" w:fill="9CC2E5" w:themeFill="accent5" w:themeFillTint="99"/>
            <w:vAlign w:val="center"/>
          </w:tcPr>
          <w:p w14:paraId="0DFFCC9B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Key ID</w:t>
            </w:r>
          </w:p>
        </w:tc>
        <w:tc>
          <w:tcPr>
            <w:tcW w:w="3168" w:type="dxa"/>
            <w:shd w:val="clear" w:color="auto" w:fill="9CC2E5" w:themeFill="accent5" w:themeFillTint="99"/>
            <w:vAlign w:val="center"/>
          </w:tcPr>
          <w:p w14:paraId="295909F0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Nama Field</w:t>
            </w:r>
          </w:p>
        </w:tc>
        <w:tc>
          <w:tcPr>
            <w:tcW w:w="1620" w:type="dxa"/>
            <w:shd w:val="clear" w:color="auto" w:fill="9CC2E5" w:themeFill="accent5" w:themeFillTint="99"/>
            <w:vAlign w:val="center"/>
          </w:tcPr>
          <w:p w14:paraId="57DEF56E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Tipe</w:t>
            </w:r>
            <w:proofErr w:type="spellEnd"/>
            <w:r w:rsidRPr="007A0594">
              <w:rPr>
                <w:b/>
                <w:bCs/>
              </w:rPr>
              <w:t xml:space="preserve"> Data</w:t>
            </w:r>
          </w:p>
        </w:tc>
        <w:tc>
          <w:tcPr>
            <w:tcW w:w="3367" w:type="dxa"/>
            <w:shd w:val="clear" w:color="auto" w:fill="9CC2E5" w:themeFill="accent5" w:themeFillTint="99"/>
            <w:vAlign w:val="center"/>
          </w:tcPr>
          <w:p w14:paraId="1F7A7479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Deskripsi</w:t>
            </w:r>
            <w:proofErr w:type="spellEnd"/>
          </w:p>
        </w:tc>
      </w:tr>
      <w:tr w:rsidR="00E23C58" w14:paraId="7DE64F6D" w14:textId="77777777" w:rsidTr="00E439EC">
        <w:tc>
          <w:tcPr>
            <w:tcW w:w="612" w:type="dxa"/>
            <w:vAlign w:val="center"/>
          </w:tcPr>
          <w:p w14:paraId="37D6D989" w14:textId="77777777" w:rsidR="00E23C58" w:rsidRDefault="00E23C58" w:rsidP="00E23C58">
            <w:pPr>
              <w:pStyle w:val="TableContent"/>
            </w:pPr>
            <w:r>
              <w:t>PK</w:t>
            </w:r>
          </w:p>
        </w:tc>
        <w:tc>
          <w:tcPr>
            <w:tcW w:w="3168" w:type="dxa"/>
          </w:tcPr>
          <w:p w14:paraId="486425E6" w14:textId="30E75CC9" w:rsidR="00E23C58" w:rsidRDefault="00E23C58" w:rsidP="00E23C58">
            <w:pPr>
              <w:pStyle w:val="TableContent"/>
            </w:pPr>
            <w:proofErr w:type="spellStart"/>
            <w:r w:rsidRPr="00FB3ADE">
              <w:t>va_ag_num</w:t>
            </w:r>
            <w:proofErr w:type="spellEnd"/>
          </w:p>
        </w:tc>
        <w:tc>
          <w:tcPr>
            <w:tcW w:w="1620" w:type="dxa"/>
          </w:tcPr>
          <w:p w14:paraId="450ECD2F" w14:textId="7796B07C" w:rsidR="00E23C58" w:rsidRDefault="00E23C58" w:rsidP="00E23C58">
            <w:pPr>
              <w:pStyle w:val="TableContent"/>
            </w:pPr>
            <w:r w:rsidRPr="002968CE">
              <w:t>VARCHAR (16)</w:t>
            </w:r>
          </w:p>
        </w:tc>
        <w:tc>
          <w:tcPr>
            <w:tcW w:w="3367" w:type="dxa"/>
            <w:vAlign w:val="center"/>
          </w:tcPr>
          <w:p w14:paraId="63E25BBD" w14:textId="4189BBDE" w:rsidR="00E23C58" w:rsidRDefault="00DF0F77" w:rsidP="00E23C58">
            <w:pPr>
              <w:pStyle w:val="TableContent"/>
            </w:pP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giro</w:t>
            </w:r>
            <w:proofErr w:type="spellEnd"/>
          </w:p>
        </w:tc>
      </w:tr>
      <w:tr w:rsidR="00E23C58" w14:paraId="2A748F9F" w14:textId="77777777" w:rsidTr="00E439EC">
        <w:tc>
          <w:tcPr>
            <w:tcW w:w="612" w:type="dxa"/>
            <w:vAlign w:val="center"/>
          </w:tcPr>
          <w:p w14:paraId="07820CC6" w14:textId="77777777" w:rsidR="00E23C58" w:rsidRDefault="00E23C58" w:rsidP="00E23C58">
            <w:pPr>
              <w:pStyle w:val="TableContent"/>
            </w:pPr>
          </w:p>
        </w:tc>
        <w:tc>
          <w:tcPr>
            <w:tcW w:w="3168" w:type="dxa"/>
          </w:tcPr>
          <w:p w14:paraId="2330CB4B" w14:textId="36DF4EE8" w:rsidR="00E23C58" w:rsidRDefault="00E23C58" w:rsidP="00E23C58">
            <w:pPr>
              <w:pStyle w:val="TableContent"/>
            </w:pPr>
            <w:proofErr w:type="spellStart"/>
            <w:r w:rsidRPr="00FB3ADE">
              <w:t>va_ag_cif</w:t>
            </w:r>
            <w:proofErr w:type="spellEnd"/>
          </w:p>
        </w:tc>
        <w:tc>
          <w:tcPr>
            <w:tcW w:w="1620" w:type="dxa"/>
          </w:tcPr>
          <w:p w14:paraId="21F3BB0A" w14:textId="16F9E786" w:rsidR="00E23C58" w:rsidRDefault="00E23C58" w:rsidP="00E23C58">
            <w:pPr>
              <w:pStyle w:val="TableContent"/>
            </w:pPr>
            <w:r w:rsidRPr="002968CE">
              <w:t>VARCHAR (20)</w:t>
            </w:r>
          </w:p>
        </w:tc>
        <w:tc>
          <w:tcPr>
            <w:tcW w:w="3367" w:type="dxa"/>
            <w:vAlign w:val="center"/>
          </w:tcPr>
          <w:p w14:paraId="1E5B2A5A" w14:textId="1753A57E" w:rsidR="00E23C58" w:rsidRDefault="00DF0F77" w:rsidP="00E23C58">
            <w:pPr>
              <w:pStyle w:val="TableContent"/>
            </w:pPr>
            <w:r>
              <w:t>Customer Identification File (CIF)</w:t>
            </w:r>
          </w:p>
        </w:tc>
      </w:tr>
      <w:tr w:rsidR="00E23C58" w14:paraId="19E98DD8" w14:textId="77777777" w:rsidTr="00E439EC">
        <w:tc>
          <w:tcPr>
            <w:tcW w:w="612" w:type="dxa"/>
            <w:vAlign w:val="center"/>
          </w:tcPr>
          <w:p w14:paraId="54B680D5" w14:textId="77777777" w:rsidR="00E23C58" w:rsidRDefault="00E23C58" w:rsidP="00E23C58">
            <w:pPr>
              <w:pStyle w:val="TableContent"/>
            </w:pPr>
          </w:p>
        </w:tc>
        <w:tc>
          <w:tcPr>
            <w:tcW w:w="3168" w:type="dxa"/>
          </w:tcPr>
          <w:p w14:paraId="78793C73" w14:textId="2FE2E37D" w:rsidR="00E23C58" w:rsidRPr="00644EC6" w:rsidRDefault="00E23C58" w:rsidP="00E23C58">
            <w:pPr>
              <w:pStyle w:val="TableContent"/>
            </w:pPr>
            <w:proofErr w:type="spellStart"/>
            <w:r w:rsidRPr="00FB3ADE">
              <w:t>va_c_cin</w:t>
            </w:r>
            <w:proofErr w:type="spellEnd"/>
          </w:p>
        </w:tc>
        <w:tc>
          <w:tcPr>
            <w:tcW w:w="1620" w:type="dxa"/>
          </w:tcPr>
          <w:p w14:paraId="5E10F625" w14:textId="3655D83D" w:rsidR="00E23C58" w:rsidRPr="00BE771C" w:rsidRDefault="00E23C58" w:rsidP="00E23C58">
            <w:pPr>
              <w:pStyle w:val="TableContent"/>
            </w:pPr>
            <w:r w:rsidRPr="002968CE">
              <w:t>VARCHAR (3)</w:t>
            </w:r>
          </w:p>
        </w:tc>
        <w:tc>
          <w:tcPr>
            <w:tcW w:w="3367" w:type="dxa"/>
            <w:vAlign w:val="center"/>
          </w:tcPr>
          <w:p w14:paraId="4BBFD8B6" w14:textId="2B3A9C51" w:rsidR="00E23C58" w:rsidRDefault="00DF0F77" w:rsidP="00E23C58">
            <w:pPr>
              <w:pStyle w:val="TableContent"/>
            </w:pPr>
            <w:r>
              <w:t>Customer Identification Number (CIN)</w:t>
            </w:r>
            <w:r w:rsidR="00BF68AC">
              <w:t xml:space="preserve">. </w:t>
            </w:r>
            <w:proofErr w:type="spellStart"/>
            <w:r w:rsidR="00BF68AC">
              <w:t>Berelasi</w:t>
            </w:r>
            <w:proofErr w:type="spellEnd"/>
            <w:r w:rsidR="00BF68AC">
              <w:t xml:space="preserve"> </w:t>
            </w:r>
            <w:proofErr w:type="spellStart"/>
            <w:r w:rsidR="00BF68AC">
              <w:t>dengan</w:t>
            </w:r>
            <w:proofErr w:type="spellEnd"/>
            <w:r w:rsidR="00BF68AC">
              <w:t xml:space="preserve"> table </w:t>
            </w:r>
            <w:proofErr w:type="spellStart"/>
            <w:r w:rsidR="00BF68AC">
              <w:t>tgva_cin</w:t>
            </w:r>
            <w:proofErr w:type="spellEnd"/>
            <w:r w:rsidR="00BF68AC">
              <w:t xml:space="preserve"> pada </w:t>
            </w:r>
            <w:proofErr w:type="spellStart"/>
            <w:r w:rsidR="00BF68AC">
              <w:t>kolom</w:t>
            </w:r>
            <w:proofErr w:type="spellEnd"/>
            <w:r w:rsidR="00BF68AC">
              <w:t xml:space="preserve"> </w:t>
            </w:r>
            <w:proofErr w:type="spellStart"/>
            <w:r w:rsidR="00BF68AC">
              <w:t>va_c_cin</w:t>
            </w:r>
            <w:proofErr w:type="spellEnd"/>
          </w:p>
        </w:tc>
      </w:tr>
      <w:tr w:rsidR="00E23C58" w14:paraId="35CE4674" w14:textId="77777777" w:rsidTr="00E439EC">
        <w:tc>
          <w:tcPr>
            <w:tcW w:w="612" w:type="dxa"/>
            <w:vAlign w:val="center"/>
          </w:tcPr>
          <w:p w14:paraId="2FF35523" w14:textId="77777777" w:rsidR="00E23C58" w:rsidRDefault="00E23C58" w:rsidP="00E23C58">
            <w:pPr>
              <w:pStyle w:val="TableContent"/>
            </w:pPr>
          </w:p>
        </w:tc>
        <w:tc>
          <w:tcPr>
            <w:tcW w:w="3168" w:type="dxa"/>
          </w:tcPr>
          <w:p w14:paraId="2515E600" w14:textId="2E3DF7A5" w:rsidR="00E23C58" w:rsidRDefault="00E23C58" w:rsidP="00E23C58">
            <w:pPr>
              <w:pStyle w:val="TableContent"/>
            </w:pPr>
            <w:proofErr w:type="spellStart"/>
            <w:r w:rsidRPr="00FB3ADE">
              <w:t>va_ag_reg_dt</w:t>
            </w:r>
            <w:proofErr w:type="spellEnd"/>
          </w:p>
        </w:tc>
        <w:tc>
          <w:tcPr>
            <w:tcW w:w="1620" w:type="dxa"/>
          </w:tcPr>
          <w:p w14:paraId="54255003" w14:textId="66BC79C2" w:rsidR="00E23C58" w:rsidRDefault="00E23C58" w:rsidP="00E23C58">
            <w:pPr>
              <w:pStyle w:val="TableContent"/>
            </w:pPr>
            <w:r w:rsidRPr="002968CE">
              <w:t>VARCHAR (19)</w:t>
            </w:r>
          </w:p>
        </w:tc>
        <w:tc>
          <w:tcPr>
            <w:tcW w:w="3367" w:type="dxa"/>
            <w:vAlign w:val="center"/>
          </w:tcPr>
          <w:p w14:paraId="367B5DE7" w14:textId="45626B96" w:rsidR="00E23C58" w:rsidRDefault="0044291A" w:rsidP="00E23C58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dan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rekening</w:t>
            </w:r>
            <w:proofErr w:type="spellEnd"/>
            <w:r>
              <w:t xml:space="preserve"> </w:t>
            </w:r>
            <w:proofErr w:type="spellStart"/>
            <w:r>
              <w:t>giro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YYYYMMDDhhmmss</w:t>
            </w:r>
            <w:proofErr w:type="spellEnd"/>
          </w:p>
        </w:tc>
      </w:tr>
      <w:tr w:rsidR="00E23C58" w14:paraId="69143D92" w14:textId="77777777" w:rsidTr="00E439EC">
        <w:tc>
          <w:tcPr>
            <w:tcW w:w="612" w:type="dxa"/>
            <w:vAlign w:val="center"/>
          </w:tcPr>
          <w:p w14:paraId="45719A52" w14:textId="77777777" w:rsidR="00E23C58" w:rsidRPr="00EA73C7" w:rsidRDefault="00E23C58" w:rsidP="00E23C58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323A0EE3" w14:textId="1A52487D" w:rsidR="00E23C58" w:rsidRDefault="00E23C58" w:rsidP="00E23C58">
            <w:pPr>
              <w:pStyle w:val="TableContent"/>
            </w:pPr>
            <w:proofErr w:type="spellStart"/>
            <w:r w:rsidRPr="00FB3ADE">
              <w:t>va_ag_reg_by</w:t>
            </w:r>
            <w:proofErr w:type="spellEnd"/>
          </w:p>
        </w:tc>
        <w:tc>
          <w:tcPr>
            <w:tcW w:w="1620" w:type="dxa"/>
          </w:tcPr>
          <w:p w14:paraId="7859DECC" w14:textId="4AC819C9" w:rsidR="00E23C58" w:rsidRDefault="00E23C58" w:rsidP="00E23C58">
            <w:pPr>
              <w:pStyle w:val="TableContent"/>
            </w:pPr>
            <w:r w:rsidRPr="002968CE">
              <w:t>VARCHAR (20)</w:t>
            </w:r>
          </w:p>
        </w:tc>
        <w:tc>
          <w:tcPr>
            <w:tcW w:w="3367" w:type="dxa"/>
            <w:vAlign w:val="center"/>
          </w:tcPr>
          <w:p w14:paraId="2AC52B20" w14:textId="2619500D" w:rsidR="00E23C58" w:rsidRDefault="0044291A" w:rsidP="00E23C58">
            <w:pPr>
              <w:pStyle w:val="TableContent"/>
            </w:pPr>
            <w:r>
              <w:t xml:space="preserve">User ID yang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rekekening</w:t>
            </w:r>
            <w:proofErr w:type="spellEnd"/>
            <w:r>
              <w:t xml:space="preserve"> </w:t>
            </w:r>
            <w:proofErr w:type="spellStart"/>
            <w:r>
              <w:t>giro</w:t>
            </w:r>
            <w:proofErr w:type="spellEnd"/>
          </w:p>
        </w:tc>
      </w:tr>
      <w:tr w:rsidR="00E23C58" w14:paraId="4288AFC8" w14:textId="77777777" w:rsidTr="00E439EC">
        <w:tc>
          <w:tcPr>
            <w:tcW w:w="612" w:type="dxa"/>
            <w:vAlign w:val="center"/>
          </w:tcPr>
          <w:p w14:paraId="488AE6CD" w14:textId="77777777" w:rsidR="00E23C58" w:rsidRDefault="00E23C58" w:rsidP="00E23C58">
            <w:pPr>
              <w:pStyle w:val="TableContent"/>
            </w:pPr>
          </w:p>
        </w:tc>
        <w:tc>
          <w:tcPr>
            <w:tcW w:w="3168" w:type="dxa"/>
          </w:tcPr>
          <w:p w14:paraId="13C51B5F" w14:textId="61B3AB31" w:rsidR="00E23C58" w:rsidRDefault="00E23C58" w:rsidP="00E23C58">
            <w:pPr>
              <w:pStyle w:val="TableContent"/>
            </w:pPr>
            <w:proofErr w:type="spellStart"/>
            <w:r w:rsidRPr="00FB3ADE">
              <w:t>va_ag_update_dt</w:t>
            </w:r>
            <w:proofErr w:type="spellEnd"/>
          </w:p>
        </w:tc>
        <w:tc>
          <w:tcPr>
            <w:tcW w:w="1620" w:type="dxa"/>
          </w:tcPr>
          <w:p w14:paraId="0BB7B746" w14:textId="71F9D04D" w:rsidR="00E23C58" w:rsidRDefault="00E23C58" w:rsidP="00E23C58">
            <w:pPr>
              <w:pStyle w:val="TableContent"/>
            </w:pPr>
            <w:r w:rsidRPr="002968CE">
              <w:t>VARCHAR (19)</w:t>
            </w:r>
          </w:p>
        </w:tc>
        <w:tc>
          <w:tcPr>
            <w:tcW w:w="3367" w:type="dxa"/>
            <w:vAlign w:val="center"/>
          </w:tcPr>
          <w:p w14:paraId="21FEAEE8" w14:textId="0270E2D2" w:rsidR="00E23C58" w:rsidRDefault="0044291A" w:rsidP="00E23C58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dan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rekening</w:t>
            </w:r>
            <w:proofErr w:type="spellEnd"/>
            <w:r>
              <w:t xml:space="preserve"> </w:t>
            </w:r>
            <w:proofErr w:type="spellStart"/>
            <w:r>
              <w:t>giro</w:t>
            </w:r>
            <w:proofErr w:type="spellEnd"/>
            <w:r>
              <w:t xml:space="preserve"> </w:t>
            </w:r>
            <w:proofErr w:type="spellStart"/>
            <w:r>
              <w:t>diperbaharui</w:t>
            </w:r>
            <w:proofErr w:type="spellEnd"/>
            <w:r>
              <w:t xml:space="preserve"> </w:t>
            </w:r>
            <w:proofErr w:type="spellStart"/>
            <w:r>
              <w:t>YYYYMMDDhhmmss</w:t>
            </w:r>
            <w:proofErr w:type="spellEnd"/>
          </w:p>
        </w:tc>
      </w:tr>
      <w:tr w:rsidR="00E23C58" w14:paraId="54245814" w14:textId="77777777" w:rsidTr="00E439EC">
        <w:tc>
          <w:tcPr>
            <w:tcW w:w="612" w:type="dxa"/>
            <w:vAlign w:val="center"/>
          </w:tcPr>
          <w:p w14:paraId="10CC59A9" w14:textId="77777777" w:rsidR="00E23C58" w:rsidRDefault="00E23C58" w:rsidP="00E23C58">
            <w:pPr>
              <w:pStyle w:val="TableContent"/>
            </w:pPr>
          </w:p>
        </w:tc>
        <w:tc>
          <w:tcPr>
            <w:tcW w:w="3168" w:type="dxa"/>
          </w:tcPr>
          <w:p w14:paraId="0A985F3F" w14:textId="44BB5117" w:rsidR="00E23C58" w:rsidRDefault="00E23C58" w:rsidP="00E23C58">
            <w:pPr>
              <w:pStyle w:val="TableContent"/>
            </w:pPr>
            <w:proofErr w:type="spellStart"/>
            <w:r w:rsidRPr="00FB3ADE">
              <w:t>va_ag_update_by</w:t>
            </w:r>
            <w:proofErr w:type="spellEnd"/>
          </w:p>
        </w:tc>
        <w:tc>
          <w:tcPr>
            <w:tcW w:w="1620" w:type="dxa"/>
          </w:tcPr>
          <w:p w14:paraId="128AA5DE" w14:textId="2F962B7B" w:rsidR="00E23C58" w:rsidRDefault="00E23C58" w:rsidP="00E23C58">
            <w:pPr>
              <w:pStyle w:val="TableContent"/>
            </w:pPr>
            <w:r w:rsidRPr="002968CE">
              <w:t>VARCHAR (20)</w:t>
            </w:r>
          </w:p>
        </w:tc>
        <w:tc>
          <w:tcPr>
            <w:tcW w:w="3367" w:type="dxa"/>
            <w:vAlign w:val="center"/>
          </w:tcPr>
          <w:p w14:paraId="6C09EF0B" w14:textId="2AEBC4AE" w:rsidR="00E23C58" w:rsidRDefault="0044291A" w:rsidP="00E23C58">
            <w:pPr>
              <w:pStyle w:val="TableContent"/>
            </w:pPr>
            <w:r>
              <w:t xml:space="preserve">User id yang </w:t>
            </w:r>
            <w:proofErr w:type="spellStart"/>
            <w:r>
              <w:t>memperbaharui</w:t>
            </w:r>
            <w:proofErr w:type="spellEnd"/>
            <w:r>
              <w:t xml:space="preserve"> data </w:t>
            </w:r>
            <w:proofErr w:type="spellStart"/>
            <w:r>
              <w:t>rekneing</w:t>
            </w:r>
            <w:proofErr w:type="spellEnd"/>
            <w:r>
              <w:t xml:space="preserve"> </w:t>
            </w:r>
            <w:proofErr w:type="spellStart"/>
            <w:r>
              <w:t>giro</w:t>
            </w:r>
            <w:proofErr w:type="spellEnd"/>
          </w:p>
        </w:tc>
      </w:tr>
      <w:tr w:rsidR="00E23C58" w14:paraId="65DCF017" w14:textId="77777777" w:rsidTr="00E439EC">
        <w:tc>
          <w:tcPr>
            <w:tcW w:w="612" w:type="dxa"/>
            <w:vAlign w:val="center"/>
          </w:tcPr>
          <w:p w14:paraId="1153E470" w14:textId="77777777" w:rsidR="00E23C58" w:rsidRDefault="00E23C58" w:rsidP="00E23C58">
            <w:pPr>
              <w:pStyle w:val="TableContent"/>
            </w:pPr>
          </w:p>
        </w:tc>
        <w:tc>
          <w:tcPr>
            <w:tcW w:w="3168" w:type="dxa"/>
          </w:tcPr>
          <w:p w14:paraId="5A6F691D" w14:textId="6122B479" w:rsidR="00E23C58" w:rsidRDefault="00E23C58" w:rsidP="00E23C58">
            <w:pPr>
              <w:pStyle w:val="TableContent"/>
            </w:pPr>
            <w:proofErr w:type="spellStart"/>
            <w:r w:rsidRPr="00FB3ADE">
              <w:t>va_ag_status</w:t>
            </w:r>
            <w:proofErr w:type="spellEnd"/>
          </w:p>
        </w:tc>
        <w:tc>
          <w:tcPr>
            <w:tcW w:w="1620" w:type="dxa"/>
          </w:tcPr>
          <w:p w14:paraId="7F2061DC" w14:textId="67370F7B" w:rsidR="00E23C58" w:rsidRDefault="00E23C58" w:rsidP="00E23C58">
            <w:pPr>
              <w:pStyle w:val="TableContent"/>
            </w:pPr>
            <w:r w:rsidRPr="002968CE">
              <w:t>VARCHAR (1)</w:t>
            </w:r>
          </w:p>
        </w:tc>
        <w:tc>
          <w:tcPr>
            <w:tcW w:w="3367" w:type="dxa"/>
            <w:vAlign w:val="center"/>
          </w:tcPr>
          <w:p w14:paraId="18573D72" w14:textId="499EFA55" w:rsidR="00E23C58" w:rsidRDefault="0044291A" w:rsidP="00E23C58">
            <w:pPr>
              <w:pStyle w:val="TableContent"/>
            </w:pPr>
            <w:r>
              <w:t xml:space="preserve">Status </w:t>
            </w:r>
            <w:proofErr w:type="spellStart"/>
            <w:r>
              <w:t>rekening</w:t>
            </w:r>
            <w:proofErr w:type="spellEnd"/>
            <w:r>
              <w:t xml:space="preserve"> </w:t>
            </w:r>
            <w:proofErr w:type="spellStart"/>
            <w:r>
              <w:t>giro</w:t>
            </w:r>
            <w:proofErr w:type="spellEnd"/>
            <w:r>
              <w:t>. 1=Active; 0=inactive</w:t>
            </w:r>
          </w:p>
        </w:tc>
      </w:tr>
    </w:tbl>
    <w:p w14:paraId="707D324E" w14:textId="77777777" w:rsidR="00CB5F9E" w:rsidRDefault="00CB5F9E" w:rsidP="00CB5F9E">
      <w:pPr>
        <w:pStyle w:val="Paragraph"/>
        <w:ind w:left="180"/>
      </w:pPr>
    </w:p>
    <w:p w14:paraId="0C9047F1" w14:textId="17385B8C" w:rsidR="00CB5F9E" w:rsidRPr="00477121" w:rsidRDefault="007131C3" w:rsidP="00CB5F9E">
      <w:pPr>
        <w:pStyle w:val="Paragraph"/>
        <w:numPr>
          <w:ilvl w:val="0"/>
          <w:numId w:val="8"/>
        </w:numPr>
        <w:ind w:left="630" w:hanging="450"/>
        <w:rPr>
          <w:color w:val="FF0000"/>
        </w:rPr>
      </w:pPr>
      <w:proofErr w:type="spellStart"/>
      <w:r w:rsidRPr="00477121">
        <w:rPr>
          <w:color w:val="FF0000"/>
        </w:rPr>
        <w:t>tgva_bank</w:t>
      </w:r>
      <w:proofErr w:type="spellEnd"/>
    </w:p>
    <w:tbl>
      <w:tblPr>
        <w:tblStyle w:val="TableGrid"/>
        <w:tblW w:w="8455" w:type="dxa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2065"/>
        <w:gridCol w:w="6390"/>
      </w:tblGrid>
      <w:tr w:rsidR="00CB5F9E" w14:paraId="28609385" w14:textId="77777777" w:rsidTr="00E439EC">
        <w:tc>
          <w:tcPr>
            <w:tcW w:w="2065" w:type="dxa"/>
          </w:tcPr>
          <w:p w14:paraId="2F664C54" w14:textId="77777777" w:rsidR="00CB5F9E" w:rsidRDefault="00CB5F9E" w:rsidP="00E439EC">
            <w:pPr>
              <w:pStyle w:val="Paragraph"/>
              <w:tabs>
                <w:tab w:val="left" w:pos="1773"/>
              </w:tabs>
            </w:pPr>
            <w:r>
              <w:t xml:space="preserve">Nama </w:t>
            </w:r>
            <w:proofErr w:type="spellStart"/>
            <w:r>
              <w:t>Tabel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028AF834" w14:textId="72C46C7D" w:rsidR="00CB5F9E" w:rsidRDefault="00C4170D" w:rsidP="00E439EC">
            <w:pPr>
              <w:pStyle w:val="Paragraph"/>
            </w:pPr>
            <w:proofErr w:type="spellStart"/>
            <w:r>
              <w:t>tgva_bank</w:t>
            </w:r>
            <w:proofErr w:type="spellEnd"/>
          </w:p>
        </w:tc>
      </w:tr>
      <w:tr w:rsidR="00CB5F9E" w14:paraId="73222C06" w14:textId="77777777" w:rsidTr="00E439EC">
        <w:tc>
          <w:tcPr>
            <w:tcW w:w="2065" w:type="dxa"/>
          </w:tcPr>
          <w:p w14:paraId="1C082ABD" w14:textId="77777777" w:rsidR="00CB5F9E" w:rsidRDefault="00CB5F9E" w:rsidP="00E439EC">
            <w:pPr>
              <w:pStyle w:val="Paragraph"/>
              <w:tabs>
                <w:tab w:val="left" w:pos="1773"/>
              </w:tabs>
            </w:pPr>
            <w:proofErr w:type="spellStart"/>
            <w:r>
              <w:t>Deskripsi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005C61D7" w14:textId="7465AB64" w:rsidR="00CB5F9E" w:rsidRDefault="00C4170D" w:rsidP="00E439EC">
            <w:pPr>
              <w:pStyle w:val="Paragrap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bank</w:t>
            </w:r>
          </w:p>
        </w:tc>
      </w:tr>
    </w:tbl>
    <w:p w14:paraId="2FD8004D" w14:textId="6C9DB478" w:rsidR="00CB5F9E" w:rsidRDefault="00CB5F9E" w:rsidP="00CB5F9E">
      <w:pPr>
        <w:pStyle w:val="Paragraph"/>
        <w:ind w:left="630"/>
      </w:pPr>
    </w:p>
    <w:p w14:paraId="31D61854" w14:textId="457FEAD1" w:rsidR="00C4170D" w:rsidRDefault="00C4170D" w:rsidP="00C4170D">
      <w:pPr>
        <w:pStyle w:val="Caption"/>
        <w:keepNext/>
      </w:pPr>
      <w:r>
        <w:t xml:space="preserve">Tabel </w:t>
      </w:r>
      <w:fldSimple w:instr=" SEQ Tabel \* ARABIC ">
        <w:r w:rsidR="00477121">
          <w:rPr>
            <w:noProof/>
          </w:rPr>
          <w:t>19</w:t>
        </w:r>
      </w:fldSimple>
      <w:r>
        <w:rPr>
          <w:lang w:val="en-US"/>
        </w:rPr>
        <w:t xml:space="preserve">. </w:t>
      </w:r>
      <w:proofErr w:type="spellStart"/>
      <w:r>
        <w:rPr>
          <w:lang w:val="en-US"/>
        </w:rPr>
        <w:t>tgva_bank</w:t>
      </w:r>
      <w:proofErr w:type="spellEnd"/>
    </w:p>
    <w:tbl>
      <w:tblPr>
        <w:tblStyle w:val="TableGrid"/>
        <w:tblW w:w="8767" w:type="dxa"/>
        <w:tblInd w:w="175" w:type="dxa"/>
        <w:tblLook w:val="04A0" w:firstRow="1" w:lastRow="0" w:firstColumn="1" w:lastColumn="0" w:noHBand="0" w:noVBand="1"/>
      </w:tblPr>
      <w:tblGrid>
        <w:gridCol w:w="612"/>
        <w:gridCol w:w="3168"/>
        <w:gridCol w:w="1620"/>
        <w:gridCol w:w="3367"/>
      </w:tblGrid>
      <w:tr w:rsidR="00CB5F9E" w14:paraId="271E68B4" w14:textId="77777777" w:rsidTr="00E439EC">
        <w:tc>
          <w:tcPr>
            <w:tcW w:w="612" w:type="dxa"/>
            <w:shd w:val="clear" w:color="auto" w:fill="9CC2E5" w:themeFill="accent5" w:themeFillTint="99"/>
            <w:vAlign w:val="center"/>
          </w:tcPr>
          <w:p w14:paraId="0DB8C5A4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Key ID</w:t>
            </w:r>
          </w:p>
        </w:tc>
        <w:tc>
          <w:tcPr>
            <w:tcW w:w="3168" w:type="dxa"/>
            <w:shd w:val="clear" w:color="auto" w:fill="9CC2E5" w:themeFill="accent5" w:themeFillTint="99"/>
            <w:vAlign w:val="center"/>
          </w:tcPr>
          <w:p w14:paraId="0482CE04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Nama Field</w:t>
            </w:r>
          </w:p>
        </w:tc>
        <w:tc>
          <w:tcPr>
            <w:tcW w:w="1620" w:type="dxa"/>
            <w:shd w:val="clear" w:color="auto" w:fill="9CC2E5" w:themeFill="accent5" w:themeFillTint="99"/>
            <w:vAlign w:val="center"/>
          </w:tcPr>
          <w:p w14:paraId="29263417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Tipe</w:t>
            </w:r>
            <w:proofErr w:type="spellEnd"/>
            <w:r w:rsidRPr="007A0594">
              <w:rPr>
                <w:b/>
                <w:bCs/>
              </w:rPr>
              <w:t xml:space="preserve"> Data</w:t>
            </w:r>
          </w:p>
        </w:tc>
        <w:tc>
          <w:tcPr>
            <w:tcW w:w="3367" w:type="dxa"/>
            <w:shd w:val="clear" w:color="auto" w:fill="9CC2E5" w:themeFill="accent5" w:themeFillTint="99"/>
            <w:vAlign w:val="center"/>
          </w:tcPr>
          <w:p w14:paraId="39A91885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Deskripsi</w:t>
            </w:r>
            <w:proofErr w:type="spellEnd"/>
          </w:p>
        </w:tc>
      </w:tr>
      <w:tr w:rsidR="00810B4D" w14:paraId="4EF349B4" w14:textId="77777777" w:rsidTr="00E439EC">
        <w:tc>
          <w:tcPr>
            <w:tcW w:w="612" w:type="dxa"/>
            <w:vAlign w:val="center"/>
          </w:tcPr>
          <w:p w14:paraId="60B73064" w14:textId="51E5FE2C" w:rsidR="00810B4D" w:rsidRDefault="00810B4D" w:rsidP="00810B4D">
            <w:pPr>
              <w:pStyle w:val="TableContent"/>
            </w:pPr>
            <w:r>
              <w:t>PK</w:t>
            </w:r>
          </w:p>
        </w:tc>
        <w:tc>
          <w:tcPr>
            <w:tcW w:w="3168" w:type="dxa"/>
          </w:tcPr>
          <w:p w14:paraId="6EC84EDB" w14:textId="2F6AAE32" w:rsidR="00810B4D" w:rsidRPr="0006783A" w:rsidRDefault="00810B4D" w:rsidP="00810B4D">
            <w:pPr>
              <w:pStyle w:val="TableContent"/>
            </w:pPr>
            <w:proofErr w:type="spellStart"/>
            <w:r w:rsidRPr="0006783A">
              <w:t>va_b_id</w:t>
            </w:r>
            <w:proofErr w:type="spellEnd"/>
          </w:p>
        </w:tc>
        <w:tc>
          <w:tcPr>
            <w:tcW w:w="1620" w:type="dxa"/>
          </w:tcPr>
          <w:p w14:paraId="1586224B" w14:textId="2AA98A8F" w:rsidR="00810B4D" w:rsidRPr="00BE79EB" w:rsidRDefault="00810B4D" w:rsidP="00810B4D">
            <w:pPr>
              <w:pStyle w:val="TableContent"/>
            </w:pPr>
            <w:r w:rsidRPr="00BE79EB">
              <w:t>INT2 (16)</w:t>
            </w:r>
          </w:p>
        </w:tc>
        <w:tc>
          <w:tcPr>
            <w:tcW w:w="3367" w:type="dxa"/>
            <w:vAlign w:val="center"/>
          </w:tcPr>
          <w:p w14:paraId="55DE5F1A" w14:textId="453553FC" w:rsidR="00810B4D" w:rsidRDefault="00810B4D" w:rsidP="00810B4D">
            <w:pPr>
              <w:pStyle w:val="TableContent"/>
            </w:pPr>
            <w:r>
              <w:t>ID bank</w:t>
            </w:r>
          </w:p>
        </w:tc>
      </w:tr>
      <w:tr w:rsidR="00810B4D" w14:paraId="38DE2C52" w14:textId="77777777" w:rsidTr="00E439EC">
        <w:tc>
          <w:tcPr>
            <w:tcW w:w="612" w:type="dxa"/>
            <w:vAlign w:val="center"/>
          </w:tcPr>
          <w:p w14:paraId="54A398AE" w14:textId="64D41892" w:rsidR="00810B4D" w:rsidRDefault="00810B4D" w:rsidP="00810B4D">
            <w:pPr>
              <w:pStyle w:val="TableContent"/>
            </w:pPr>
          </w:p>
        </w:tc>
        <w:tc>
          <w:tcPr>
            <w:tcW w:w="3168" w:type="dxa"/>
          </w:tcPr>
          <w:p w14:paraId="23253C81" w14:textId="3834777E" w:rsidR="00810B4D" w:rsidRDefault="00810B4D" w:rsidP="00810B4D">
            <w:pPr>
              <w:pStyle w:val="TableContent"/>
            </w:pPr>
            <w:proofErr w:type="spellStart"/>
            <w:r w:rsidRPr="0006783A">
              <w:t>va_b_code</w:t>
            </w:r>
            <w:proofErr w:type="spellEnd"/>
          </w:p>
        </w:tc>
        <w:tc>
          <w:tcPr>
            <w:tcW w:w="1620" w:type="dxa"/>
          </w:tcPr>
          <w:p w14:paraId="668EECEA" w14:textId="67B0742C" w:rsidR="00810B4D" w:rsidRDefault="00810B4D" w:rsidP="00810B4D">
            <w:pPr>
              <w:pStyle w:val="TableContent"/>
            </w:pPr>
            <w:r w:rsidRPr="00BE79EB">
              <w:t>VARCHAR (3)</w:t>
            </w:r>
          </w:p>
        </w:tc>
        <w:tc>
          <w:tcPr>
            <w:tcW w:w="3367" w:type="dxa"/>
            <w:vAlign w:val="center"/>
          </w:tcPr>
          <w:p w14:paraId="1423B4DD" w14:textId="26EB3462" w:rsidR="00810B4D" w:rsidRDefault="00810B4D" w:rsidP="00810B4D">
            <w:pPr>
              <w:pStyle w:val="TableContent"/>
            </w:pPr>
            <w:r>
              <w:t>Kode bank</w:t>
            </w:r>
          </w:p>
        </w:tc>
      </w:tr>
      <w:tr w:rsidR="00810B4D" w14:paraId="1DC40053" w14:textId="77777777" w:rsidTr="00E439EC">
        <w:tc>
          <w:tcPr>
            <w:tcW w:w="612" w:type="dxa"/>
            <w:vAlign w:val="center"/>
          </w:tcPr>
          <w:p w14:paraId="3E571BCF" w14:textId="77777777" w:rsidR="00810B4D" w:rsidRDefault="00810B4D" w:rsidP="00810B4D">
            <w:pPr>
              <w:pStyle w:val="TableContent"/>
            </w:pPr>
          </w:p>
        </w:tc>
        <w:tc>
          <w:tcPr>
            <w:tcW w:w="3168" w:type="dxa"/>
          </w:tcPr>
          <w:p w14:paraId="2ED29BC2" w14:textId="4FD8E740" w:rsidR="00810B4D" w:rsidRDefault="00810B4D" w:rsidP="00810B4D">
            <w:pPr>
              <w:pStyle w:val="TableContent"/>
            </w:pPr>
            <w:proofErr w:type="spellStart"/>
            <w:r w:rsidRPr="0006783A">
              <w:t>va_b_name</w:t>
            </w:r>
            <w:proofErr w:type="spellEnd"/>
          </w:p>
        </w:tc>
        <w:tc>
          <w:tcPr>
            <w:tcW w:w="1620" w:type="dxa"/>
          </w:tcPr>
          <w:p w14:paraId="60AE26DC" w14:textId="14B211F5" w:rsidR="00810B4D" w:rsidRDefault="00810B4D" w:rsidP="00810B4D">
            <w:pPr>
              <w:pStyle w:val="TableContent"/>
            </w:pPr>
            <w:r w:rsidRPr="00BE79EB">
              <w:t>VARCHAR (60)</w:t>
            </w:r>
          </w:p>
        </w:tc>
        <w:tc>
          <w:tcPr>
            <w:tcW w:w="3367" w:type="dxa"/>
            <w:vAlign w:val="center"/>
          </w:tcPr>
          <w:p w14:paraId="1415A768" w14:textId="5B3B04B7" w:rsidR="00810B4D" w:rsidRDefault="00810B4D" w:rsidP="00810B4D">
            <w:pPr>
              <w:pStyle w:val="TableContent"/>
            </w:pPr>
            <w:r>
              <w:t>Nama bank</w:t>
            </w:r>
          </w:p>
        </w:tc>
      </w:tr>
      <w:tr w:rsidR="00810B4D" w14:paraId="25C41A6B" w14:textId="77777777" w:rsidTr="00E439EC">
        <w:tc>
          <w:tcPr>
            <w:tcW w:w="612" w:type="dxa"/>
            <w:vAlign w:val="center"/>
          </w:tcPr>
          <w:p w14:paraId="034D24D5" w14:textId="77777777" w:rsidR="00810B4D" w:rsidRDefault="00810B4D" w:rsidP="00810B4D">
            <w:pPr>
              <w:pStyle w:val="TableContent"/>
            </w:pPr>
          </w:p>
        </w:tc>
        <w:tc>
          <w:tcPr>
            <w:tcW w:w="3168" w:type="dxa"/>
          </w:tcPr>
          <w:p w14:paraId="418AA717" w14:textId="4F2C7138" w:rsidR="00810B4D" w:rsidRPr="00644EC6" w:rsidRDefault="00810B4D" w:rsidP="00810B4D">
            <w:pPr>
              <w:pStyle w:val="TableContent"/>
            </w:pPr>
            <w:proofErr w:type="spellStart"/>
            <w:r w:rsidRPr="0006783A">
              <w:t>va_b_reg_dt</w:t>
            </w:r>
            <w:proofErr w:type="spellEnd"/>
          </w:p>
        </w:tc>
        <w:tc>
          <w:tcPr>
            <w:tcW w:w="1620" w:type="dxa"/>
          </w:tcPr>
          <w:p w14:paraId="7F390189" w14:textId="39308414" w:rsidR="00810B4D" w:rsidRPr="00BE771C" w:rsidRDefault="00810B4D" w:rsidP="00810B4D">
            <w:pPr>
              <w:pStyle w:val="TableContent"/>
            </w:pPr>
            <w:r w:rsidRPr="00BE79EB">
              <w:t>VARCHAR (14)</w:t>
            </w:r>
          </w:p>
        </w:tc>
        <w:tc>
          <w:tcPr>
            <w:tcW w:w="3367" w:type="dxa"/>
            <w:vAlign w:val="center"/>
          </w:tcPr>
          <w:p w14:paraId="48FCCFFE" w14:textId="1BB7C375" w:rsidR="00810B4D" w:rsidRDefault="00810B4D" w:rsidP="00810B4D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dan </w:t>
            </w:r>
            <w:proofErr w:type="spellStart"/>
            <w:r>
              <w:t>waktu</w:t>
            </w:r>
            <w:proofErr w:type="spellEnd"/>
            <w:r>
              <w:t xml:space="preserve"> bank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YYYYMMDDhhmmss</w:t>
            </w:r>
            <w:proofErr w:type="spellEnd"/>
          </w:p>
        </w:tc>
      </w:tr>
      <w:tr w:rsidR="00810B4D" w14:paraId="3FE7361D" w14:textId="77777777" w:rsidTr="00E439EC">
        <w:tc>
          <w:tcPr>
            <w:tcW w:w="612" w:type="dxa"/>
            <w:vAlign w:val="center"/>
          </w:tcPr>
          <w:p w14:paraId="6F3637DC" w14:textId="77777777" w:rsidR="00810B4D" w:rsidRDefault="00810B4D" w:rsidP="00810B4D">
            <w:pPr>
              <w:pStyle w:val="TableContent"/>
            </w:pPr>
          </w:p>
        </w:tc>
        <w:tc>
          <w:tcPr>
            <w:tcW w:w="3168" w:type="dxa"/>
          </w:tcPr>
          <w:p w14:paraId="0E09ED95" w14:textId="77004B8E" w:rsidR="00810B4D" w:rsidRDefault="00810B4D" w:rsidP="00810B4D">
            <w:pPr>
              <w:pStyle w:val="TableContent"/>
            </w:pPr>
            <w:proofErr w:type="spellStart"/>
            <w:r w:rsidRPr="0006783A">
              <w:t>va_b_reg_by</w:t>
            </w:r>
            <w:proofErr w:type="spellEnd"/>
          </w:p>
        </w:tc>
        <w:tc>
          <w:tcPr>
            <w:tcW w:w="1620" w:type="dxa"/>
          </w:tcPr>
          <w:p w14:paraId="2DEC2DF1" w14:textId="7C94AD7F" w:rsidR="00810B4D" w:rsidRDefault="00810B4D" w:rsidP="00810B4D">
            <w:pPr>
              <w:pStyle w:val="TableContent"/>
            </w:pPr>
            <w:r w:rsidRPr="00BE79EB">
              <w:t>VARCHAR (50)</w:t>
            </w:r>
          </w:p>
        </w:tc>
        <w:tc>
          <w:tcPr>
            <w:tcW w:w="3367" w:type="dxa"/>
            <w:vAlign w:val="center"/>
          </w:tcPr>
          <w:p w14:paraId="58AB54F6" w14:textId="4B6DBDC2" w:rsidR="00810B4D" w:rsidRDefault="00810B4D" w:rsidP="00810B4D">
            <w:pPr>
              <w:pStyle w:val="TableContent"/>
            </w:pPr>
            <w:r>
              <w:t xml:space="preserve">User ID yang </w:t>
            </w:r>
            <w:proofErr w:type="spellStart"/>
            <w:r>
              <w:t>menambahkan</w:t>
            </w:r>
            <w:proofErr w:type="spellEnd"/>
            <w:r>
              <w:t xml:space="preserve"> data bank</w:t>
            </w:r>
          </w:p>
        </w:tc>
      </w:tr>
      <w:tr w:rsidR="00810B4D" w14:paraId="4DC4EB6F" w14:textId="77777777" w:rsidTr="00E439EC">
        <w:tc>
          <w:tcPr>
            <w:tcW w:w="612" w:type="dxa"/>
            <w:vAlign w:val="center"/>
          </w:tcPr>
          <w:p w14:paraId="2413BAB9" w14:textId="77777777" w:rsidR="00810B4D" w:rsidRPr="00EA73C7" w:rsidRDefault="00810B4D" w:rsidP="00810B4D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23EF09ED" w14:textId="615F7B19" w:rsidR="00810B4D" w:rsidRDefault="00810B4D" w:rsidP="00810B4D">
            <w:pPr>
              <w:pStyle w:val="TableContent"/>
            </w:pPr>
            <w:proofErr w:type="spellStart"/>
            <w:r w:rsidRPr="0006783A">
              <w:t>va_b_update_dt</w:t>
            </w:r>
            <w:proofErr w:type="spellEnd"/>
          </w:p>
        </w:tc>
        <w:tc>
          <w:tcPr>
            <w:tcW w:w="1620" w:type="dxa"/>
          </w:tcPr>
          <w:p w14:paraId="245C7DD9" w14:textId="5F02911C" w:rsidR="00810B4D" w:rsidRDefault="00810B4D" w:rsidP="00810B4D">
            <w:pPr>
              <w:pStyle w:val="TableContent"/>
            </w:pPr>
            <w:r w:rsidRPr="00BE79EB">
              <w:t>VARCHAR (14)</w:t>
            </w:r>
          </w:p>
        </w:tc>
        <w:tc>
          <w:tcPr>
            <w:tcW w:w="3367" w:type="dxa"/>
            <w:vAlign w:val="center"/>
          </w:tcPr>
          <w:p w14:paraId="0B54C2E1" w14:textId="78D1EBE1" w:rsidR="00810B4D" w:rsidRDefault="00810B4D" w:rsidP="00810B4D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dan </w:t>
            </w:r>
            <w:proofErr w:type="spellStart"/>
            <w:r>
              <w:t>waktu</w:t>
            </w:r>
            <w:proofErr w:type="spellEnd"/>
            <w:r>
              <w:t xml:space="preserve"> data bank </w:t>
            </w:r>
            <w:proofErr w:type="spellStart"/>
            <w:r>
              <w:t>diperbaharui</w:t>
            </w:r>
            <w:proofErr w:type="spellEnd"/>
            <w:r>
              <w:t xml:space="preserve"> </w:t>
            </w:r>
            <w:proofErr w:type="spellStart"/>
            <w:r>
              <w:t>YYYYMMDDhhmmss</w:t>
            </w:r>
            <w:proofErr w:type="spellEnd"/>
          </w:p>
        </w:tc>
      </w:tr>
      <w:tr w:rsidR="00810B4D" w14:paraId="30823E29" w14:textId="77777777" w:rsidTr="00E439EC">
        <w:tc>
          <w:tcPr>
            <w:tcW w:w="612" w:type="dxa"/>
            <w:vAlign w:val="center"/>
          </w:tcPr>
          <w:p w14:paraId="1688D5EC" w14:textId="77777777" w:rsidR="00810B4D" w:rsidRDefault="00810B4D" w:rsidP="00810B4D">
            <w:pPr>
              <w:pStyle w:val="TableContent"/>
            </w:pPr>
          </w:p>
        </w:tc>
        <w:tc>
          <w:tcPr>
            <w:tcW w:w="3168" w:type="dxa"/>
          </w:tcPr>
          <w:p w14:paraId="1A8374FC" w14:textId="2702594E" w:rsidR="00810B4D" w:rsidRDefault="00810B4D" w:rsidP="00810B4D">
            <w:pPr>
              <w:pStyle w:val="TableContent"/>
            </w:pPr>
            <w:proofErr w:type="spellStart"/>
            <w:r w:rsidRPr="0006783A">
              <w:t>va_b_update_by</w:t>
            </w:r>
            <w:proofErr w:type="spellEnd"/>
          </w:p>
        </w:tc>
        <w:tc>
          <w:tcPr>
            <w:tcW w:w="1620" w:type="dxa"/>
          </w:tcPr>
          <w:p w14:paraId="402BAE81" w14:textId="25FD6F6B" w:rsidR="00810B4D" w:rsidRDefault="00810B4D" w:rsidP="00810B4D">
            <w:pPr>
              <w:pStyle w:val="TableContent"/>
            </w:pPr>
            <w:r w:rsidRPr="00BE79EB">
              <w:t>VARCHAR (50)</w:t>
            </w:r>
          </w:p>
        </w:tc>
        <w:tc>
          <w:tcPr>
            <w:tcW w:w="3367" w:type="dxa"/>
            <w:vAlign w:val="center"/>
          </w:tcPr>
          <w:p w14:paraId="66D2653A" w14:textId="29584472" w:rsidR="00810B4D" w:rsidRDefault="00810B4D" w:rsidP="00810B4D">
            <w:pPr>
              <w:pStyle w:val="TableContent"/>
            </w:pPr>
            <w:r>
              <w:t xml:space="preserve">User ID yang </w:t>
            </w:r>
            <w:proofErr w:type="spellStart"/>
            <w:r>
              <w:t>memperbaharui</w:t>
            </w:r>
            <w:proofErr w:type="spellEnd"/>
            <w:r>
              <w:t xml:space="preserve"> data bank</w:t>
            </w:r>
          </w:p>
        </w:tc>
      </w:tr>
    </w:tbl>
    <w:p w14:paraId="79214DF6" w14:textId="77777777" w:rsidR="00CB5F9E" w:rsidRDefault="00CB5F9E" w:rsidP="00CB5F9E">
      <w:pPr>
        <w:pStyle w:val="Paragraph"/>
        <w:ind w:left="630"/>
      </w:pPr>
    </w:p>
    <w:p w14:paraId="6C3437FF" w14:textId="6A614653" w:rsidR="00CB5F9E" w:rsidRPr="00477121" w:rsidRDefault="0013014C" w:rsidP="00CB5F9E">
      <w:pPr>
        <w:pStyle w:val="Paragraph"/>
        <w:numPr>
          <w:ilvl w:val="0"/>
          <w:numId w:val="8"/>
        </w:numPr>
        <w:ind w:left="630" w:hanging="450"/>
        <w:rPr>
          <w:color w:val="FF0000"/>
        </w:rPr>
      </w:pPr>
      <w:proofErr w:type="spellStart"/>
      <w:r w:rsidRPr="00477121">
        <w:rPr>
          <w:color w:val="FF0000"/>
        </w:rPr>
        <w:t>tgva_billing_code</w:t>
      </w:r>
      <w:proofErr w:type="spellEnd"/>
    </w:p>
    <w:tbl>
      <w:tblPr>
        <w:tblStyle w:val="TableGrid"/>
        <w:tblW w:w="8455" w:type="dxa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2065"/>
        <w:gridCol w:w="6390"/>
      </w:tblGrid>
      <w:tr w:rsidR="00CB5F9E" w14:paraId="4E39BF02" w14:textId="77777777" w:rsidTr="00E439EC">
        <w:tc>
          <w:tcPr>
            <w:tcW w:w="2065" w:type="dxa"/>
          </w:tcPr>
          <w:p w14:paraId="00FFE7DB" w14:textId="77777777" w:rsidR="00CB5F9E" w:rsidRDefault="00CB5F9E" w:rsidP="00E439EC">
            <w:pPr>
              <w:pStyle w:val="Paragraph"/>
              <w:tabs>
                <w:tab w:val="left" w:pos="1773"/>
              </w:tabs>
            </w:pPr>
            <w:r>
              <w:t xml:space="preserve">Nama </w:t>
            </w:r>
            <w:proofErr w:type="spellStart"/>
            <w:r>
              <w:t>Tabel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746E8037" w14:textId="1444C9A0" w:rsidR="00CB5F9E" w:rsidRDefault="0022672A" w:rsidP="00E439EC">
            <w:pPr>
              <w:pStyle w:val="Paragraph"/>
            </w:pPr>
            <w:proofErr w:type="spellStart"/>
            <w:r>
              <w:t>tgva_billing_code</w:t>
            </w:r>
            <w:proofErr w:type="spellEnd"/>
          </w:p>
        </w:tc>
      </w:tr>
      <w:tr w:rsidR="00CB5F9E" w14:paraId="6942CFE9" w14:textId="77777777" w:rsidTr="00E439EC">
        <w:tc>
          <w:tcPr>
            <w:tcW w:w="2065" w:type="dxa"/>
          </w:tcPr>
          <w:p w14:paraId="18618CDD" w14:textId="77777777" w:rsidR="00CB5F9E" w:rsidRDefault="00CB5F9E" w:rsidP="00E439EC">
            <w:pPr>
              <w:pStyle w:val="Paragraph"/>
              <w:tabs>
                <w:tab w:val="left" w:pos="1773"/>
              </w:tabs>
            </w:pPr>
            <w:proofErr w:type="spellStart"/>
            <w:r>
              <w:t>Deskripsi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7165CBA8" w14:textId="722F1707" w:rsidR="00CB5F9E" w:rsidRDefault="007523B5" w:rsidP="00E439EC">
            <w:pPr>
              <w:pStyle w:val="Paragrap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daftar billing code</w:t>
            </w:r>
          </w:p>
        </w:tc>
      </w:tr>
    </w:tbl>
    <w:p w14:paraId="33FF823D" w14:textId="5702C9E1" w:rsidR="00CB5F9E" w:rsidRDefault="00CB5F9E" w:rsidP="00CB5F9E">
      <w:pPr>
        <w:pStyle w:val="Paragraph"/>
        <w:ind w:left="630"/>
      </w:pPr>
    </w:p>
    <w:p w14:paraId="3D1309CA" w14:textId="6C7B2DCA" w:rsidR="002A3047" w:rsidRDefault="002A3047" w:rsidP="002A3047">
      <w:pPr>
        <w:pStyle w:val="Caption"/>
        <w:keepNext/>
      </w:pPr>
      <w:r>
        <w:t xml:space="preserve">Tabel </w:t>
      </w:r>
      <w:fldSimple w:instr=" SEQ Tabel \* ARABIC ">
        <w:r w:rsidR="00477121">
          <w:rPr>
            <w:noProof/>
          </w:rPr>
          <w:t>20</w:t>
        </w:r>
      </w:fldSimple>
      <w:r>
        <w:rPr>
          <w:lang w:val="en-US"/>
        </w:rPr>
        <w:t xml:space="preserve">. </w:t>
      </w:r>
      <w:proofErr w:type="spellStart"/>
      <w:r>
        <w:rPr>
          <w:lang w:val="en-US"/>
        </w:rPr>
        <w:t>tgva_billing_code</w:t>
      </w:r>
      <w:proofErr w:type="spellEnd"/>
    </w:p>
    <w:tbl>
      <w:tblPr>
        <w:tblStyle w:val="TableGrid"/>
        <w:tblW w:w="8767" w:type="dxa"/>
        <w:tblInd w:w="175" w:type="dxa"/>
        <w:tblLook w:val="04A0" w:firstRow="1" w:lastRow="0" w:firstColumn="1" w:lastColumn="0" w:noHBand="0" w:noVBand="1"/>
      </w:tblPr>
      <w:tblGrid>
        <w:gridCol w:w="612"/>
        <w:gridCol w:w="3168"/>
        <w:gridCol w:w="1620"/>
        <w:gridCol w:w="3367"/>
      </w:tblGrid>
      <w:tr w:rsidR="00CB5F9E" w14:paraId="129C37E9" w14:textId="77777777" w:rsidTr="00E439EC">
        <w:tc>
          <w:tcPr>
            <w:tcW w:w="612" w:type="dxa"/>
            <w:shd w:val="clear" w:color="auto" w:fill="9CC2E5" w:themeFill="accent5" w:themeFillTint="99"/>
            <w:vAlign w:val="center"/>
          </w:tcPr>
          <w:p w14:paraId="3A1769B9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Key ID</w:t>
            </w:r>
          </w:p>
        </w:tc>
        <w:tc>
          <w:tcPr>
            <w:tcW w:w="3168" w:type="dxa"/>
            <w:shd w:val="clear" w:color="auto" w:fill="9CC2E5" w:themeFill="accent5" w:themeFillTint="99"/>
            <w:vAlign w:val="center"/>
          </w:tcPr>
          <w:p w14:paraId="2F3FBF77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Nama Field</w:t>
            </w:r>
          </w:p>
        </w:tc>
        <w:tc>
          <w:tcPr>
            <w:tcW w:w="1620" w:type="dxa"/>
            <w:shd w:val="clear" w:color="auto" w:fill="9CC2E5" w:themeFill="accent5" w:themeFillTint="99"/>
            <w:vAlign w:val="center"/>
          </w:tcPr>
          <w:p w14:paraId="3BA1093B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Tipe</w:t>
            </w:r>
            <w:proofErr w:type="spellEnd"/>
            <w:r w:rsidRPr="007A0594">
              <w:rPr>
                <w:b/>
                <w:bCs/>
              </w:rPr>
              <w:t xml:space="preserve"> Data</w:t>
            </w:r>
          </w:p>
        </w:tc>
        <w:tc>
          <w:tcPr>
            <w:tcW w:w="3367" w:type="dxa"/>
            <w:shd w:val="clear" w:color="auto" w:fill="9CC2E5" w:themeFill="accent5" w:themeFillTint="99"/>
            <w:vAlign w:val="center"/>
          </w:tcPr>
          <w:p w14:paraId="2BEBDD79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Deskripsi</w:t>
            </w:r>
            <w:proofErr w:type="spellEnd"/>
          </w:p>
        </w:tc>
      </w:tr>
      <w:tr w:rsidR="007523B5" w14:paraId="448081F5" w14:textId="77777777" w:rsidTr="00E439EC">
        <w:tc>
          <w:tcPr>
            <w:tcW w:w="612" w:type="dxa"/>
            <w:vAlign w:val="center"/>
          </w:tcPr>
          <w:p w14:paraId="0E19AE07" w14:textId="77777777" w:rsidR="007523B5" w:rsidRDefault="007523B5" w:rsidP="007523B5">
            <w:pPr>
              <w:pStyle w:val="TableContent"/>
            </w:pPr>
            <w:r>
              <w:t>PK</w:t>
            </w:r>
          </w:p>
        </w:tc>
        <w:tc>
          <w:tcPr>
            <w:tcW w:w="3168" w:type="dxa"/>
          </w:tcPr>
          <w:p w14:paraId="0A3607DB" w14:textId="41C647C9" w:rsidR="007523B5" w:rsidRDefault="007523B5" w:rsidP="007523B5">
            <w:pPr>
              <w:pStyle w:val="TableContent"/>
            </w:pPr>
            <w:proofErr w:type="spellStart"/>
            <w:r w:rsidRPr="00C8699B">
              <w:t>va_bc_id</w:t>
            </w:r>
            <w:proofErr w:type="spellEnd"/>
          </w:p>
        </w:tc>
        <w:tc>
          <w:tcPr>
            <w:tcW w:w="1620" w:type="dxa"/>
          </w:tcPr>
          <w:p w14:paraId="55D810B5" w14:textId="75361E5A" w:rsidR="007523B5" w:rsidRDefault="007523B5" w:rsidP="007523B5">
            <w:pPr>
              <w:pStyle w:val="TableContent"/>
            </w:pPr>
            <w:r w:rsidRPr="000F57DB">
              <w:t>VARCHAR (10)</w:t>
            </w:r>
          </w:p>
        </w:tc>
        <w:tc>
          <w:tcPr>
            <w:tcW w:w="3367" w:type="dxa"/>
            <w:vAlign w:val="center"/>
          </w:tcPr>
          <w:p w14:paraId="5D05D9C7" w14:textId="3CFF994E" w:rsidR="007523B5" w:rsidRDefault="00481639" w:rsidP="007523B5">
            <w:pPr>
              <w:pStyle w:val="TableContent"/>
            </w:pPr>
            <w:r>
              <w:t>Id billing code</w:t>
            </w:r>
          </w:p>
        </w:tc>
      </w:tr>
      <w:tr w:rsidR="007523B5" w14:paraId="2AA95974" w14:textId="77777777" w:rsidTr="00E439EC">
        <w:tc>
          <w:tcPr>
            <w:tcW w:w="612" w:type="dxa"/>
            <w:vAlign w:val="center"/>
          </w:tcPr>
          <w:p w14:paraId="1106659B" w14:textId="77777777" w:rsidR="007523B5" w:rsidRDefault="007523B5" w:rsidP="007523B5">
            <w:pPr>
              <w:pStyle w:val="TableContent"/>
            </w:pPr>
          </w:p>
        </w:tc>
        <w:tc>
          <w:tcPr>
            <w:tcW w:w="3168" w:type="dxa"/>
          </w:tcPr>
          <w:p w14:paraId="3D74975E" w14:textId="6EBCD1DE" w:rsidR="007523B5" w:rsidRDefault="007523B5" w:rsidP="007523B5">
            <w:pPr>
              <w:pStyle w:val="TableContent"/>
            </w:pPr>
            <w:proofErr w:type="spellStart"/>
            <w:r w:rsidRPr="00C8699B">
              <w:t>va_c_cin</w:t>
            </w:r>
            <w:proofErr w:type="spellEnd"/>
          </w:p>
        </w:tc>
        <w:tc>
          <w:tcPr>
            <w:tcW w:w="1620" w:type="dxa"/>
          </w:tcPr>
          <w:p w14:paraId="3CDFC37F" w14:textId="3FE562C9" w:rsidR="007523B5" w:rsidRDefault="007523B5" w:rsidP="007523B5">
            <w:pPr>
              <w:pStyle w:val="TableContent"/>
            </w:pPr>
            <w:r w:rsidRPr="000F57DB">
              <w:t>VARCHAR (3)</w:t>
            </w:r>
          </w:p>
        </w:tc>
        <w:tc>
          <w:tcPr>
            <w:tcW w:w="3367" w:type="dxa"/>
            <w:vAlign w:val="center"/>
          </w:tcPr>
          <w:p w14:paraId="6F5BAA83" w14:textId="1CE585DF" w:rsidR="007523B5" w:rsidRDefault="00481639" w:rsidP="007523B5">
            <w:pPr>
              <w:pStyle w:val="TableContent"/>
            </w:pPr>
            <w:r>
              <w:t xml:space="preserve">Customer Identification Number. </w:t>
            </w:r>
            <w:proofErr w:type="spellStart"/>
            <w:r>
              <w:t>Berelasi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table </w:t>
            </w:r>
            <w:proofErr w:type="spellStart"/>
            <w:r>
              <w:t>tgva_cin</w:t>
            </w:r>
            <w:proofErr w:type="spellEnd"/>
            <w:r>
              <w:t xml:space="preserve">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va_c_cin</w:t>
            </w:r>
            <w:proofErr w:type="spellEnd"/>
          </w:p>
        </w:tc>
      </w:tr>
      <w:tr w:rsidR="007523B5" w14:paraId="1FF1325F" w14:textId="77777777" w:rsidTr="00E439EC">
        <w:tc>
          <w:tcPr>
            <w:tcW w:w="612" w:type="dxa"/>
            <w:vAlign w:val="center"/>
          </w:tcPr>
          <w:p w14:paraId="3DD98657" w14:textId="77777777" w:rsidR="007523B5" w:rsidRDefault="007523B5" w:rsidP="007523B5">
            <w:pPr>
              <w:pStyle w:val="TableContent"/>
            </w:pPr>
          </w:p>
        </w:tc>
        <w:tc>
          <w:tcPr>
            <w:tcW w:w="3168" w:type="dxa"/>
          </w:tcPr>
          <w:p w14:paraId="5D039138" w14:textId="5CCC2869" w:rsidR="007523B5" w:rsidRPr="00644EC6" w:rsidRDefault="007523B5" w:rsidP="007523B5">
            <w:pPr>
              <w:pStyle w:val="TableContent"/>
            </w:pPr>
            <w:proofErr w:type="spellStart"/>
            <w:r w:rsidRPr="00C8699B">
              <w:t>va_ag_num</w:t>
            </w:r>
            <w:proofErr w:type="spellEnd"/>
          </w:p>
        </w:tc>
        <w:tc>
          <w:tcPr>
            <w:tcW w:w="1620" w:type="dxa"/>
          </w:tcPr>
          <w:p w14:paraId="6CE6F479" w14:textId="7B8F84CA" w:rsidR="007523B5" w:rsidRPr="00BE771C" w:rsidRDefault="007523B5" w:rsidP="007523B5">
            <w:pPr>
              <w:pStyle w:val="TableContent"/>
            </w:pPr>
            <w:r w:rsidRPr="000F57DB">
              <w:t>VARCHAR (16)</w:t>
            </w:r>
          </w:p>
        </w:tc>
        <w:tc>
          <w:tcPr>
            <w:tcW w:w="3367" w:type="dxa"/>
            <w:vAlign w:val="center"/>
          </w:tcPr>
          <w:p w14:paraId="733DABB5" w14:textId="38A33D7B" w:rsidR="007523B5" w:rsidRDefault="00A91EA2" w:rsidP="007523B5">
            <w:pPr>
              <w:pStyle w:val="TableContent"/>
            </w:pP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giro</w:t>
            </w:r>
            <w:proofErr w:type="spellEnd"/>
            <w:r>
              <w:t xml:space="preserve">. </w:t>
            </w:r>
            <w:proofErr w:type="spellStart"/>
            <w:r>
              <w:t>Berelasi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tgva_giro_account</w:t>
            </w:r>
            <w:proofErr w:type="spellEnd"/>
            <w:r>
              <w:t xml:space="preserve">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va_ag_num</w:t>
            </w:r>
            <w:proofErr w:type="spellEnd"/>
          </w:p>
        </w:tc>
      </w:tr>
      <w:tr w:rsidR="007523B5" w14:paraId="206C9135" w14:textId="77777777" w:rsidTr="00E439EC">
        <w:tc>
          <w:tcPr>
            <w:tcW w:w="612" w:type="dxa"/>
            <w:vAlign w:val="center"/>
          </w:tcPr>
          <w:p w14:paraId="0326247B" w14:textId="77777777" w:rsidR="007523B5" w:rsidRDefault="007523B5" w:rsidP="007523B5">
            <w:pPr>
              <w:pStyle w:val="TableContent"/>
            </w:pPr>
          </w:p>
        </w:tc>
        <w:tc>
          <w:tcPr>
            <w:tcW w:w="3168" w:type="dxa"/>
          </w:tcPr>
          <w:p w14:paraId="69523E79" w14:textId="1F371A3D" w:rsidR="007523B5" w:rsidRDefault="007523B5" w:rsidP="007523B5">
            <w:pPr>
              <w:pStyle w:val="TableContent"/>
            </w:pPr>
            <w:proofErr w:type="spellStart"/>
            <w:r w:rsidRPr="00C8699B">
              <w:t>va_bc_code</w:t>
            </w:r>
            <w:proofErr w:type="spellEnd"/>
          </w:p>
        </w:tc>
        <w:tc>
          <w:tcPr>
            <w:tcW w:w="1620" w:type="dxa"/>
          </w:tcPr>
          <w:p w14:paraId="1333A637" w14:textId="5BD14EED" w:rsidR="007523B5" w:rsidRDefault="007523B5" w:rsidP="007523B5">
            <w:pPr>
              <w:pStyle w:val="TableContent"/>
            </w:pPr>
            <w:r w:rsidRPr="000F57DB">
              <w:t>VARCHAR (2)</w:t>
            </w:r>
          </w:p>
        </w:tc>
        <w:tc>
          <w:tcPr>
            <w:tcW w:w="3367" w:type="dxa"/>
            <w:vAlign w:val="center"/>
          </w:tcPr>
          <w:p w14:paraId="3F7C58EF" w14:textId="3B4C3AD5" w:rsidR="007523B5" w:rsidRDefault="0037481A" w:rsidP="007523B5">
            <w:pPr>
              <w:pStyle w:val="TableContent"/>
            </w:pPr>
            <w:r>
              <w:t>Kode billing</w:t>
            </w:r>
          </w:p>
        </w:tc>
      </w:tr>
      <w:tr w:rsidR="007523B5" w14:paraId="7FE7A7A5" w14:textId="77777777" w:rsidTr="00E439EC">
        <w:tc>
          <w:tcPr>
            <w:tcW w:w="612" w:type="dxa"/>
            <w:vAlign w:val="center"/>
          </w:tcPr>
          <w:p w14:paraId="000B6391" w14:textId="77777777" w:rsidR="007523B5" w:rsidRPr="00EA73C7" w:rsidRDefault="007523B5" w:rsidP="007523B5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4FF765D3" w14:textId="1FF664B0" w:rsidR="007523B5" w:rsidRDefault="007523B5" w:rsidP="007523B5">
            <w:pPr>
              <w:pStyle w:val="TableContent"/>
            </w:pPr>
            <w:proofErr w:type="spellStart"/>
            <w:r w:rsidRPr="00C8699B">
              <w:t>va_bc_title</w:t>
            </w:r>
            <w:proofErr w:type="spellEnd"/>
          </w:p>
        </w:tc>
        <w:tc>
          <w:tcPr>
            <w:tcW w:w="1620" w:type="dxa"/>
          </w:tcPr>
          <w:p w14:paraId="610A39AD" w14:textId="7E53B81E" w:rsidR="007523B5" w:rsidRDefault="007523B5" w:rsidP="007523B5">
            <w:pPr>
              <w:pStyle w:val="TableContent"/>
            </w:pPr>
            <w:r w:rsidRPr="000F57DB">
              <w:t>VARCHAR (100)</w:t>
            </w:r>
          </w:p>
        </w:tc>
        <w:tc>
          <w:tcPr>
            <w:tcW w:w="3367" w:type="dxa"/>
            <w:vAlign w:val="center"/>
          </w:tcPr>
          <w:p w14:paraId="60538A25" w14:textId="614EF306" w:rsidR="007523B5" w:rsidRDefault="0037481A" w:rsidP="007523B5">
            <w:pPr>
              <w:pStyle w:val="TableContent"/>
            </w:pPr>
            <w:proofErr w:type="spellStart"/>
            <w:r>
              <w:t>Judul</w:t>
            </w:r>
            <w:proofErr w:type="spellEnd"/>
            <w:r>
              <w:t>/</w:t>
            </w:r>
            <w:proofErr w:type="spellStart"/>
            <w:r>
              <w:t>nama</w:t>
            </w:r>
            <w:proofErr w:type="spellEnd"/>
            <w:r>
              <w:t xml:space="preserve"> billing</w:t>
            </w:r>
          </w:p>
        </w:tc>
      </w:tr>
      <w:tr w:rsidR="007523B5" w14:paraId="2A6D048B" w14:textId="77777777" w:rsidTr="00E439EC">
        <w:tc>
          <w:tcPr>
            <w:tcW w:w="612" w:type="dxa"/>
            <w:vAlign w:val="center"/>
          </w:tcPr>
          <w:p w14:paraId="75176EF5" w14:textId="77777777" w:rsidR="007523B5" w:rsidRDefault="007523B5" w:rsidP="007523B5">
            <w:pPr>
              <w:pStyle w:val="TableContent"/>
            </w:pPr>
          </w:p>
        </w:tc>
        <w:tc>
          <w:tcPr>
            <w:tcW w:w="3168" w:type="dxa"/>
          </w:tcPr>
          <w:p w14:paraId="1F089D53" w14:textId="4A817533" w:rsidR="007523B5" w:rsidRDefault="007523B5" w:rsidP="007523B5">
            <w:pPr>
              <w:pStyle w:val="TableContent"/>
            </w:pPr>
            <w:proofErr w:type="spellStart"/>
            <w:r w:rsidRPr="00C8699B">
              <w:t>va_bc_desc</w:t>
            </w:r>
            <w:proofErr w:type="spellEnd"/>
          </w:p>
        </w:tc>
        <w:tc>
          <w:tcPr>
            <w:tcW w:w="1620" w:type="dxa"/>
          </w:tcPr>
          <w:p w14:paraId="2888376B" w14:textId="4E1046AE" w:rsidR="007523B5" w:rsidRDefault="007523B5" w:rsidP="007523B5">
            <w:pPr>
              <w:pStyle w:val="TableContent"/>
            </w:pPr>
            <w:r w:rsidRPr="000F57DB">
              <w:t>TEXT (0)</w:t>
            </w:r>
          </w:p>
        </w:tc>
        <w:tc>
          <w:tcPr>
            <w:tcW w:w="3367" w:type="dxa"/>
            <w:vAlign w:val="center"/>
          </w:tcPr>
          <w:p w14:paraId="0CC2DB8A" w14:textId="444E32B4" w:rsidR="007523B5" w:rsidRDefault="0037481A" w:rsidP="007523B5">
            <w:pPr>
              <w:pStyle w:val="TableContent"/>
            </w:pPr>
            <w:proofErr w:type="spellStart"/>
            <w:r>
              <w:t>Deskripsi</w:t>
            </w:r>
            <w:proofErr w:type="spellEnd"/>
            <w:r>
              <w:t xml:space="preserve"> billing</w:t>
            </w:r>
          </w:p>
        </w:tc>
      </w:tr>
      <w:tr w:rsidR="007523B5" w14:paraId="0532CA8B" w14:textId="77777777" w:rsidTr="00E439EC">
        <w:tc>
          <w:tcPr>
            <w:tcW w:w="612" w:type="dxa"/>
            <w:vAlign w:val="center"/>
          </w:tcPr>
          <w:p w14:paraId="3353FFF2" w14:textId="77777777" w:rsidR="007523B5" w:rsidRDefault="007523B5" w:rsidP="007523B5">
            <w:pPr>
              <w:pStyle w:val="TableContent"/>
            </w:pPr>
          </w:p>
        </w:tc>
        <w:tc>
          <w:tcPr>
            <w:tcW w:w="3168" w:type="dxa"/>
          </w:tcPr>
          <w:p w14:paraId="388EAA46" w14:textId="637A0762" w:rsidR="007523B5" w:rsidRDefault="007523B5" w:rsidP="007523B5">
            <w:pPr>
              <w:pStyle w:val="TableContent"/>
            </w:pPr>
            <w:proofErr w:type="spellStart"/>
            <w:r w:rsidRPr="00C8699B">
              <w:t>va_bc_desc_post</w:t>
            </w:r>
            <w:proofErr w:type="spellEnd"/>
          </w:p>
        </w:tc>
        <w:tc>
          <w:tcPr>
            <w:tcW w:w="1620" w:type="dxa"/>
          </w:tcPr>
          <w:p w14:paraId="54272495" w14:textId="483D4EBD" w:rsidR="007523B5" w:rsidRDefault="007523B5" w:rsidP="007523B5">
            <w:pPr>
              <w:pStyle w:val="TableContent"/>
            </w:pPr>
            <w:r w:rsidRPr="000F57DB">
              <w:t>TEXT (0)</w:t>
            </w:r>
          </w:p>
        </w:tc>
        <w:tc>
          <w:tcPr>
            <w:tcW w:w="3367" w:type="dxa"/>
            <w:vAlign w:val="center"/>
          </w:tcPr>
          <w:p w14:paraId="7CB34A35" w14:textId="77777777" w:rsidR="007523B5" w:rsidRDefault="007523B5" w:rsidP="007523B5">
            <w:pPr>
              <w:pStyle w:val="TableContent"/>
            </w:pPr>
          </w:p>
        </w:tc>
      </w:tr>
      <w:tr w:rsidR="007523B5" w14:paraId="47B08A74" w14:textId="77777777" w:rsidTr="00E439EC">
        <w:tc>
          <w:tcPr>
            <w:tcW w:w="612" w:type="dxa"/>
            <w:vAlign w:val="center"/>
          </w:tcPr>
          <w:p w14:paraId="0890F092" w14:textId="77777777" w:rsidR="007523B5" w:rsidRDefault="007523B5" w:rsidP="007523B5">
            <w:pPr>
              <w:pStyle w:val="TableContent"/>
            </w:pPr>
          </w:p>
        </w:tc>
        <w:tc>
          <w:tcPr>
            <w:tcW w:w="3168" w:type="dxa"/>
          </w:tcPr>
          <w:p w14:paraId="3B69BBC0" w14:textId="5B7A1CFB" w:rsidR="007523B5" w:rsidRDefault="007523B5" w:rsidP="007523B5">
            <w:pPr>
              <w:pStyle w:val="TableContent"/>
            </w:pPr>
            <w:proofErr w:type="spellStart"/>
            <w:r w:rsidRPr="00C8699B">
              <w:t>va_bc_currency</w:t>
            </w:r>
            <w:proofErr w:type="spellEnd"/>
          </w:p>
        </w:tc>
        <w:tc>
          <w:tcPr>
            <w:tcW w:w="1620" w:type="dxa"/>
          </w:tcPr>
          <w:p w14:paraId="62547CC1" w14:textId="43077227" w:rsidR="007523B5" w:rsidRDefault="007523B5" w:rsidP="007523B5">
            <w:pPr>
              <w:pStyle w:val="TableContent"/>
            </w:pPr>
            <w:r w:rsidRPr="000F57DB">
              <w:t>VARCHAR (3)</w:t>
            </w:r>
          </w:p>
        </w:tc>
        <w:tc>
          <w:tcPr>
            <w:tcW w:w="3367" w:type="dxa"/>
            <w:vAlign w:val="center"/>
          </w:tcPr>
          <w:p w14:paraId="5E42E74E" w14:textId="1461802C" w:rsidR="007523B5" w:rsidRDefault="0037481A" w:rsidP="007523B5">
            <w:pPr>
              <w:pStyle w:val="TableContent"/>
            </w:pPr>
            <w:r>
              <w:t xml:space="preserve">Mata uang yang </w:t>
            </w:r>
            <w:proofErr w:type="spellStart"/>
            <w:r>
              <w:t>digunakan</w:t>
            </w:r>
            <w:proofErr w:type="spellEnd"/>
          </w:p>
        </w:tc>
      </w:tr>
      <w:tr w:rsidR="007523B5" w14:paraId="34CDB52B" w14:textId="77777777" w:rsidTr="00E439EC">
        <w:tc>
          <w:tcPr>
            <w:tcW w:w="612" w:type="dxa"/>
            <w:vAlign w:val="center"/>
          </w:tcPr>
          <w:p w14:paraId="5ABC6C4A" w14:textId="77777777" w:rsidR="007523B5" w:rsidRDefault="007523B5" w:rsidP="007523B5">
            <w:pPr>
              <w:pStyle w:val="TableContent"/>
            </w:pPr>
          </w:p>
        </w:tc>
        <w:tc>
          <w:tcPr>
            <w:tcW w:w="3168" w:type="dxa"/>
          </w:tcPr>
          <w:p w14:paraId="09933F28" w14:textId="76B6B5FA" w:rsidR="007523B5" w:rsidRPr="00A757C7" w:rsidRDefault="007523B5" w:rsidP="007523B5">
            <w:pPr>
              <w:pStyle w:val="TableContent"/>
            </w:pPr>
            <w:proofErr w:type="spellStart"/>
            <w:r w:rsidRPr="00C8699B">
              <w:t>va_bc_orinum</w:t>
            </w:r>
            <w:proofErr w:type="spellEnd"/>
          </w:p>
        </w:tc>
        <w:tc>
          <w:tcPr>
            <w:tcW w:w="1620" w:type="dxa"/>
          </w:tcPr>
          <w:p w14:paraId="70EAA710" w14:textId="672934AB" w:rsidR="007523B5" w:rsidRDefault="007523B5" w:rsidP="007523B5">
            <w:pPr>
              <w:pStyle w:val="TableContent"/>
            </w:pPr>
            <w:r w:rsidRPr="000F57DB">
              <w:t>INT2 (16)</w:t>
            </w:r>
          </w:p>
        </w:tc>
        <w:tc>
          <w:tcPr>
            <w:tcW w:w="3367" w:type="dxa"/>
            <w:vAlign w:val="center"/>
          </w:tcPr>
          <w:p w14:paraId="7518003A" w14:textId="77777777" w:rsidR="007523B5" w:rsidRPr="00326BD1" w:rsidRDefault="007523B5" w:rsidP="007523B5">
            <w:pPr>
              <w:pStyle w:val="TableContent"/>
            </w:pPr>
          </w:p>
        </w:tc>
      </w:tr>
      <w:tr w:rsidR="007523B5" w14:paraId="4CF2E950" w14:textId="77777777" w:rsidTr="00E439EC">
        <w:tc>
          <w:tcPr>
            <w:tcW w:w="612" w:type="dxa"/>
            <w:vAlign w:val="center"/>
          </w:tcPr>
          <w:p w14:paraId="52AC1573" w14:textId="77777777" w:rsidR="007523B5" w:rsidRDefault="007523B5" w:rsidP="007523B5">
            <w:pPr>
              <w:pStyle w:val="TableContent"/>
            </w:pPr>
          </w:p>
        </w:tc>
        <w:tc>
          <w:tcPr>
            <w:tcW w:w="3168" w:type="dxa"/>
          </w:tcPr>
          <w:p w14:paraId="2EBFCD05" w14:textId="5A702E21" w:rsidR="007523B5" w:rsidRPr="00A757C7" w:rsidRDefault="007523B5" w:rsidP="007523B5">
            <w:pPr>
              <w:pStyle w:val="TableContent"/>
            </w:pPr>
            <w:proofErr w:type="spellStart"/>
            <w:r w:rsidRPr="00C8699B">
              <w:t>va_bc_status</w:t>
            </w:r>
            <w:proofErr w:type="spellEnd"/>
          </w:p>
        </w:tc>
        <w:tc>
          <w:tcPr>
            <w:tcW w:w="1620" w:type="dxa"/>
          </w:tcPr>
          <w:p w14:paraId="0F291668" w14:textId="6A48F9B4" w:rsidR="007523B5" w:rsidRDefault="007523B5" w:rsidP="007523B5">
            <w:pPr>
              <w:pStyle w:val="TableContent"/>
            </w:pPr>
            <w:r w:rsidRPr="000F57DB">
              <w:t>INT2 (16)</w:t>
            </w:r>
          </w:p>
        </w:tc>
        <w:tc>
          <w:tcPr>
            <w:tcW w:w="3367" w:type="dxa"/>
            <w:vAlign w:val="center"/>
          </w:tcPr>
          <w:p w14:paraId="364D423D" w14:textId="33C5E5D5" w:rsidR="007523B5" w:rsidRPr="00326BD1" w:rsidRDefault="003B3AAC" w:rsidP="007523B5">
            <w:pPr>
              <w:pStyle w:val="TableContent"/>
            </w:pPr>
            <w:r>
              <w:t>Status billing</w:t>
            </w:r>
          </w:p>
        </w:tc>
      </w:tr>
      <w:tr w:rsidR="007523B5" w14:paraId="2A205358" w14:textId="77777777" w:rsidTr="00E439EC">
        <w:tc>
          <w:tcPr>
            <w:tcW w:w="612" w:type="dxa"/>
            <w:vAlign w:val="center"/>
          </w:tcPr>
          <w:p w14:paraId="1DED8306" w14:textId="77777777" w:rsidR="007523B5" w:rsidRDefault="007523B5" w:rsidP="007523B5">
            <w:pPr>
              <w:pStyle w:val="TableContent"/>
            </w:pPr>
          </w:p>
        </w:tc>
        <w:tc>
          <w:tcPr>
            <w:tcW w:w="3168" w:type="dxa"/>
          </w:tcPr>
          <w:p w14:paraId="3BC8324E" w14:textId="1CA6A100" w:rsidR="007523B5" w:rsidRPr="00644EC6" w:rsidRDefault="007523B5" w:rsidP="007523B5">
            <w:pPr>
              <w:pStyle w:val="TableContent"/>
            </w:pPr>
            <w:proofErr w:type="spellStart"/>
            <w:r w:rsidRPr="00C8699B">
              <w:t>va_bc_reg_dt</w:t>
            </w:r>
            <w:proofErr w:type="spellEnd"/>
          </w:p>
        </w:tc>
        <w:tc>
          <w:tcPr>
            <w:tcW w:w="1620" w:type="dxa"/>
          </w:tcPr>
          <w:p w14:paraId="0A3EABDD" w14:textId="7D364323" w:rsidR="007523B5" w:rsidRPr="00BE771C" w:rsidRDefault="007523B5" w:rsidP="007523B5">
            <w:pPr>
              <w:pStyle w:val="TableContent"/>
            </w:pPr>
            <w:r w:rsidRPr="000F57DB">
              <w:t>VARCHAR (14)</w:t>
            </w:r>
          </w:p>
        </w:tc>
        <w:tc>
          <w:tcPr>
            <w:tcW w:w="3367" w:type="dxa"/>
            <w:vAlign w:val="center"/>
          </w:tcPr>
          <w:p w14:paraId="2153E260" w14:textId="3742D7D0" w:rsidR="007523B5" w:rsidRDefault="003B3AAC" w:rsidP="007523B5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dan </w:t>
            </w:r>
            <w:proofErr w:type="spellStart"/>
            <w:r>
              <w:t>waktu</w:t>
            </w:r>
            <w:proofErr w:type="spellEnd"/>
            <w:r>
              <w:t xml:space="preserve"> billing </w:t>
            </w:r>
            <w:proofErr w:type="spellStart"/>
            <w:r>
              <w:t>dibuat</w:t>
            </w:r>
            <w:proofErr w:type="spellEnd"/>
            <w:r>
              <w:t xml:space="preserve"> </w:t>
            </w:r>
            <w:proofErr w:type="spellStart"/>
            <w:r>
              <w:t>YYYYMMDDhhmmss</w:t>
            </w:r>
            <w:proofErr w:type="spellEnd"/>
          </w:p>
        </w:tc>
      </w:tr>
      <w:tr w:rsidR="007523B5" w14:paraId="2C262A19" w14:textId="77777777" w:rsidTr="00E439EC">
        <w:tc>
          <w:tcPr>
            <w:tcW w:w="612" w:type="dxa"/>
            <w:vAlign w:val="center"/>
          </w:tcPr>
          <w:p w14:paraId="1C8793D9" w14:textId="77777777" w:rsidR="007523B5" w:rsidRDefault="007523B5" w:rsidP="007523B5">
            <w:pPr>
              <w:pStyle w:val="TableContent"/>
            </w:pPr>
          </w:p>
        </w:tc>
        <w:tc>
          <w:tcPr>
            <w:tcW w:w="3168" w:type="dxa"/>
          </w:tcPr>
          <w:p w14:paraId="183FA8E7" w14:textId="3F7B3DE3" w:rsidR="007523B5" w:rsidRPr="00644EC6" w:rsidRDefault="007523B5" w:rsidP="007523B5">
            <w:pPr>
              <w:pStyle w:val="TableContent"/>
            </w:pPr>
            <w:proofErr w:type="spellStart"/>
            <w:r w:rsidRPr="00C8699B">
              <w:t>va_bc_reg_by</w:t>
            </w:r>
            <w:proofErr w:type="spellEnd"/>
          </w:p>
        </w:tc>
        <w:tc>
          <w:tcPr>
            <w:tcW w:w="1620" w:type="dxa"/>
          </w:tcPr>
          <w:p w14:paraId="5D3F5AD1" w14:textId="7E8F92B9" w:rsidR="007523B5" w:rsidRPr="00BE771C" w:rsidRDefault="007523B5" w:rsidP="007523B5">
            <w:pPr>
              <w:pStyle w:val="TableContent"/>
            </w:pPr>
            <w:r w:rsidRPr="000F57DB">
              <w:t>VARCHAR (20)</w:t>
            </w:r>
          </w:p>
        </w:tc>
        <w:tc>
          <w:tcPr>
            <w:tcW w:w="3367" w:type="dxa"/>
            <w:vAlign w:val="center"/>
          </w:tcPr>
          <w:p w14:paraId="628BE6E7" w14:textId="17D2FCAF" w:rsidR="007523B5" w:rsidRDefault="003B3AAC" w:rsidP="007523B5">
            <w:pPr>
              <w:pStyle w:val="TableContent"/>
            </w:pPr>
            <w:r>
              <w:t xml:space="preserve">User ID yang </w:t>
            </w:r>
            <w:proofErr w:type="spellStart"/>
            <w:r>
              <w:t>membuat</w:t>
            </w:r>
            <w:proofErr w:type="spellEnd"/>
            <w:r>
              <w:t xml:space="preserve"> billing</w:t>
            </w:r>
          </w:p>
        </w:tc>
      </w:tr>
      <w:tr w:rsidR="007523B5" w14:paraId="5EE78AC2" w14:textId="77777777" w:rsidTr="00E439EC">
        <w:tc>
          <w:tcPr>
            <w:tcW w:w="612" w:type="dxa"/>
            <w:vAlign w:val="center"/>
          </w:tcPr>
          <w:p w14:paraId="7E62833A" w14:textId="77777777" w:rsidR="007523B5" w:rsidRDefault="007523B5" w:rsidP="007523B5">
            <w:pPr>
              <w:pStyle w:val="TableContent"/>
            </w:pPr>
          </w:p>
        </w:tc>
        <w:tc>
          <w:tcPr>
            <w:tcW w:w="3168" w:type="dxa"/>
          </w:tcPr>
          <w:p w14:paraId="2451431B" w14:textId="760212D7" w:rsidR="007523B5" w:rsidRPr="00644EC6" w:rsidRDefault="007523B5" w:rsidP="007523B5">
            <w:pPr>
              <w:pStyle w:val="TableContent"/>
            </w:pPr>
            <w:proofErr w:type="spellStart"/>
            <w:r w:rsidRPr="00C8699B">
              <w:t>va_bc_update_dt</w:t>
            </w:r>
            <w:proofErr w:type="spellEnd"/>
          </w:p>
        </w:tc>
        <w:tc>
          <w:tcPr>
            <w:tcW w:w="1620" w:type="dxa"/>
          </w:tcPr>
          <w:p w14:paraId="5C88202C" w14:textId="4F4ECB69" w:rsidR="007523B5" w:rsidRPr="00BE771C" w:rsidRDefault="007523B5" w:rsidP="007523B5">
            <w:pPr>
              <w:pStyle w:val="TableContent"/>
            </w:pPr>
            <w:r w:rsidRPr="000F57DB">
              <w:t>VARCHAR (14)</w:t>
            </w:r>
          </w:p>
        </w:tc>
        <w:tc>
          <w:tcPr>
            <w:tcW w:w="3367" w:type="dxa"/>
            <w:vAlign w:val="center"/>
          </w:tcPr>
          <w:p w14:paraId="6D472F1E" w14:textId="77327C6B" w:rsidR="007523B5" w:rsidRDefault="003B3AAC" w:rsidP="007523B5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dan </w:t>
            </w:r>
            <w:proofErr w:type="spellStart"/>
            <w:r>
              <w:t>waktu</w:t>
            </w:r>
            <w:proofErr w:type="spellEnd"/>
            <w:r>
              <w:t xml:space="preserve"> billing </w:t>
            </w:r>
            <w:proofErr w:type="spellStart"/>
            <w:r>
              <w:t>terakhir</w:t>
            </w:r>
            <w:proofErr w:type="spellEnd"/>
            <w:r>
              <w:t xml:space="preserve"> </w:t>
            </w:r>
            <w:proofErr w:type="spellStart"/>
            <w:r>
              <w:t>diperbaharui</w:t>
            </w:r>
            <w:proofErr w:type="spellEnd"/>
            <w:r>
              <w:t xml:space="preserve"> </w:t>
            </w:r>
            <w:proofErr w:type="spellStart"/>
            <w:r>
              <w:t>YYYYMMDDhhmmss</w:t>
            </w:r>
            <w:proofErr w:type="spellEnd"/>
          </w:p>
        </w:tc>
      </w:tr>
      <w:tr w:rsidR="007523B5" w14:paraId="22FB6B86" w14:textId="77777777" w:rsidTr="00E439EC">
        <w:tc>
          <w:tcPr>
            <w:tcW w:w="612" w:type="dxa"/>
            <w:vAlign w:val="center"/>
          </w:tcPr>
          <w:p w14:paraId="0030899E" w14:textId="77777777" w:rsidR="007523B5" w:rsidRDefault="007523B5" w:rsidP="007523B5">
            <w:pPr>
              <w:pStyle w:val="TableContent"/>
            </w:pPr>
          </w:p>
        </w:tc>
        <w:tc>
          <w:tcPr>
            <w:tcW w:w="3168" w:type="dxa"/>
          </w:tcPr>
          <w:p w14:paraId="611C208E" w14:textId="4899B917" w:rsidR="007523B5" w:rsidRPr="00644EC6" w:rsidRDefault="007523B5" w:rsidP="007523B5">
            <w:pPr>
              <w:pStyle w:val="TableContent"/>
            </w:pPr>
            <w:proofErr w:type="spellStart"/>
            <w:r w:rsidRPr="00C8699B">
              <w:t>va_bc_update_by</w:t>
            </w:r>
            <w:proofErr w:type="spellEnd"/>
          </w:p>
        </w:tc>
        <w:tc>
          <w:tcPr>
            <w:tcW w:w="1620" w:type="dxa"/>
          </w:tcPr>
          <w:p w14:paraId="0F19C8BB" w14:textId="1B1E1A50" w:rsidR="007523B5" w:rsidRPr="00BE771C" w:rsidRDefault="007523B5" w:rsidP="007523B5">
            <w:pPr>
              <w:pStyle w:val="TableContent"/>
            </w:pPr>
            <w:r w:rsidRPr="000F57DB">
              <w:t>VARCHAR (20)</w:t>
            </w:r>
          </w:p>
        </w:tc>
        <w:tc>
          <w:tcPr>
            <w:tcW w:w="3367" w:type="dxa"/>
            <w:vAlign w:val="center"/>
          </w:tcPr>
          <w:p w14:paraId="6B36738A" w14:textId="75E20DCE" w:rsidR="007523B5" w:rsidRDefault="003B3AAC" w:rsidP="007523B5">
            <w:pPr>
              <w:pStyle w:val="TableContent"/>
            </w:pPr>
            <w:r>
              <w:t xml:space="preserve">User ID yang </w:t>
            </w:r>
            <w:proofErr w:type="spellStart"/>
            <w:r>
              <w:t>memperbaharui</w:t>
            </w:r>
            <w:proofErr w:type="spellEnd"/>
            <w:r>
              <w:t xml:space="preserve"> </w:t>
            </w:r>
            <w:r w:rsidR="006A163D">
              <w:t>billing</w:t>
            </w:r>
          </w:p>
        </w:tc>
      </w:tr>
      <w:tr w:rsidR="007523B5" w14:paraId="44D6E12C" w14:textId="77777777" w:rsidTr="00E439EC">
        <w:tc>
          <w:tcPr>
            <w:tcW w:w="612" w:type="dxa"/>
            <w:vAlign w:val="center"/>
          </w:tcPr>
          <w:p w14:paraId="747280E0" w14:textId="77777777" w:rsidR="007523B5" w:rsidRDefault="007523B5" w:rsidP="007523B5">
            <w:pPr>
              <w:pStyle w:val="TableContent"/>
            </w:pPr>
          </w:p>
        </w:tc>
        <w:tc>
          <w:tcPr>
            <w:tcW w:w="3168" w:type="dxa"/>
          </w:tcPr>
          <w:p w14:paraId="67C70968" w14:textId="4C5E9247" w:rsidR="007523B5" w:rsidRPr="00644EC6" w:rsidRDefault="007523B5" w:rsidP="007523B5">
            <w:pPr>
              <w:pStyle w:val="TableContent"/>
            </w:pPr>
            <w:proofErr w:type="spellStart"/>
            <w:r w:rsidRPr="00C8699B">
              <w:t>va_bc_start_dt</w:t>
            </w:r>
            <w:proofErr w:type="spellEnd"/>
          </w:p>
        </w:tc>
        <w:tc>
          <w:tcPr>
            <w:tcW w:w="1620" w:type="dxa"/>
          </w:tcPr>
          <w:p w14:paraId="59C0DAAF" w14:textId="08DCA4FD" w:rsidR="007523B5" w:rsidRPr="00BE771C" w:rsidRDefault="007523B5" w:rsidP="007523B5">
            <w:pPr>
              <w:pStyle w:val="TableContent"/>
            </w:pPr>
            <w:r w:rsidRPr="000F57DB">
              <w:t>VARCHAR (14)</w:t>
            </w:r>
          </w:p>
        </w:tc>
        <w:tc>
          <w:tcPr>
            <w:tcW w:w="3367" w:type="dxa"/>
            <w:vAlign w:val="center"/>
          </w:tcPr>
          <w:p w14:paraId="569247BC" w14:textId="06C1E540" w:rsidR="007523B5" w:rsidRDefault="006A163D" w:rsidP="007523B5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billing </w:t>
            </w:r>
            <w:proofErr w:type="spellStart"/>
            <w:r>
              <w:t>dimulai</w:t>
            </w:r>
            <w:proofErr w:type="spellEnd"/>
            <w:r>
              <w:t xml:space="preserve"> YYYY-MM-DD</w:t>
            </w:r>
          </w:p>
        </w:tc>
      </w:tr>
      <w:tr w:rsidR="007523B5" w14:paraId="21DC3890" w14:textId="77777777" w:rsidTr="00E439EC">
        <w:tc>
          <w:tcPr>
            <w:tcW w:w="612" w:type="dxa"/>
            <w:vAlign w:val="center"/>
          </w:tcPr>
          <w:p w14:paraId="6B89ACAE" w14:textId="77777777" w:rsidR="007523B5" w:rsidRDefault="007523B5" w:rsidP="007523B5">
            <w:pPr>
              <w:pStyle w:val="TableContent"/>
            </w:pPr>
          </w:p>
        </w:tc>
        <w:tc>
          <w:tcPr>
            <w:tcW w:w="3168" w:type="dxa"/>
          </w:tcPr>
          <w:p w14:paraId="1BB28227" w14:textId="631E8F59" w:rsidR="007523B5" w:rsidRPr="00644EC6" w:rsidRDefault="007523B5" w:rsidP="007523B5">
            <w:pPr>
              <w:pStyle w:val="TableContent"/>
            </w:pPr>
            <w:proofErr w:type="spellStart"/>
            <w:r w:rsidRPr="00C8699B">
              <w:t>va_bc_end_dt</w:t>
            </w:r>
            <w:proofErr w:type="spellEnd"/>
          </w:p>
        </w:tc>
        <w:tc>
          <w:tcPr>
            <w:tcW w:w="1620" w:type="dxa"/>
          </w:tcPr>
          <w:p w14:paraId="2A37DE39" w14:textId="345D08D0" w:rsidR="007523B5" w:rsidRPr="00BE771C" w:rsidRDefault="007523B5" w:rsidP="007523B5">
            <w:pPr>
              <w:pStyle w:val="TableContent"/>
            </w:pPr>
            <w:r w:rsidRPr="000F57DB">
              <w:t>VARCHAR (14)</w:t>
            </w:r>
          </w:p>
        </w:tc>
        <w:tc>
          <w:tcPr>
            <w:tcW w:w="3367" w:type="dxa"/>
            <w:vAlign w:val="center"/>
          </w:tcPr>
          <w:p w14:paraId="3C54F232" w14:textId="36408945" w:rsidR="007523B5" w:rsidRDefault="006A163D" w:rsidP="007523B5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biling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 YYYY-MM-DD</w:t>
            </w:r>
          </w:p>
        </w:tc>
      </w:tr>
    </w:tbl>
    <w:p w14:paraId="21078F76" w14:textId="77777777" w:rsidR="00CB5F9E" w:rsidRDefault="00CB5F9E" w:rsidP="00CB5F9E">
      <w:pPr>
        <w:pStyle w:val="Paragraph"/>
        <w:ind w:left="630"/>
      </w:pPr>
    </w:p>
    <w:p w14:paraId="52A493BB" w14:textId="75E0A9C5" w:rsidR="00CB5F9E" w:rsidRPr="00477121" w:rsidRDefault="0013014C" w:rsidP="00CB5F9E">
      <w:pPr>
        <w:pStyle w:val="Paragraph"/>
        <w:numPr>
          <w:ilvl w:val="0"/>
          <w:numId w:val="8"/>
        </w:numPr>
        <w:ind w:left="630" w:hanging="450"/>
        <w:rPr>
          <w:color w:val="FF0000"/>
        </w:rPr>
      </w:pPr>
      <w:proofErr w:type="spellStart"/>
      <w:r w:rsidRPr="00477121">
        <w:rPr>
          <w:color w:val="FF0000"/>
        </w:rPr>
        <w:t>tgva_</w:t>
      </w:r>
      <w:r w:rsidR="00B30041" w:rsidRPr="00477121">
        <w:rPr>
          <w:color w:val="FF0000"/>
        </w:rPr>
        <w:t>billing_number</w:t>
      </w:r>
      <w:proofErr w:type="spellEnd"/>
    </w:p>
    <w:tbl>
      <w:tblPr>
        <w:tblStyle w:val="TableGrid"/>
        <w:tblW w:w="8455" w:type="dxa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2065"/>
        <w:gridCol w:w="6390"/>
      </w:tblGrid>
      <w:tr w:rsidR="00CB5F9E" w14:paraId="4216B604" w14:textId="77777777" w:rsidTr="00E439EC">
        <w:tc>
          <w:tcPr>
            <w:tcW w:w="2065" w:type="dxa"/>
          </w:tcPr>
          <w:p w14:paraId="432EFC6E" w14:textId="77777777" w:rsidR="00CB5F9E" w:rsidRDefault="00CB5F9E" w:rsidP="00E439EC">
            <w:pPr>
              <w:pStyle w:val="Paragraph"/>
              <w:tabs>
                <w:tab w:val="left" w:pos="1773"/>
              </w:tabs>
            </w:pPr>
            <w:r>
              <w:t xml:space="preserve">Nama </w:t>
            </w:r>
            <w:proofErr w:type="spellStart"/>
            <w:r>
              <w:t>Tabel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7C96D92E" w14:textId="08ABE640" w:rsidR="00CB5F9E" w:rsidRDefault="002A3047" w:rsidP="00E439EC">
            <w:pPr>
              <w:pStyle w:val="Paragraph"/>
            </w:pPr>
            <w:proofErr w:type="spellStart"/>
            <w:r>
              <w:t>tgva_billing_number</w:t>
            </w:r>
            <w:proofErr w:type="spellEnd"/>
          </w:p>
        </w:tc>
      </w:tr>
      <w:tr w:rsidR="00CB5F9E" w14:paraId="5881CCAA" w14:textId="77777777" w:rsidTr="00E439EC">
        <w:tc>
          <w:tcPr>
            <w:tcW w:w="2065" w:type="dxa"/>
          </w:tcPr>
          <w:p w14:paraId="7C519E7A" w14:textId="77777777" w:rsidR="00CB5F9E" w:rsidRDefault="00CB5F9E" w:rsidP="00E439EC">
            <w:pPr>
              <w:pStyle w:val="Paragraph"/>
              <w:tabs>
                <w:tab w:val="left" w:pos="1773"/>
              </w:tabs>
            </w:pPr>
            <w:proofErr w:type="spellStart"/>
            <w:r>
              <w:t>Deskripsi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6239A528" w14:textId="3953D6AD" w:rsidR="00CB5F9E" w:rsidRDefault="002A3047" w:rsidP="00E439EC">
            <w:pPr>
              <w:pStyle w:val="Paragrap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billing number</w:t>
            </w:r>
          </w:p>
        </w:tc>
      </w:tr>
    </w:tbl>
    <w:p w14:paraId="4748E5CC" w14:textId="352A21F9" w:rsidR="00CB5F9E" w:rsidRDefault="00CB5F9E" w:rsidP="00CB5F9E">
      <w:pPr>
        <w:pStyle w:val="Paragraph"/>
        <w:ind w:left="630"/>
      </w:pPr>
    </w:p>
    <w:p w14:paraId="449CE60E" w14:textId="05B47645" w:rsidR="002A3047" w:rsidRDefault="002A3047" w:rsidP="002A3047">
      <w:pPr>
        <w:pStyle w:val="Caption"/>
        <w:keepNext/>
      </w:pPr>
      <w:r>
        <w:t xml:space="preserve">Tabel </w:t>
      </w:r>
      <w:fldSimple w:instr=" SEQ Tabel \* ARABIC ">
        <w:r w:rsidR="00477121">
          <w:rPr>
            <w:noProof/>
          </w:rPr>
          <w:t>21</w:t>
        </w:r>
      </w:fldSimple>
      <w:r>
        <w:rPr>
          <w:lang w:val="en-US"/>
        </w:rPr>
        <w:t xml:space="preserve">. </w:t>
      </w:r>
      <w:proofErr w:type="spellStart"/>
      <w:r>
        <w:rPr>
          <w:lang w:val="en-US"/>
        </w:rPr>
        <w:t>tgva_billing_number</w:t>
      </w:r>
      <w:proofErr w:type="spellEnd"/>
    </w:p>
    <w:tbl>
      <w:tblPr>
        <w:tblStyle w:val="TableGrid"/>
        <w:tblW w:w="8767" w:type="dxa"/>
        <w:tblInd w:w="175" w:type="dxa"/>
        <w:tblLook w:val="04A0" w:firstRow="1" w:lastRow="0" w:firstColumn="1" w:lastColumn="0" w:noHBand="0" w:noVBand="1"/>
      </w:tblPr>
      <w:tblGrid>
        <w:gridCol w:w="612"/>
        <w:gridCol w:w="3168"/>
        <w:gridCol w:w="1620"/>
        <w:gridCol w:w="3367"/>
      </w:tblGrid>
      <w:tr w:rsidR="00CB5F9E" w14:paraId="42185DE1" w14:textId="77777777" w:rsidTr="00E439EC">
        <w:tc>
          <w:tcPr>
            <w:tcW w:w="612" w:type="dxa"/>
            <w:shd w:val="clear" w:color="auto" w:fill="9CC2E5" w:themeFill="accent5" w:themeFillTint="99"/>
            <w:vAlign w:val="center"/>
          </w:tcPr>
          <w:p w14:paraId="64F8CC0C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Key ID</w:t>
            </w:r>
          </w:p>
        </w:tc>
        <w:tc>
          <w:tcPr>
            <w:tcW w:w="3168" w:type="dxa"/>
            <w:shd w:val="clear" w:color="auto" w:fill="9CC2E5" w:themeFill="accent5" w:themeFillTint="99"/>
            <w:vAlign w:val="center"/>
          </w:tcPr>
          <w:p w14:paraId="37B8DF7F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Nama Field</w:t>
            </w:r>
          </w:p>
        </w:tc>
        <w:tc>
          <w:tcPr>
            <w:tcW w:w="1620" w:type="dxa"/>
            <w:shd w:val="clear" w:color="auto" w:fill="9CC2E5" w:themeFill="accent5" w:themeFillTint="99"/>
            <w:vAlign w:val="center"/>
          </w:tcPr>
          <w:p w14:paraId="4A62DDA2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Tipe</w:t>
            </w:r>
            <w:proofErr w:type="spellEnd"/>
            <w:r w:rsidRPr="007A0594">
              <w:rPr>
                <w:b/>
                <w:bCs/>
              </w:rPr>
              <w:t xml:space="preserve"> Data</w:t>
            </w:r>
          </w:p>
        </w:tc>
        <w:tc>
          <w:tcPr>
            <w:tcW w:w="3367" w:type="dxa"/>
            <w:shd w:val="clear" w:color="auto" w:fill="9CC2E5" w:themeFill="accent5" w:themeFillTint="99"/>
            <w:vAlign w:val="center"/>
          </w:tcPr>
          <w:p w14:paraId="4DDD692A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Deskripsi</w:t>
            </w:r>
            <w:proofErr w:type="spellEnd"/>
          </w:p>
        </w:tc>
      </w:tr>
      <w:tr w:rsidR="00E00645" w14:paraId="43B5E973" w14:textId="77777777" w:rsidTr="00E439EC">
        <w:tc>
          <w:tcPr>
            <w:tcW w:w="612" w:type="dxa"/>
            <w:vAlign w:val="center"/>
          </w:tcPr>
          <w:p w14:paraId="3BD6509D" w14:textId="77777777" w:rsidR="00E00645" w:rsidRDefault="00E00645" w:rsidP="00E00645">
            <w:pPr>
              <w:pStyle w:val="TableContent"/>
            </w:pPr>
            <w:r>
              <w:t>PK</w:t>
            </w:r>
          </w:p>
        </w:tc>
        <w:tc>
          <w:tcPr>
            <w:tcW w:w="3168" w:type="dxa"/>
          </w:tcPr>
          <w:p w14:paraId="27DF62A4" w14:textId="427065B4" w:rsidR="00E00645" w:rsidRDefault="00E00645" w:rsidP="00E00645">
            <w:pPr>
              <w:pStyle w:val="TableContent"/>
            </w:pPr>
            <w:proofErr w:type="spellStart"/>
            <w:r w:rsidRPr="00421902">
              <w:t>va_bn_id</w:t>
            </w:r>
            <w:proofErr w:type="spellEnd"/>
          </w:p>
        </w:tc>
        <w:tc>
          <w:tcPr>
            <w:tcW w:w="1620" w:type="dxa"/>
          </w:tcPr>
          <w:p w14:paraId="3FD7EB9E" w14:textId="7DB641F2" w:rsidR="00E00645" w:rsidRDefault="00E00645" w:rsidP="00E00645">
            <w:pPr>
              <w:pStyle w:val="TableContent"/>
            </w:pPr>
            <w:r w:rsidRPr="00096239">
              <w:t>VARCHAR (11)</w:t>
            </w:r>
          </w:p>
        </w:tc>
        <w:tc>
          <w:tcPr>
            <w:tcW w:w="3367" w:type="dxa"/>
            <w:vAlign w:val="center"/>
          </w:tcPr>
          <w:p w14:paraId="5976F586" w14:textId="619982B8" w:rsidR="00E00645" w:rsidRDefault="00E00645" w:rsidP="00E00645">
            <w:pPr>
              <w:pStyle w:val="TableContent"/>
            </w:pPr>
            <w:r>
              <w:t>ID billing number</w:t>
            </w:r>
          </w:p>
        </w:tc>
      </w:tr>
      <w:tr w:rsidR="00E00645" w14:paraId="51BB33B6" w14:textId="77777777" w:rsidTr="00E439EC">
        <w:tc>
          <w:tcPr>
            <w:tcW w:w="612" w:type="dxa"/>
            <w:vAlign w:val="center"/>
          </w:tcPr>
          <w:p w14:paraId="34C9BD77" w14:textId="77777777" w:rsidR="00E00645" w:rsidRDefault="00E00645" w:rsidP="00E00645">
            <w:pPr>
              <w:pStyle w:val="TableContent"/>
            </w:pPr>
          </w:p>
        </w:tc>
        <w:tc>
          <w:tcPr>
            <w:tcW w:w="3168" w:type="dxa"/>
          </w:tcPr>
          <w:p w14:paraId="3A764C28" w14:textId="6CFA94F0" w:rsidR="00E00645" w:rsidRDefault="00E00645" w:rsidP="00E00645">
            <w:pPr>
              <w:pStyle w:val="TableContent"/>
            </w:pPr>
            <w:proofErr w:type="spellStart"/>
            <w:r w:rsidRPr="00421902">
              <w:t>va_c_cin</w:t>
            </w:r>
            <w:proofErr w:type="spellEnd"/>
          </w:p>
        </w:tc>
        <w:tc>
          <w:tcPr>
            <w:tcW w:w="1620" w:type="dxa"/>
          </w:tcPr>
          <w:p w14:paraId="675470C6" w14:textId="0CB7E0F3" w:rsidR="00E00645" w:rsidRDefault="00E00645" w:rsidP="00E00645">
            <w:pPr>
              <w:pStyle w:val="TableContent"/>
            </w:pPr>
            <w:r w:rsidRPr="00096239">
              <w:t>VARCHAR (3)</w:t>
            </w:r>
          </w:p>
        </w:tc>
        <w:tc>
          <w:tcPr>
            <w:tcW w:w="3367" w:type="dxa"/>
            <w:vAlign w:val="center"/>
          </w:tcPr>
          <w:p w14:paraId="2D773865" w14:textId="19CD4A0B" w:rsidR="00E00645" w:rsidRDefault="00E00645" w:rsidP="00E00645">
            <w:pPr>
              <w:pStyle w:val="TableContent"/>
            </w:pPr>
            <w:r>
              <w:t xml:space="preserve">Customer Identification Number. </w:t>
            </w:r>
            <w:proofErr w:type="spellStart"/>
            <w:r>
              <w:t>Berelasi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tgva_cin</w:t>
            </w:r>
            <w:proofErr w:type="spellEnd"/>
            <w:r>
              <w:t xml:space="preserve">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va_c_cin</w:t>
            </w:r>
            <w:proofErr w:type="spellEnd"/>
          </w:p>
        </w:tc>
      </w:tr>
      <w:tr w:rsidR="00E00645" w14:paraId="37569DE4" w14:textId="77777777" w:rsidTr="00E439EC">
        <w:tc>
          <w:tcPr>
            <w:tcW w:w="612" w:type="dxa"/>
            <w:vAlign w:val="center"/>
          </w:tcPr>
          <w:p w14:paraId="15BBAFBA" w14:textId="77777777" w:rsidR="00E00645" w:rsidRDefault="00E00645" w:rsidP="00E00645">
            <w:pPr>
              <w:pStyle w:val="TableContent"/>
            </w:pPr>
          </w:p>
        </w:tc>
        <w:tc>
          <w:tcPr>
            <w:tcW w:w="3168" w:type="dxa"/>
          </w:tcPr>
          <w:p w14:paraId="5C51278B" w14:textId="6430A044" w:rsidR="00E00645" w:rsidRPr="00644EC6" w:rsidRDefault="00E00645" w:rsidP="00E00645">
            <w:pPr>
              <w:pStyle w:val="TableContent"/>
            </w:pPr>
            <w:proofErr w:type="spellStart"/>
            <w:r w:rsidRPr="00421902">
              <w:t>va_bc_id</w:t>
            </w:r>
            <w:proofErr w:type="spellEnd"/>
          </w:p>
        </w:tc>
        <w:tc>
          <w:tcPr>
            <w:tcW w:w="1620" w:type="dxa"/>
          </w:tcPr>
          <w:p w14:paraId="3066E972" w14:textId="23C8FE62" w:rsidR="00E00645" w:rsidRPr="00BE771C" w:rsidRDefault="00E00645" w:rsidP="00E00645">
            <w:pPr>
              <w:pStyle w:val="TableContent"/>
            </w:pPr>
            <w:r w:rsidRPr="00096239">
              <w:t>VARCHAR (2)</w:t>
            </w:r>
          </w:p>
        </w:tc>
        <w:tc>
          <w:tcPr>
            <w:tcW w:w="3367" w:type="dxa"/>
            <w:vAlign w:val="center"/>
          </w:tcPr>
          <w:p w14:paraId="77168E1B" w14:textId="4C81F04F" w:rsidR="00E00645" w:rsidRDefault="00217BB7" w:rsidP="00E00645">
            <w:pPr>
              <w:pStyle w:val="TableContent"/>
            </w:pPr>
            <w:r>
              <w:t xml:space="preserve">ID billing code. </w:t>
            </w:r>
            <w:proofErr w:type="spellStart"/>
            <w:r>
              <w:t>Berelasi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tgva_billing_code</w:t>
            </w:r>
            <w:proofErr w:type="spellEnd"/>
            <w:r>
              <w:t xml:space="preserve">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va_bc_id</w:t>
            </w:r>
            <w:proofErr w:type="spellEnd"/>
          </w:p>
        </w:tc>
      </w:tr>
      <w:tr w:rsidR="00E00645" w14:paraId="0A9EA5CD" w14:textId="77777777" w:rsidTr="00E439EC">
        <w:tc>
          <w:tcPr>
            <w:tcW w:w="612" w:type="dxa"/>
            <w:vAlign w:val="center"/>
          </w:tcPr>
          <w:p w14:paraId="10F405E1" w14:textId="77777777" w:rsidR="00E00645" w:rsidRDefault="00E00645" w:rsidP="00E00645">
            <w:pPr>
              <w:pStyle w:val="TableContent"/>
            </w:pPr>
          </w:p>
        </w:tc>
        <w:tc>
          <w:tcPr>
            <w:tcW w:w="3168" w:type="dxa"/>
          </w:tcPr>
          <w:p w14:paraId="7C92383D" w14:textId="38812BE4" w:rsidR="00E00645" w:rsidRDefault="00E00645" w:rsidP="00E00645">
            <w:pPr>
              <w:pStyle w:val="TableContent"/>
            </w:pPr>
            <w:proofErr w:type="spellStart"/>
            <w:r w:rsidRPr="00421902">
              <w:t>va_bn_code</w:t>
            </w:r>
            <w:proofErr w:type="spellEnd"/>
          </w:p>
        </w:tc>
        <w:tc>
          <w:tcPr>
            <w:tcW w:w="1620" w:type="dxa"/>
          </w:tcPr>
          <w:p w14:paraId="10848283" w14:textId="0312D58E" w:rsidR="00E00645" w:rsidRDefault="00E00645" w:rsidP="00E00645">
            <w:pPr>
              <w:pStyle w:val="TableContent"/>
            </w:pPr>
            <w:r w:rsidRPr="00096239">
              <w:t>VARCHAR (11)</w:t>
            </w:r>
          </w:p>
        </w:tc>
        <w:tc>
          <w:tcPr>
            <w:tcW w:w="3367" w:type="dxa"/>
            <w:vAlign w:val="center"/>
          </w:tcPr>
          <w:p w14:paraId="468F82ED" w14:textId="2B7BA039" w:rsidR="00E00645" w:rsidRDefault="00217BB7" w:rsidP="00E00645">
            <w:pPr>
              <w:pStyle w:val="TableContent"/>
            </w:pPr>
            <w:r>
              <w:t>Billing number code</w:t>
            </w:r>
          </w:p>
        </w:tc>
      </w:tr>
      <w:tr w:rsidR="00E00645" w14:paraId="343BB02F" w14:textId="77777777" w:rsidTr="00E439EC">
        <w:tc>
          <w:tcPr>
            <w:tcW w:w="612" w:type="dxa"/>
            <w:vAlign w:val="center"/>
          </w:tcPr>
          <w:p w14:paraId="034B6BF0" w14:textId="77777777" w:rsidR="00E00645" w:rsidRPr="00EA73C7" w:rsidRDefault="00E00645" w:rsidP="00E00645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7F788E15" w14:textId="4E7DA5D7" w:rsidR="00E00645" w:rsidRDefault="00E00645" w:rsidP="00E00645">
            <w:pPr>
              <w:pStyle w:val="TableContent"/>
            </w:pPr>
            <w:proofErr w:type="spellStart"/>
            <w:r w:rsidRPr="00421902">
              <w:t>va_bn_name</w:t>
            </w:r>
            <w:proofErr w:type="spellEnd"/>
          </w:p>
        </w:tc>
        <w:tc>
          <w:tcPr>
            <w:tcW w:w="1620" w:type="dxa"/>
          </w:tcPr>
          <w:p w14:paraId="4EEFA8CD" w14:textId="3BCAF979" w:rsidR="00E00645" w:rsidRDefault="00E00645" w:rsidP="00E00645">
            <w:pPr>
              <w:pStyle w:val="TableContent"/>
            </w:pPr>
            <w:r w:rsidRPr="00096239">
              <w:t>VARCHAR (50)</w:t>
            </w:r>
          </w:p>
        </w:tc>
        <w:tc>
          <w:tcPr>
            <w:tcW w:w="3367" w:type="dxa"/>
            <w:vAlign w:val="center"/>
          </w:tcPr>
          <w:p w14:paraId="5B2BA3E7" w14:textId="24F7584A" w:rsidR="00E00645" w:rsidRDefault="00B34E08" w:rsidP="00E00645">
            <w:pPr>
              <w:pStyle w:val="TableContent"/>
            </w:pPr>
            <w:r>
              <w:t>Billing number name</w:t>
            </w:r>
          </w:p>
        </w:tc>
      </w:tr>
      <w:tr w:rsidR="00E00645" w14:paraId="76662DD3" w14:textId="77777777" w:rsidTr="00E439EC">
        <w:tc>
          <w:tcPr>
            <w:tcW w:w="612" w:type="dxa"/>
            <w:vAlign w:val="center"/>
          </w:tcPr>
          <w:p w14:paraId="70E2B7B0" w14:textId="77777777" w:rsidR="00E00645" w:rsidRDefault="00E00645" w:rsidP="00E00645">
            <w:pPr>
              <w:pStyle w:val="TableContent"/>
            </w:pPr>
          </w:p>
        </w:tc>
        <w:tc>
          <w:tcPr>
            <w:tcW w:w="3168" w:type="dxa"/>
          </w:tcPr>
          <w:p w14:paraId="44ADD91E" w14:textId="4550050B" w:rsidR="00E00645" w:rsidRDefault="00E00645" w:rsidP="00E00645">
            <w:pPr>
              <w:pStyle w:val="TableContent"/>
            </w:pPr>
            <w:proofErr w:type="spellStart"/>
            <w:r w:rsidRPr="00421902">
              <w:t>va_bn_batch_id</w:t>
            </w:r>
            <w:proofErr w:type="spellEnd"/>
          </w:p>
        </w:tc>
        <w:tc>
          <w:tcPr>
            <w:tcW w:w="1620" w:type="dxa"/>
          </w:tcPr>
          <w:p w14:paraId="5C6F293E" w14:textId="210361BB" w:rsidR="00E00645" w:rsidRDefault="00E00645" w:rsidP="00E00645">
            <w:pPr>
              <w:pStyle w:val="TableContent"/>
            </w:pPr>
            <w:r w:rsidRPr="00096239">
              <w:t>VARCHAR (36)</w:t>
            </w:r>
          </w:p>
        </w:tc>
        <w:tc>
          <w:tcPr>
            <w:tcW w:w="3367" w:type="dxa"/>
            <w:vAlign w:val="center"/>
          </w:tcPr>
          <w:p w14:paraId="2F8E0518" w14:textId="77777777" w:rsidR="00E00645" w:rsidRDefault="00E00645" w:rsidP="00E00645">
            <w:pPr>
              <w:pStyle w:val="TableContent"/>
            </w:pPr>
          </w:p>
        </w:tc>
      </w:tr>
      <w:tr w:rsidR="00E00645" w14:paraId="49FFB986" w14:textId="77777777" w:rsidTr="00E439EC">
        <w:tc>
          <w:tcPr>
            <w:tcW w:w="612" w:type="dxa"/>
            <w:vAlign w:val="center"/>
          </w:tcPr>
          <w:p w14:paraId="48F8FC20" w14:textId="77777777" w:rsidR="00E00645" w:rsidRDefault="00E00645" w:rsidP="00E00645">
            <w:pPr>
              <w:pStyle w:val="TableContent"/>
            </w:pPr>
          </w:p>
        </w:tc>
        <w:tc>
          <w:tcPr>
            <w:tcW w:w="3168" w:type="dxa"/>
          </w:tcPr>
          <w:p w14:paraId="12ED36DD" w14:textId="29DE4BF7" w:rsidR="00E00645" w:rsidRDefault="00E00645" w:rsidP="00E00645">
            <w:pPr>
              <w:pStyle w:val="TableContent"/>
            </w:pPr>
            <w:proofErr w:type="spellStart"/>
            <w:r w:rsidRPr="00421902">
              <w:t>va_bn_status</w:t>
            </w:r>
            <w:proofErr w:type="spellEnd"/>
          </w:p>
        </w:tc>
        <w:tc>
          <w:tcPr>
            <w:tcW w:w="1620" w:type="dxa"/>
          </w:tcPr>
          <w:p w14:paraId="315E6A98" w14:textId="4ED29E1B" w:rsidR="00E00645" w:rsidRDefault="00E00645" w:rsidP="00E00645">
            <w:pPr>
              <w:pStyle w:val="TableContent"/>
            </w:pPr>
            <w:r w:rsidRPr="00096239">
              <w:t>VARCHAR (1)</w:t>
            </w:r>
          </w:p>
        </w:tc>
        <w:tc>
          <w:tcPr>
            <w:tcW w:w="3367" w:type="dxa"/>
            <w:vAlign w:val="center"/>
          </w:tcPr>
          <w:p w14:paraId="0E2C0670" w14:textId="577EA7C4" w:rsidR="00E00645" w:rsidRDefault="00B34E08" w:rsidP="00E00645">
            <w:pPr>
              <w:pStyle w:val="TableContent"/>
            </w:pPr>
            <w:r>
              <w:t>Billing number status. 0=inactive; 1=active</w:t>
            </w:r>
          </w:p>
        </w:tc>
      </w:tr>
      <w:tr w:rsidR="00E00645" w14:paraId="48FFBD7D" w14:textId="77777777" w:rsidTr="00E439EC">
        <w:tc>
          <w:tcPr>
            <w:tcW w:w="612" w:type="dxa"/>
            <w:vAlign w:val="center"/>
          </w:tcPr>
          <w:p w14:paraId="727D246A" w14:textId="77777777" w:rsidR="00E00645" w:rsidRDefault="00E00645" w:rsidP="00E00645">
            <w:pPr>
              <w:pStyle w:val="TableContent"/>
            </w:pPr>
          </w:p>
        </w:tc>
        <w:tc>
          <w:tcPr>
            <w:tcW w:w="3168" w:type="dxa"/>
          </w:tcPr>
          <w:p w14:paraId="45EAF570" w14:textId="50151BD2" w:rsidR="00E00645" w:rsidRDefault="00E00645" w:rsidP="00E00645">
            <w:pPr>
              <w:pStyle w:val="TableContent"/>
            </w:pPr>
            <w:proofErr w:type="spellStart"/>
            <w:r w:rsidRPr="00421902">
              <w:t>va_bn_reg_dt</w:t>
            </w:r>
            <w:proofErr w:type="spellEnd"/>
          </w:p>
        </w:tc>
        <w:tc>
          <w:tcPr>
            <w:tcW w:w="1620" w:type="dxa"/>
          </w:tcPr>
          <w:p w14:paraId="61D69823" w14:textId="39C04925" w:rsidR="00E00645" w:rsidRDefault="00E00645" w:rsidP="00E00645">
            <w:pPr>
              <w:pStyle w:val="TableContent"/>
            </w:pPr>
            <w:r w:rsidRPr="00096239">
              <w:t>VARCHAR (14)</w:t>
            </w:r>
          </w:p>
        </w:tc>
        <w:tc>
          <w:tcPr>
            <w:tcW w:w="3367" w:type="dxa"/>
            <w:vAlign w:val="center"/>
          </w:tcPr>
          <w:p w14:paraId="00975760" w14:textId="449E4690" w:rsidR="00E00645" w:rsidRDefault="00B34E08" w:rsidP="00E00645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dan </w:t>
            </w:r>
            <w:proofErr w:type="spellStart"/>
            <w:r>
              <w:t>waktu</w:t>
            </w:r>
            <w:proofErr w:type="spellEnd"/>
            <w:r>
              <w:t xml:space="preserve"> billing number </w:t>
            </w:r>
            <w:proofErr w:type="spellStart"/>
            <w:r>
              <w:t>dibuat</w:t>
            </w:r>
            <w:proofErr w:type="spellEnd"/>
            <w:r>
              <w:t xml:space="preserve"> </w:t>
            </w:r>
            <w:proofErr w:type="spellStart"/>
            <w:r>
              <w:t>YYYYMMDDhhmmss</w:t>
            </w:r>
            <w:proofErr w:type="spellEnd"/>
          </w:p>
        </w:tc>
      </w:tr>
      <w:tr w:rsidR="00E00645" w14:paraId="66CF8331" w14:textId="77777777" w:rsidTr="00E439EC">
        <w:tc>
          <w:tcPr>
            <w:tcW w:w="612" w:type="dxa"/>
            <w:vAlign w:val="center"/>
          </w:tcPr>
          <w:p w14:paraId="1615466C" w14:textId="77777777" w:rsidR="00E00645" w:rsidRDefault="00E00645" w:rsidP="00E00645">
            <w:pPr>
              <w:pStyle w:val="TableContent"/>
            </w:pPr>
          </w:p>
        </w:tc>
        <w:tc>
          <w:tcPr>
            <w:tcW w:w="3168" w:type="dxa"/>
          </w:tcPr>
          <w:p w14:paraId="493B4C4A" w14:textId="54D92001" w:rsidR="00E00645" w:rsidRPr="00A757C7" w:rsidRDefault="00E00645" w:rsidP="00E00645">
            <w:pPr>
              <w:pStyle w:val="TableContent"/>
            </w:pPr>
            <w:proofErr w:type="spellStart"/>
            <w:r w:rsidRPr="00421902">
              <w:t>va_bn_reg_by</w:t>
            </w:r>
            <w:proofErr w:type="spellEnd"/>
          </w:p>
        </w:tc>
        <w:tc>
          <w:tcPr>
            <w:tcW w:w="1620" w:type="dxa"/>
          </w:tcPr>
          <w:p w14:paraId="02EA8F6C" w14:textId="7012EFC1" w:rsidR="00E00645" w:rsidRDefault="00E00645" w:rsidP="00E00645">
            <w:pPr>
              <w:pStyle w:val="TableContent"/>
            </w:pPr>
            <w:r w:rsidRPr="00096239">
              <w:t>VARCHAR (20)</w:t>
            </w:r>
          </w:p>
        </w:tc>
        <w:tc>
          <w:tcPr>
            <w:tcW w:w="3367" w:type="dxa"/>
            <w:vAlign w:val="center"/>
          </w:tcPr>
          <w:p w14:paraId="7B8CE238" w14:textId="09250648" w:rsidR="00E00645" w:rsidRPr="00326BD1" w:rsidRDefault="00B34E08" w:rsidP="00E00645">
            <w:pPr>
              <w:pStyle w:val="TableContent"/>
            </w:pPr>
            <w:r>
              <w:t xml:space="preserve">User ID yang </w:t>
            </w:r>
            <w:proofErr w:type="spellStart"/>
            <w:r>
              <w:t>membuat</w:t>
            </w:r>
            <w:proofErr w:type="spellEnd"/>
            <w:r>
              <w:t xml:space="preserve"> billing number</w:t>
            </w:r>
          </w:p>
        </w:tc>
      </w:tr>
      <w:tr w:rsidR="00E00645" w14:paraId="77316718" w14:textId="77777777" w:rsidTr="00E439EC">
        <w:tc>
          <w:tcPr>
            <w:tcW w:w="612" w:type="dxa"/>
            <w:vAlign w:val="center"/>
          </w:tcPr>
          <w:p w14:paraId="41E8E184" w14:textId="77777777" w:rsidR="00E00645" w:rsidRDefault="00E00645" w:rsidP="00E00645">
            <w:pPr>
              <w:pStyle w:val="TableContent"/>
            </w:pPr>
          </w:p>
        </w:tc>
        <w:tc>
          <w:tcPr>
            <w:tcW w:w="3168" w:type="dxa"/>
          </w:tcPr>
          <w:p w14:paraId="1E206251" w14:textId="28ADA29A" w:rsidR="00E00645" w:rsidRPr="00A757C7" w:rsidRDefault="00E00645" w:rsidP="00E00645">
            <w:pPr>
              <w:pStyle w:val="TableContent"/>
            </w:pPr>
            <w:proofErr w:type="spellStart"/>
            <w:r w:rsidRPr="00421902">
              <w:t>va_bn_update_dt</w:t>
            </w:r>
            <w:proofErr w:type="spellEnd"/>
          </w:p>
        </w:tc>
        <w:tc>
          <w:tcPr>
            <w:tcW w:w="1620" w:type="dxa"/>
          </w:tcPr>
          <w:p w14:paraId="5B687D57" w14:textId="7D89AE23" w:rsidR="00E00645" w:rsidRDefault="00E00645" w:rsidP="00E00645">
            <w:pPr>
              <w:pStyle w:val="TableContent"/>
            </w:pPr>
            <w:r w:rsidRPr="00096239">
              <w:t>VARCHAR (14)</w:t>
            </w:r>
          </w:p>
        </w:tc>
        <w:tc>
          <w:tcPr>
            <w:tcW w:w="3367" w:type="dxa"/>
            <w:vAlign w:val="center"/>
          </w:tcPr>
          <w:p w14:paraId="529D4A1F" w14:textId="76DB4A5D" w:rsidR="00E00645" w:rsidRPr="00326BD1" w:rsidRDefault="00B34E08" w:rsidP="00E00645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dan </w:t>
            </w:r>
            <w:proofErr w:type="spellStart"/>
            <w:r>
              <w:t>waktu</w:t>
            </w:r>
            <w:proofErr w:type="spellEnd"/>
            <w:r>
              <w:t xml:space="preserve"> billing number </w:t>
            </w:r>
            <w:proofErr w:type="spellStart"/>
            <w:r>
              <w:t>terakhir</w:t>
            </w:r>
            <w:proofErr w:type="spellEnd"/>
            <w:r>
              <w:t xml:space="preserve"> </w:t>
            </w:r>
            <w:proofErr w:type="spellStart"/>
            <w:r>
              <w:t>diperbaharui</w:t>
            </w:r>
            <w:proofErr w:type="spellEnd"/>
            <w:r>
              <w:t xml:space="preserve"> </w:t>
            </w:r>
            <w:proofErr w:type="spellStart"/>
            <w:r>
              <w:t>YYYYMMDDhhmmss</w:t>
            </w:r>
            <w:proofErr w:type="spellEnd"/>
          </w:p>
        </w:tc>
      </w:tr>
      <w:tr w:rsidR="00E00645" w14:paraId="399B7AFF" w14:textId="77777777" w:rsidTr="00E439EC">
        <w:tc>
          <w:tcPr>
            <w:tcW w:w="612" w:type="dxa"/>
            <w:vAlign w:val="center"/>
          </w:tcPr>
          <w:p w14:paraId="3D4CE9C6" w14:textId="77777777" w:rsidR="00E00645" w:rsidRDefault="00E00645" w:rsidP="00E00645">
            <w:pPr>
              <w:pStyle w:val="TableContent"/>
            </w:pPr>
          </w:p>
        </w:tc>
        <w:tc>
          <w:tcPr>
            <w:tcW w:w="3168" w:type="dxa"/>
          </w:tcPr>
          <w:p w14:paraId="4AB113B1" w14:textId="2843B86D" w:rsidR="00E00645" w:rsidRPr="00644EC6" w:rsidRDefault="00E00645" w:rsidP="00E00645">
            <w:pPr>
              <w:pStyle w:val="TableContent"/>
            </w:pPr>
            <w:proofErr w:type="spellStart"/>
            <w:r w:rsidRPr="00421902">
              <w:t>va_bn_update_by</w:t>
            </w:r>
            <w:proofErr w:type="spellEnd"/>
          </w:p>
        </w:tc>
        <w:tc>
          <w:tcPr>
            <w:tcW w:w="1620" w:type="dxa"/>
          </w:tcPr>
          <w:p w14:paraId="064D4113" w14:textId="2CF35FF2" w:rsidR="00E00645" w:rsidRPr="00BE771C" w:rsidRDefault="00E00645" w:rsidP="00E00645">
            <w:pPr>
              <w:pStyle w:val="TableContent"/>
            </w:pPr>
            <w:r w:rsidRPr="00096239">
              <w:t>VARCHAR (20)</w:t>
            </w:r>
          </w:p>
        </w:tc>
        <w:tc>
          <w:tcPr>
            <w:tcW w:w="3367" w:type="dxa"/>
            <w:vAlign w:val="center"/>
          </w:tcPr>
          <w:p w14:paraId="5CC62C39" w14:textId="61802191" w:rsidR="00E00645" w:rsidRDefault="00B34E08" w:rsidP="00E00645">
            <w:pPr>
              <w:pStyle w:val="TableContent"/>
            </w:pPr>
            <w:r>
              <w:t xml:space="preserve">User ID yang </w:t>
            </w:r>
            <w:proofErr w:type="spellStart"/>
            <w:r>
              <w:t>memperbaharui</w:t>
            </w:r>
            <w:proofErr w:type="spellEnd"/>
            <w:r>
              <w:t xml:space="preserve"> billing number</w:t>
            </w:r>
          </w:p>
        </w:tc>
      </w:tr>
      <w:tr w:rsidR="00E00645" w14:paraId="6493A9E6" w14:textId="77777777" w:rsidTr="00E439EC">
        <w:tc>
          <w:tcPr>
            <w:tcW w:w="612" w:type="dxa"/>
            <w:vAlign w:val="center"/>
          </w:tcPr>
          <w:p w14:paraId="2D0F4CC2" w14:textId="77777777" w:rsidR="00E00645" w:rsidRDefault="00E00645" w:rsidP="00E00645">
            <w:pPr>
              <w:pStyle w:val="TableContent"/>
            </w:pPr>
          </w:p>
        </w:tc>
        <w:tc>
          <w:tcPr>
            <w:tcW w:w="3168" w:type="dxa"/>
          </w:tcPr>
          <w:p w14:paraId="3F007B47" w14:textId="4906F634" w:rsidR="00E00645" w:rsidRPr="00644EC6" w:rsidRDefault="00E00645" w:rsidP="00E00645">
            <w:pPr>
              <w:pStyle w:val="TableContent"/>
            </w:pPr>
            <w:proofErr w:type="spellStart"/>
            <w:r w:rsidRPr="00421902">
              <w:t>va_bn_approve_by</w:t>
            </w:r>
            <w:proofErr w:type="spellEnd"/>
          </w:p>
        </w:tc>
        <w:tc>
          <w:tcPr>
            <w:tcW w:w="1620" w:type="dxa"/>
          </w:tcPr>
          <w:p w14:paraId="1086339B" w14:textId="1F1D8293" w:rsidR="00E00645" w:rsidRPr="00BE771C" w:rsidRDefault="00E00645" w:rsidP="00E00645">
            <w:pPr>
              <w:pStyle w:val="TableContent"/>
            </w:pPr>
            <w:r w:rsidRPr="00096239">
              <w:t>VARCHAR (20)</w:t>
            </w:r>
          </w:p>
        </w:tc>
        <w:tc>
          <w:tcPr>
            <w:tcW w:w="3367" w:type="dxa"/>
            <w:vAlign w:val="center"/>
          </w:tcPr>
          <w:p w14:paraId="07766880" w14:textId="45C3DD78" w:rsidR="00E00645" w:rsidRDefault="00B34E08" w:rsidP="00E00645">
            <w:pPr>
              <w:pStyle w:val="TableContent"/>
            </w:pPr>
            <w:r>
              <w:t xml:space="preserve">User ID yang </w:t>
            </w:r>
            <w:proofErr w:type="spellStart"/>
            <w:r>
              <w:t>melakukan</w:t>
            </w:r>
            <w:proofErr w:type="spellEnd"/>
            <w:r>
              <w:t xml:space="preserve"> approval billing number</w:t>
            </w:r>
          </w:p>
        </w:tc>
      </w:tr>
      <w:tr w:rsidR="00E00645" w14:paraId="53C8A602" w14:textId="77777777" w:rsidTr="00E439EC">
        <w:tc>
          <w:tcPr>
            <w:tcW w:w="612" w:type="dxa"/>
            <w:vAlign w:val="center"/>
          </w:tcPr>
          <w:p w14:paraId="2469A6B2" w14:textId="77777777" w:rsidR="00E00645" w:rsidRDefault="00E00645" w:rsidP="00E00645">
            <w:pPr>
              <w:pStyle w:val="TableContent"/>
            </w:pPr>
          </w:p>
        </w:tc>
        <w:tc>
          <w:tcPr>
            <w:tcW w:w="3168" w:type="dxa"/>
          </w:tcPr>
          <w:p w14:paraId="042CC140" w14:textId="2B20031B" w:rsidR="00E00645" w:rsidRPr="00644EC6" w:rsidRDefault="00E00645" w:rsidP="00E00645">
            <w:pPr>
              <w:pStyle w:val="TableContent"/>
            </w:pPr>
            <w:proofErr w:type="spellStart"/>
            <w:r w:rsidRPr="00421902">
              <w:t>va_bn_nominal</w:t>
            </w:r>
            <w:proofErr w:type="spellEnd"/>
          </w:p>
        </w:tc>
        <w:tc>
          <w:tcPr>
            <w:tcW w:w="1620" w:type="dxa"/>
          </w:tcPr>
          <w:p w14:paraId="43FE6BC6" w14:textId="53568FDE" w:rsidR="00E00645" w:rsidRPr="00BE771C" w:rsidRDefault="00E00645" w:rsidP="00E00645">
            <w:pPr>
              <w:pStyle w:val="TableContent"/>
            </w:pPr>
            <w:r w:rsidRPr="00096239">
              <w:t>VARCHAR (12)</w:t>
            </w:r>
          </w:p>
        </w:tc>
        <w:tc>
          <w:tcPr>
            <w:tcW w:w="3367" w:type="dxa"/>
            <w:vAlign w:val="center"/>
          </w:tcPr>
          <w:p w14:paraId="12795543" w14:textId="6FB09BA6" w:rsidR="00E00645" w:rsidRDefault="00B34E08" w:rsidP="00E00645">
            <w:pPr>
              <w:pStyle w:val="TableContent"/>
            </w:pPr>
            <w:r>
              <w:t xml:space="preserve">Nominal </w:t>
            </w:r>
            <w:proofErr w:type="spellStart"/>
            <w:r>
              <w:t>tagihan</w:t>
            </w:r>
            <w:proofErr w:type="spellEnd"/>
          </w:p>
        </w:tc>
      </w:tr>
      <w:tr w:rsidR="00E00645" w14:paraId="0ECE1043" w14:textId="77777777" w:rsidTr="00E439EC">
        <w:tc>
          <w:tcPr>
            <w:tcW w:w="612" w:type="dxa"/>
            <w:vAlign w:val="center"/>
          </w:tcPr>
          <w:p w14:paraId="6C1F8F82" w14:textId="77777777" w:rsidR="00E00645" w:rsidRDefault="00E00645" w:rsidP="00E00645">
            <w:pPr>
              <w:pStyle w:val="TableContent"/>
            </w:pPr>
          </w:p>
        </w:tc>
        <w:tc>
          <w:tcPr>
            <w:tcW w:w="3168" w:type="dxa"/>
          </w:tcPr>
          <w:p w14:paraId="11D1697D" w14:textId="0623F0F6" w:rsidR="00E00645" w:rsidRPr="00644EC6" w:rsidRDefault="00E00645" w:rsidP="00E00645">
            <w:pPr>
              <w:pStyle w:val="TableContent"/>
            </w:pPr>
            <w:proofErr w:type="spellStart"/>
            <w:r w:rsidRPr="00421902">
              <w:t>va_bn_type</w:t>
            </w:r>
            <w:proofErr w:type="spellEnd"/>
          </w:p>
        </w:tc>
        <w:tc>
          <w:tcPr>
            <w:tcW w:w="1620" w:type="dxa"/>
          </w:tcPr>
          <w:p w14:paraId="29C88C3F" w14:textId="5B08D824" w:rsidR="00E00645" w:rsidRPr="00BE771C" w:rsidRDefault="00E00645" w:rsidP="00E00645">
            <w:pPr>
              <w:pStyle w:val="TableContent"/>
            </w:pPr>
            <w:r w:rsidRPr="00096239">
              <w:t>VARCHAR (1)</w:t>
            </w:r>
          </w:p>
        </w:tc>
        <w:tc>
          <w:tcPr>
            <w:tcW w:w="3367" w:type="dxa"/>
            <w:vAlign w:val="center"/>
          </w:tcPr>
          <w:p w14:paraId="0DB90A55" w14:textId="50BBDC0A" w:rsidR="00E00645" w:rsidRDefault="00B34E08" w:rsidP="00E00645">
            <w:pPr>
              <w:pStyle w:val="TableContent"/>
            </w:pPr>
            <w:proofErr w:type="spellStart"/>
            <w:proofErr w:type="gramStart"/>
            <w:r>
              <w:t>Jenis</w:t>
            </w:r>
            <w:proofErr w:type="spellEnd"/>
            <w:proofErr w:type="gramEnd"/>
            <w:r>
              <w:t xml:space="preserve"> billing</w:t>
            </w:r>
          </w:p>
        </w:tc>
      </w:tr>
      <w:tr w:rsidR="00E00645" w14:paraId="1BA43C3B" w14:textId="77777777" w:rsidTr="00E439EC">
        <w:tc>
          <w:tcPr>
            <w:tcW w:w="612" w:type="dxa"/>
            <w:vAlign w:val="center"/>
          </w:tcPr>
          <w:p w14:paraId="11488CE0" w14:textId="77777777" w:rsidR="00E00645" w:rsidRDefault="00E00645" w:rsidP="00E00645">
            <w:pPr>
              <w:pStyle w:val="TableContent"/>
            </w:pPr>
          </w:p>
        </w:tc>
        <w:tc>
          <w:tcPr>
            <w:tcW w:w="3168" w:type="dxa"/>
          </w:tcPr>
          <w:p w14:paraId="2751371B" w14:textId="2BDFD227" w:rsidR="00E00645" w:rsidRPr="00644EC6" w:rsidRDefault="00E00645" w:rsidP="00E00645">
            <w:pPr>
              <w:pStyle w:val="TableContent"/>
            </w:pPr>
            <w:proofErr w:type="spellStart"/>
            <w:r w:rsidRPr="00421902">
              <w:t>va_bn_paid</w:t>
            </w:r>
            <w:proofErr w:type="spellEnd"/>
          </w:p>
        </w:tc>
        <w:tc>
          <w:tcPr>
            <w:tcW w:w="1620" w:type="dxa"/>
          </w:tcPr>
          <w:p w14:paraId="71BBD674" w14:textId="5198EE15" w:rsidR="00E00645" w:rsidRPr="00BE771C" w:rsidRDefault="00E00645" w:rsidP="00E00645">
            <w:pPr>
              <w:pStyle w:val="TableContent"/>
            </w:pPr>
            <w:r w:rsidRPr="00096239">
              <w:t>VARCHAR (12)</w:t>
            </w:r>
          </w:p>
        </w:tc>
        <w:tc>
          <w:tcPr>
            <w:tcW w:w="3367" w:type="dxa"/>
            <w:vAlign w:val="center"/>
          </w:tcPr>
          <w:p w14:paraId="4E1F2390" w14:textId="77777777" w:rsidR="00E00645" w:rsidRDefault="00E00645" w:rsidP="00E00645">
            <w:pPr>
              <w:pStyle w:val="TableContent"/>
            </w:pPr>
          </w:p>
        </w:tc>
      </w:tr>
    </w:tbl>
    <w:p w14:paraId="2C66207B" w14:textId="77777777" w:rsidR="00CB5F9E" w:rsidRDefault="00CB5F9E" w:rsidP="00CB5F9E">
      <w:pPr>
        <w:pStyle w:val="Paragraph"/>
        <w:ind w:left="630"/>
      </w:pPr>
    </w:p>
    <w:p w14:paraId="64794687" w14:textId="05E7908F" w:rsidR="00CB5F9E" w:rsidRPr="00477121" w:rsidRDefault="0013014C" w:rsidP="00CB5F9E">
      <w:pPr>
        <w:pStyle w:val="Paragraph"/>
        <w:numPr>
          <w:ilvl w:val="0"/>
          <w:numId w:val="8"/>
        </w:numPr>
        <w:ind w:left="630" w:hanging="450"/>
        <w:rPr>
          <w:color w:val="FF0000"/>
        </w:rPr>
      </w:pPr>
      <w:proofErr w:type="spellStart"/>
      <w:r w:rsidRPr="00477121">
        <w:rPr>
          <w:color w:val="FF0000"/>
        </w:rPr>
        <w:t>tgva_</w:t>
      </w:r>
      <w:r w:rsidR="00B30041" w:rsidRPr="00477121">
        <w:rPr>
          <w:color w:val="FF0000"/>
        </w:rPr>
        <w:t>cin</w:t>
      </w:r>
      <w:proofErr w:type="spellEnd"/>
    </w:p>
    <w:tbl>
      <w:tblPr>
        <w:tblStyle w:val="TableGrid"/>
        <w:tblW w:w="8455" w:type="dxa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2065"/>
        <w:gridCol w:w="6390"/>
      </w:tblGrid>
      <w:tr w:rsidR="00CB5F9E" w14:paraId="74732B60" w14:textId="77777777" w:rsidTr="00E439EC">
        <w:tc>
          <w:tcPr>
            <w:tcW w:w="2065" w:type="dxa"/>
          </w:tcPr>
          <w:p w14:paraId="06958D7F" w14:textId="77777777" w:rsidR="00CB5F9E" w:rsidRDefault="00CB5F9E" w:rsidP="00E439EC">
            <w:pPr>
              <w:pStyle w:val="Paragraph"/>
              <w:tabs>
                <w:tab w:val="left" w:pos="1773"/>
              </w:tabs>
            </w:pPr>
            <w:r>
              <w:t xml:space="preserve">Nama </w:t>
            </w:r>
            <w:proofErr w:type="spellStart"/>
            <w:r>
              <w:t>Tabel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3261FEA7" w14:textId="1D9B7CD6" w:rsidR="00CB5F9E" w:rsidRDefault="00D644E8" w:rsidP="00E439EC">
            <w:pPr>
              <w:pStyle w:val="Paragraph"/>
            </w:pPr>
            <w:proofErr w:type="spellStart"/>
            <w:r>
              <w:t>tgva_cin</w:t>
            </w:r>
            <w:proofErr w:type="spellEnd"/>
          </w:p>
        </w:tc>
      </w:tr>
      <w:tr w:rsidR="00CB5F9E" w14:paraId="3E0BC931" w14:textId="77777777" w:rsidTr="00E439EC">
        <w:tc>
          <w:tcPr>
            <w:tcW w:w="2065" w:type="dxa"/>
          </w:tcPr>
          <w:p w14:paraId="0153F27F" w14:textId="77777777" w:rsidR="00CB5F9E" w:rsidRDefault="00CB5F9E" w:rsidP="00E439EC">
            <w:pPr>
              <w:pStyle w:val="Paragraph"/>
              <w:tabs>
                <w:tab w:val="left" w:pos="1773"/>
              </w:tabs>
            </w:pPr>
            <w:proofErr w:type="spellStart"/>
            <w:r>
              <w:t>Deskripsi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0C8AA5EA" w14:textId="0B79CAC1" w:rsidR="00CB5F9E" w:rsidRDefault="00D644E8" w:rsidP="00E439EC">
            <w:pPr>
              <w:pStyle w:val="Paragrap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client</w:t>
            </w:r>
          </w:p>
        </w:tc>
      </w:tr>
    </w:tbl>
    <w:p w14:paraId="62D6C610" w14:textId="1CCA5EE2" w:rsidR="00CB5F9E" w:rsidRDefault="00CB5F9E" w:rsidP="00CB5F9E">
      <w:pPr>
        <w:pStyle w:val="Paragraph"/>
        <w:ind w:left="630"/>
      </w:pPr>
    </w:p>
    <w:p w14:paraId="41225736" w14:textId="6A1EBBBB" w:rsidR="00ED1C36" w:rsidRDefault="00ED1C36" w:rsidP="00ED1C36">
      <w:pPr>
        <w:pStyle w:val="Caption"/>
        <w:keepNext/>
      </w:pPr>
      <w:r>
        <w:t xml:space="preserve">Tabel </w:t>
      </w:r>
      <w:fldSimple w:instr=" SEQ Tabel \* ARABIC ">
        <w:r w:rsidR="00477121">
          <w:rPr>
            <w:noProof/>
          </w:rPr>
          <w:t>22</w:t>
        </w:r>
      </w:fldSimple>
      <w:r>
        <w:rPr>
          <w:lang w:val="en-US"/>
        </w:rPr>
        <w:t xml:space="preserve">. </w:t>
      </w:r>
      <w:proofErr w:type="spellStart"/>
      <w:r>
        <w:rPr>
          <w:lang w:val="en-US"/>
        </w:rPr>
        <w:t>tgva_cin</w:t>
      </w:r>
      <w:proofErr w:type="spellEnd"/>
    </w:p>
    <w:tbl>
      <w:tblPr>
        <w:tblStyle w:val="TableGrid"/>
        <w:tblW w:w="8767" w:type="dxa"/>
        <w:tblInd w:w="175" w:type="dxa"/>
        <w:tblLook w:val="04A0" w:firstRow="1" w:lastRow="0" w:firstColumn="1" w:lastColumn="0" w:noHBand="0" w:noVBand="1"/>
      </w:tblPr>
      <w:tblGrid>
        <w:gridCol w:w="612"/>
        <w:gridCol w:w="3168"/>
        <w:gridCol w:w="1620"/>
        <w:gridCol w:w="3367"/>
      </w:tblGrid>
      <w:tr w:rsidR="00CB5F9E" w14:paraId="3917BEBF" w14:textId="77777777" w:rsidTr="00E439EC">
        <w:tc>
          <w:tcPr>
            <w:tcW w:w="612" w:type="dxa"/>
            <w:shd w:val="clear" w:color="auto" w:fill="9CC2E5" w:themeFill="accent5" w:themeFillTint="99"/>
            <w:vAlign w:val="center"/>
          </w:tcPr>
          <w:p w14:paraId="094215EA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Key ID</w:t>
            </w:r>
          </w:p>
        </w:tc>
        <w:tc>
          <w:tcPr>
            <w:tcW w:w="3168" w:type="dxa"/>
            <w:shd w:val="clear" w:color="auto" w:fill="9CC2E5" w:themeFill="accent5" w:themeFillTint="99"/>
            <w:vAlign w:val="center"/>
          </w:tcPr>
          <w:p w14:paraId="474F6E40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Nama Field</w:t>
            </w:r>
          </w:p>
        </w:tc>
        <w:tc>
          <w:tcPr>
            <w:tcW w:w="1620" w:type="dxa"/>
            <w:shd w:val="clear" w:color="auto" w:fill="9CC2E5" w:themeFill="accent5" w:themeFillTint="99"/>
            <w:vAlign w:val="center"/>
          </w:tcPr>
          <w:p w14:paraId="4D456896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Tipe</w:t>
            </w:r>
            <w:proofErr w:type="spellEnd"/>
            <w:r w:rsidRPr="007A0594">
              <w:rPr>
                <w:b/>
                <w:bCs/>
              </w:rPr>
              <w:t xml:space="preserve"> Data</w:t>
            </w:r>
          </w:p>
        </w:tc>
        <w:tc>
          <w:tcPr>
            <w:tcW w:w="3367" w:type="dxa"/>
            <w:shd w:val="clear" w:color="auto" w:fill="9CC2E5" w:themeFill="accent5" w:themeFillTint="99"/>
            <w:vAlign w:val="center"/>
          </w:tcPr>
          <w:p w14:paraId="7ACA2C70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Deskripsi</w:t>
            </w:r>
            <w:proofErr w:type="spellEnd"/>
          </w:p>
        </w:tc>
      </w:tr>
      <w:tr w:rsidR="00834419" w14:paraId="39CC1520" w14:textId="77777777" w:rsidTr="00E439EC">
        <w:tc>
          <w:tcPr>
            <w:tcW w:w="612" w:type="dxa"/>
            <w:vAlign w:val="center"/>
          </w:tcPr>
          <w:p w14:paraId="5EFD7B2E" w14:textId="77777777" w:rsidR="00834419" w:rsidRDefault="00834419" w:rsidP="00834419">
            <w:pPr>
              <w:pStyle w:val="TableContent"/>
            </w:pPr>
            <w:r>
              <w:t>PK</w:t>
            </w:r>
          </w:p>
        </w:tc>
        <w:tc>
          <w:tcPr>
            <w:tcW w:w="3168" w:type="dxa"/>
          </w:tcPr>
          <w:p w14:paraId="3D6B6CBA" w14:textId="1D7AD5AB" w:rsidR="00834419" w:rsidRDefault="00834419" w:rsidP="00834419">
            <w:pPr>
              <w:pStyle w:val="TableContent"/>
            </w:pPr>
            <w:proofErr w:type="spellStart"/>
            <w:r w:rsidRPr="00E05479">
              <w:t>va_c_cin</w:t>
            </w:r>
            <w:proofErr w:type="spellEnd"/>
          </w:p>
        </w:tc>
        <w:tc>
          <w:tcPr>
            <w:tcW w:w="1620" w:type="dxa"/>
          </w:tcPr>
          <w:p w14:paraId="5D36ED51" w14:textId="40476EF2" w:rsidR="00834419" w:rsidRDefault="00834419" w:rsidP="00834419">
            <w:pPr>
              <w:pStyle w:val="TableContent"/>
            </w:pPr>
            <w:r w:rsidRPr="004905AC">
              <w:t>VARCHAR (3)</w:t>
            </w:r>
          </w:p>
        </w:tc>
        <w:tc>
          <w:tcPr>
            <w:tcW w:w="3367" w:type="dxa"/>
            <w:vAlign w:val="center"/>
          </w:tcPr>
          <w:p w14:paraId="1F3B1CC9" w14:textId="2E4B56D6" w:rsidR="00834419" w:rsidRDefault="00834419" w:rsidP="00834419">
            <w:pPr>
              <w:pStyle w:val="TableContent"/>
            </w:pPr>
            <w:r>
              <w:t xml:space="preserve">Customer Identification </w:t>
            </w:r>
            <w:proofErr w:type="spellStart"/>
            <w:r>
              <w:t>Numbe</w:t>
            </w:r>
            <w:proofErr w:type="spellEnd"/>
          </w:p>
        </w:tc>
      </w:tr>
      <w:tr w:rsidR="00834419" w14:paraId="5010C266" w14:textId="77777777" w:rsidTr="00E439EC">
        <w:tc>
          <w:tcPr>
            <w:tcW w:w="612" w:type="dxa"/>
            <w:vAlign w:val="center"/>
          </w:tcPr>
          <w:p w14:paraId="655338C0" w14:textId="77777777" w:rsidR="00834419" w:rsidRDefault="00834419" w:rsidP="00834419">
            <w:pPr>
              <w:pStyle w:val="TableContent"/>
            </w:pPr>
          </w:p>
        </w:tc>
        <w:tc>
          <w:tcPr>
            <w:tcW w:w="3168" w:type="dxa"/>
          </w:tcPr>
          <w:p w14:paraId="44B50C92" w14:textId="0C63CC5A" w:rsidR="00834419" w:rsidRDefault="00834419" w:rsidP="00834419">
            <w:pPr>
              <w:pStyle w:val="TableContent"/>
            </w:pPr>
            <w:proofErr w:type="spellStart"/>
            <w:r w:rsidRPr="00E05479">
              <w:t>va_c_name</w:t>
            </w:r>
            <w:proofErr w:type="spellEnd"/>
          </w:p>
        </w:tc>
        <w:tc>
          <w:tcPr>
            <w:tcW w:w="1620" w:type="dxa"/>
          </w:tcPr>
          <w:p w14:paraId="70B00950" w14:textId="09B50628" w:rsidR="00834419" w:rsidRDefault="00834419" w:rsidP="00834419">
            <w:pPr>
              <w:pStyle w:val="TableContent"/>
            </w:pPr>
            <w:r w:rsidRPr="004905AC">
              <w:t>VARCHAR (50)</w:t>
            </w:r>
          </w:p>
        </w:tc>
        <w:tc>
          <w:tcPr>
            <w:tcW w:w="3367" w:type="dxa"/>
            <w:vAlign w:val="center"/>
          </w:tcPr>
          <w:p w14:paraId="2C623ED2" w14:textId="3B3B6FCE" w:rsidR="00834419" w:rsidRDefault="00834419" w:rsidP="00834419">
            <w:pPr>
              <w:pStyle w:val="TableContent"/>
            </w:pPr>
            <w:r>
              <w:t>Client name</w:t>
            </w:r>
          </w:p>
        </w:tc>
      </w:tr>
      <w:tr w:rsidR="00834419" w14:paraId="1F427CB1" w14:textId="77777777" w:rsidTr="00E439EC">
        <w:tc>
          <w:tcPr>
            <w:tcW w:w="612" w:type="dxa"/>
            <w:vAlign w:val="center"/>
          </w:tcPr>
          <w:p w14:paraId="2DFEA12B" w14:textId="77777777" w:rsidR="00834419" w:rsidRDefault="00834419" w:rsidP="00834419">
            <w:pPr>
              <w:pStyle w:val="TableContent"/>
            </w:pPr>
          </w:p>
        </w:tc>
        <w:tc>
          <w:tcPr>
            <w:tcW w:w="3168" w:type="dxa"/>
          </w:tcPr>
          <w:p w14:paraId="1C79A77F" w14:textId="6BA35A41" w:rsidR="00834419" w:rsidRPr="00644EC6" w:rsidRDefault="00834419" w:rsidP="00834419">
            <w:pPr>
              <w:pStyle w:val="TableContent"/>
            </w:pPr>
            <w:proofErr w:type="spellStart"/>
            <w:r w:rsidRPr="00E05479">
              <w:t>va_c_addr</w:t>
            </w:r>
            <w:proofErr w:type="spellEnd"/>
          </w:p>
        </w:tc>
        <w:tc>
          <w:tcPr>
            <w:tcW w:w="1620" w:type="dxa"/>
          </w:tcPr>
          <w:p w14:paraId="021B6172" w14:textId="741E920E" w:rsidR="00834419" w:rsidRPr="00BE771C" w:rsidRDefault="00834419" w:rsidP="00834419">
            <w:pPr>
              <w:pStyle w:val="TableContent"/>
            </w:pPr>
            <w:r w:rsidRPr="004905AC">
              <w:t>TEXT (0)</w:t>
            </w:r>
          </w:p>
        </w:tc>
        <w:tc>
          <w:tcPr>
            <w:tcW w:w="3367" w:type="dxa"/>
            <w:vAlign w:val="center"/>
          </w:tcPr>
          <w:p w14:paraId="6F760FA1" w14:textId="39781775" w:rsidR="00834419" w:rsidRDefault="00834419" w:rsidP="00834419">
            <w:pPr>
              <w:pStyle w:val="TableContent"/>
            </w:pPr>
            <w:r>
              <w:t>Client address</w:t>
            </w:r>
          </w:p>
        </w:tc>
      </w:tr>
      <w:tr w:rsidR="00834419" w14:paraId="2CA66D1D" w14:textId="77777777" w:rsidTr="00E439EC">
        <w:tc>
          <w:tcPr>
            <w:tcW w:w="612" w:type="dxa"/>
            <w:vAlign w:val="center"/>
          </w:tcPr>
          <w:p w14:paraId="54B65DC1" w14:textId="77777777" w:rsidR="00834419" w:rsidRDefault="00834419" w:rsidP="00834419">
            <w:pPr>
              <w:pStyle w:val="TableContent"/>
            </w:pPr>
          </w:p>
        </w:tc>
        <w:tc>
          <w:tcPr>
            <w:tcW w:w="3168" w:type="dxa"/>
          </w:tcPr>
          <w:p w14:paraId="73378B94" w14:textId="74CA6D57" w:rsidR="00834419" w:rsidRDefault="00834419" w:rsidP="00834419">
            <w:pPr>
              <w:pStyle w:val="TableContent"/>
            </w:pPr>
            <w:proofErr w:type="spellStart"/>
            <w:r w:rsidRPr="00E05479">
              <w:t>va_c_phone</w:t>
            </w:r>
            <w:proofErr w:type="spellEnd"/>
          </w:p>
        </w:tc>
        <w:tc>
          <w:tcPr>
            <w:tcW w:w="1620" w:type="dxa"/>
          </w:tcPr>
          <w:p w14:paraId="34F29E22" w14:textId="5526986E" w:rsidR="00834419" w:rsidRDefault="00834419" w:rsidP="00834419">
            <w:pPr>
              <w:pStyle w:val="TableContent"/>
            </w:pPr>
            <w:r w:rsidRPr="004905AC">
              <w:t>VARCHAR (20)</w:t>
            </w:r>
          </w:p>
        </w:tc>
        <w:tc>
          <w:tcPr>
            <w:tcW w:w="3367" w:type="dxa"/>
            <w:vAlign w:val="center"/>
          </w:tcPr>
          <w:p w14:paraId="5AA95172" w14:textId="2B4FAC3B" w:rsidR="00834419" w:rsidRDefault="00834419" w:rsidP="00834419">
            <w:pPr>
              <w:pStyle w:val="TableContent"/>
            </w:pP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ponsel</w:t>
            </w:r>
            <w:proofErr w:type="spellEnd"/>
            <w:r>
              <w:t xml:space="preserve"> client</w:t>
            </w:r>
          </w:p>
        </w:tc>
      </w:tr>
      <w:tr w:rsidR="00834419" w14:paraId="362DE721" w14:textId="77777777" w:rsidTr="00E439EC">
        <w:tc>
          <w:tcPr>
            <w:tcW w:w="612" w:type="dxa"/>
            <w:vAlign w:val="center"/>
          </w:tcPr>
          <w:p w14:paraId="07B4BE31" w14:textId="77777777" w:rsidR="00834419" w:rsidRPr="00EA73C7" w:rsidRDefault="00834419" w:rsidP="00834419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3BF10A4F" w14:textId="14D19B05" w:rsidR="00834419" w:rsidRDefault="00834419" w:rsidP="00834419">
            <w:pPr>
              <w:pStyle w:val="TableContent"/>
            </w:pPr>
            <w:proofErr w:type="spellStart"/>
            <w:r w:rsidRPr="00E05479">
              <w:t>va_c_email</w:t>
            </w:r>
            <w:proofErr w:type="spellEnd"/>
          </w:p>
        </w:tc>
        <w:tc>
          <w:tcPr>
            <w:tcW w:w="1620" w:type="dxa"/>
          </w:tcPr>
          <w:p w14:paraId="29254E7E" w14:textId="15383222" w:rsidR="00834419" w:rsidRDefault="00834419" w:rsidP="00834419">
            <w:pPr>
              <w:pStyle w:val="TableContent"/>
            </w:pPr>
            <w:r w:rsidRPr="004905AC">
              <w:t>TEXT (0)</w:t>
            </w:r>
          </w:p>
        </w:tc>
        <w:tc>
          <w:tcPr>
            <w:tcW w:w="3367" w:type="dxa"/>
            <w:vAlign w:val="center"/>
          </w:tcPr>
          <w:p w14:paraId="174110CB" w14:textId="1CF57D89" w:rsidR="00834419" w:rsidRDefault="00834419" w:rsidP="00834419">
            <w:pPr>
              <w:pStyle w:val="TableContent"/>
            </w:pPr>
            <w:r>
              <w:t>Alamat email client</w:t>
            </w:r>
          </w:p>
        </w:tc>
      </w:tr>
      <w:tr w:rsidR="00834419" w14:paraId="482A0EE1" w14:textId="77777777" w:rsidTr="00E439EC">
        <w:tc>
          <w:tcPr>
            <w:tcW w:w="612" w:type="dxa"/>
            <w:vAlign w:val="center"/>
          </w:tcPr>
          <w:p w14:paraId="1A08BD59" w14:textId="77777777" w:rsidR="00834419" w:rsidRDefault="00834419" w:rsidP="00834419">
            <w:pPr>
              <w:pStyle w:val="TableContent"/>
            </w:pPr>
          </w:p>
        </w:tc>
        <w:tc>
          <w:tcPr>
            <w:tcW w:w="3168" w:type="dxa"/>
          </w:tcPr>
          <w:p w14:paraId="5C54C96F" w14:textId="4834BE65" w:rsidR="00834419" w:rsidRDefault="00834419" w:rsidP="00834419">
            <w:pPr>
              <w:pStyle w:val="TableContent"/>
            </w:pPr>
            <w:proofErr w:type="spellStart"/>
            <w:r w:rsidRPr="00E05479">
              <w:t>va_c_status</w:t>
            </w:r>
            <w:proofErr w:type="spellEnd"/>
          </w:p>
        </w:tc>
        <w:tc>
          <w:tcPr>
            <w:tcW w:w="1620" w:type="dxa"/>
          </w:tcPr>
          <w:p w14:paraId="3BC099D1" w14:textId="0A63E575" w:rsidR="00834419" w:rsidRDefault="00834419" w:rsidP="00834419">
            <w:pPr>
              <w:pStyle w:val="TableContent"/>
            </w:pPr>
            <w:r w:rsidRPr="004905AC">
              <w:t>INT2 (16)</w:t>
            </w:r>
          </w:p>
        </w:tc>
        <w:tc>
          <w:tcPr>
            <w:tcW w:w="3367" w:type="dxa"/>
            <w:vAlign w:val="center"/>
          </w:tcPr>
          <w:p w14:paraId="66D9AF61" w14:textId="1231B811" w:rsidR="00834419" w:rsidRDefault="00834419" w:rsidP="00834419">
            <w:pPr>
              <w:pStyle w:val="TableContent"/>
            </w:pPr>
            <w:r>
              <w:t>Status client</w:t>
            </w:r>
            <w:r w:rsidR="000578AE">
              <w:t>. 0=inactive; 1=active</w:t>
            </w:r>
          </w:p>
        </w:tc>
      </w:tr>
      <w:tr w:rsidR="00834419" w14:paraId="6EBBF78D" w14:textId="77777777" w:rsidTr="00E439EC">
        <w:tc>
          <w:tcPr>
            <w:tcW w:w="612" w:type="dxa"/>
            <w:vAlign w:val="center"/>
          </w:tcPr>
          <w:p w14:paraId="1089A422" w14:textId="77777777" w:rsidR="00834419" w:rsidRDefault="00834419" w:rsidP="00834419">
            <w:pPr>
              <w:pStyle w:val="TableContent"/>
            </w:pPr>
          </w:p>
        </w:tc>
        <w:tc>
          <w:tcPr>
            <w:tcW w:w="3168" w:type="dxa"/>
          </w:tcPr>
          <w:p w14:paraId="0B6A7064" w14:textId="2A790FA5" w:rsidR="00834419" w:rsidRDefault="00834419" w:rsidP="00834419">
            <w:pPr>
              <w:pStyle w:val="TableContent"/>
            </w:pPr>
            <w:proofErr w:type="spellStart"/>
            <w:r w:rsidRPr="00E05479">
              <w:t>va_c_reg_dt</w:t>
            </w:r>
            <w:proofErr w:type="spellEnd"/>
          </w:p>
        </w:tc>
        <w:tc>
          <w:tcPr>
            <w:tcW w:w="1620" w:type="dxa"/>
          </w:tcPr>
          <w:p w14:paraId="0D665D1C" w14:textId="3486D555" w:rsidR="00834419" w:rsidRDefault="00834419" w:rsidP="00834419">
            <w:pPr>
              <w:pStyle w:val="TableContent"/>
            </w:pPr>
            <w:r w:rsidRPr="004905AC">
              <w:t>VARCHAR (14)</w:t>
            </w:r>
          </w:p>
        </w:tc>
        <w:tc>
          <w:tcPr>
            <w:tcW w:w="3367" w:type="dxa"/>
            <w:vAlign w:val="center"/>
          </w:tcPr>
          <w:p w14:paraId="2B0EB82A" w14:textId="4DFCABBD" w:rsidR="00834419" w:rsidRDefault="000578AE" w:rsidP="00834419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dan </w:t>
            </w:r>
            <w:proofErr w:type="spellStart"/>
            <w:r>
              <w:t>waktu</w:t>
            </w:r>
            <w:proofErr w:type="spellEnd"/>
            <w:r>
              <w:t xml:space="preserve"> data client </w:t>
            </w:r>
            <w:proofErr w:type="spellStart"/>
            <w:r>
              <w:t>dibuat</w:t>
            </w:r>
            <w:proofErr w:type="spellEnd"/>
            <w:r w:rsidR="00C44B85">
              <w:t xml:space="preserve"> </w:t>
            </w:r>
            <w:proofErr w:type="spellStart"/>
            <w:r w:rsidR="00C44B85">
              <w:t>YYYYMMDDhhmmss</w:t>
            </w:r>
            <w:proofErr w:type="spellEnd"/>
          </w:p>
        </w:tc>
      </w:tr>
      <w:tr w:rsidR="00834419" w14:paraId="61B24A12" w14:textId="77777777" w:rsidTr="00E439EC">
        <w:tc>
          <w:tcPr>
            <w:tcW w:w="612" w:type="dxa"/>
            <w:vAlign w:val="center"/>
          </w:tcPr>
          <w:p w14:paraId="3C14C353" w14:textId="77777777" w:rsidR="00834419" w:rsidRDefault="00834419" w:rsidP="00834419">
            <w:pPr>
              <w:pStyle w:val="TableContent"/>
            </w:pPr>
          </w:p>
        </w:tc>
        <w:tc>
          <w:tcPr>
            <w:tcW w:w="3168" w:type="dxa"/>
          </w:tcPr>
          <w:p w14:paraId="03961E99" w14:textId="0159F673" w:rsidR="00834419" w:rsidRDefault="00834419" w:rsidP="00834419">
            <w:pPr>
              <w:pStyle w:val="TableContent"/>
            </w:pPr>
            <w:proofErr w:type="spellStart"/>
            <w:r w:rsidRPr="00E05479">
              <w:t>va_c_reg_by</w:t>
            </w:r>
            <w:proofErr w:type="spellEnd"/>
          </w:p>
        </w:tc>
        <w:tc>
          <w:tcPr>
            <w:tcW w:w="1620" w:type="dxa"/>
          </w:tcPr>
          <w:p w14:paraId="31208616" w14:textId="720D1413" w:rsidR="00834419" w:rsidRDefault="00834419" w:rsidP="00834419">
            <w:pPr>
              <w:pStyle w:val="TableContent"/>
            </w:pPr>
            <w:r w:rsidRPr="004905AC">
              <w:t>VARCHAR (20)</w:t>
            </w:r>
          </w:p>
        </w:tc>
        <w:tc>
          <w:tcPr>
            <w:tcW w:w="3367" w:type="dxa"/>
            <w:vAlign w:val="center"/>
          </w:tcPr>
          <w:p w14:paraId="47C4BDCD" w14:textId="6ECAB4E9" w:rsidR="00834419" w:rsidRDefault="00C44B85" w:rsidP="00834419">
            <w:pPr>
              <w:pStyle w:val="TableContent"/>
            </w:pPr>
            <w:r>
              <w:t xml:space="preserve">User ID yang </w:t>
            </w:r>
            <w:proofErr w:type="spellStart"/>
            <w:r>
              <w:t>membuat</w:t>
            </w:r>
            <w:proofErr w:type="spellEnd"/>
            <w:r>
              <w:t xml:space="preserve"> data client</w:t>
            </w:r>
          </w:p>
        </w:tc>
      </w:tr>
      <w:tr w:rsidR="00834419" w14:paraId="09FD1AA4" w14:textId="77777777" w:rsidTr="00E439EC">
        <w:tc>
          <w:tcPr>
            <w:tcW w:w="612" w:type="dxa"/>
            <w:vAlign w:val="center"/>
          </w:tcPr>
          <w:p w14:paraId="0FD08443" w14:textId="77777777" w:rsidR="00834419" w:rsidRDefault="00834419" w:rsidP="00834419">
            <w:pPr>
              <w:pStyle w:val="TableContent"/>
            </w:pPr>
          </w:p>
        </w:tc>
        <w:tc>
          <w:tcPr>
            <w:tcW w:w="3168" w:type="dxa"/>
          </w:tcPr>
          <w:p w14:paraId="4D6EAB25" w14:textId="73505485" w:rsidR="00834419" w:rsidRPr="00A757C7" w:rsidRDefault="00834419" w:rsidP="00834419">
            <w:pPr>
              <w:pStyle w:val="TableContent"/>
            </w:pPr>
            <w:proofErr w:type="spellStart"/>
            <w:r w:rsidRPr="00E05479">
              <w:t>va_c_update_dt</w:t>
            </w:r>
            <w:proofErr w:type="spellEnd"/>
          </w:p>
        </w:tc>
        <w:tc>
          <w:tcPr>
            <w:tcW w:w="1620" w:type="dxa"/>
          </w:tcPr>
          <w:p w14:paraId="29A89C1C" w14:textId="6A76021A" w:rsidR="00834419" w:rsidRDefault="00834419" w:rsidP="00834419">
            <w:pPr>
              <w:pStyle w:val="TableContent"/>
            </w:pPr>
            <w:r w:rsidRPr="004905AC">
              <w:t>VARCHAR (14)</w:t>
            </w:r>
          </w:p>
        </w:tc>
        <w:tc>
          <w:tcPr>
            <w:tcW w:w="3367" w:type="dxa"/>
            <w:vAlign w:val="center"/>
          </w:tcPr>
          <w:p w14:paraId="4479A6B4" w14:textId="5B0826D9" w:rsidR="00834419" w:rsidRPr="00326BD1" w:rsidRDefault="00C44B85" w:rsidP="00834419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dan </w:t>
            </w:r>
            <w:proofErr w:type="spellStart"/>
            <w:r>
              <w:t>waktu</w:t>
            </w:r>
            <w:proofErr w:type="spellEnd"/>
            <w:r>
              <w:t xml:space="preserve"> data client </w:t>
            </w:r>
            <w:proofErr w:type="spellStart"/>
            <w:r>
              <w:t>terakhir</w:t>
            </w:r>
            <w:proofErr w:type="spellEnd"/>
            <w:r>
              <w:t xml:space="preserve"> </w:t>
            </w:r>
            <w:proofErr w:type="spellStart"/>
            <w:r>
              <w:t>diperbaharui</w:t>
            </w:r>
            <w:proofErr w:type="spellEnd"/>
            <w:r>
              <w:t xml:space="preserve"> </w:t>
            </w:r>
            <w:proofErr w:type="spellStart"/>
            <w:r>
              <w:t>YYYYMMDDhhmmss</w:t>
            </w:r>
            <w:proofErr w:type="spellEnd"/>
          </w:p>
        </w:tc>
      </w:tr>
      <w:tr w:rsidR="00834419" w14:paraId="2F0E0CDC" w14:textId="77777777" w:rsidTr="00E439EC">
        <w:tc>
          <w:tcPr>
            <w:tcW w:w="612" w:type="dxa"/>
            <w:vAlign w:val="center"/>
          </w:tcPr>
          <w:p w14:paraId="4DF3B17C" w14:textId="77777777" w:rsidR="00834419" w:rsidRDefault="00834419" w:rsidP="00834419">
            <w:pPr>
              <w:pStyle w:val="TableContent"/>
            </w:pPr>
          </w:p>
        </w:tc>
        <w:tc>
          <w:tcPr>
            <w:tcW w:w="3168" w:type="dxa"/>
          </w:tcPr>
          <w:p w14:paraId="18ECCCD3" w14:textId="6BC75BBD" w:rsidR="00834419" w:rsidRPr="00A757C7" w:rsidRDefault="00834419" w:rsidP="00834419">
            <w:pPr>
              <w:pStyle w:val="TableContent"/>
            </w:pPr>
            <w:proofErr w:type="spellStart"/>
            <w:r w:rsidRPr="00E05479">
              <w:t>va_c_update_by</w:t>
            </w:r>
            <w:proofErr w:type="spellEnd"/>
          </w:p>
        </w:tc>
        <w:tc>
          <w:tcPr>
            <w:tcW w:w="1620" w:type="dxa"/>
          </w:tcPr>
          <w:p w14:paraId="4F7A67E9" w14:textId="24128FE1" w:rsidR="00834419" w:rsidRDefault="00834419" w:rsidP="00834419">
            <w:pPr>
              <w:pStyle w:val="TableContent"/>
            </w:pPr>
            <w:r w:rsidRPr="004905AC">
              <w:t>VARCHAR (20)</w:t>
            </w:r>
          </w:p>
        </w:tc>
        <w:tc>
          <w:tcPr>
            <w:tcW w:w="3367" w:type="dxa"/>
            <w:vAlign w:val="center"/>
          </w:tcPr>
          <w:p w14:paraId="25F12465" w14:textId="21EDF188" w:rsidR="00834419" w:rsidRPr="00326BD1" w:rsidRDefault="00C44B85" w:rsidP="00834419">
            <w:pPr>
              <w:pStyle w:val="TableContent"/>
            </w:pPr>
            <w:r>
              <w:t xml:space="preserve">User ID yang </w:t>
            </w:r>
            <w:proofErr w:type="spellStart"/>
            <w:r>
              <w:t>memperbaharui</w:t>
            </w:r>
            <w:proofErr w:type="spellEnd"/>
            <w:r>
              <w:t xml:space="preserve"> data client</w:t>
            </w:r>
          </w:p>
        </w:tc>
      </w:tr>
      <w:tr w:rsidR="00834419" w14:paraId="2A62547F" w14:textId="77777777" w:rsidTr="00E439EC">
        <w:tc>
          <w:tcPr>
            <w:tcW w:w="612" w:type="dxa"/>
            <w:vAlign w:val="center"/>
          </w:tcPr>
          <w:p w14:paraId="4910296A" w14:textId="77777777" w:rsidR="00834419" w:rsidRDefault="00834419" w:rsidP="00834419">
            <w:pPr>
              <w:pStyle w:val="TableContent"/>
            </w:pPr>
          </w:p>
        </w:tc>
        <w:tc>
          <w:tcPr>
            <w:tcW w:w="3168" w:type="dxa"/>
          </w:tcPr>
          <w:p w14:paraId="0C11AB04" w14:textId="5A175CEA" w:rsidR="00834419" w:rsidRPr="00644EC6" w:rsidRDefault="00834419" w:rsidP="00834419">
            <w:pPr>
              <w:pStyle w:val="TableContent"/>
            </w:pPr>
            <w:proofErr w:type="spellStart"/>
            <w:r w:rsidRPr="00E05479">
              <w:t>va_c_adm_amnt</w:t>
            </w:r>
            <w:proofErr w:type="spellEnd"/>
          </w:p>
        </w:tc>
        <w:tc>
          <w:tcPr>
            <w:tcW w:w="1620" w:type="dxa"/>
          </w:tcPr>
          <w:p w14:paraId="1CDA7453" w14:textId="17E1DFAB" w:rsidR="00834419" w:rsidRPr="00BE771C" w:rsidRDefault="00834419" w:rsidP="00834419">
            <w:pPr>
              <w:pStyle w:val="TableContent"/>
            </w:pPr>
            <w:r w:rsidRPr="004905AC">
              <w:t>VARCHAR (16)</w:t>
            </w:r>
          </w:p>
        </w:tc>
        <w:tc>
          <w:tcPr>
            <w:tcW w:w="3367" w:type="dxa"/>
            <w:vAlign w:val="center"/>
          </w:tcPr>
          <w:p w14:paraId="03AD4CA7" w14:textId="734FC67F" w:rsidR="00834419" w:rsidRDefault="00C44B85" w:rsidP="00834419">
            <w:pPr>
              <w:pStyle w:val="TableContent"/>
            </w:pPr>
            <w:r>
              <w:t xml:space="preserve">Nominal </w:t>
            </w:r>
            <w:proofErr w:type="spellStart"/>
            <w:r>
              <w:t>biaya</w:t>
            </w:r>
            <w:proofErr w:type="spellEnd"/>
            <w:r>
              <w:t xml:space="preserve"> admin</w:t>
            </w:r>
          </w:p>
        </w:tc>
      </w:tr>
      <w:tr w:rsidR="00834419" w14:paraId="75719F74" w14:textId="77777777" w:rsidTr="00E439EC">
        <w:tc>
          <w:tcPr>
            <w:tcW w:w="612" w:type="dxa"/>
            <w:vAlign w:val="center"/>
          </w:tcPr>
          <w:p w14:paraId="05AABE75" w14:textId="77777777" w:rsidR="00834419" w:rsidRDefault="00834419" w:rsidP="00834419">
            <w:pPr>
              <w:pStyle w:val="TableContent"/>
            </w:pPr>
          </w:p>
        </w:tc>
        <w:tc>
          <w:tcPr>
            <w:tcW w:w="3168" w:type="dxa"/>
          </w:tcPr>
          <w:p w14:paraId="02594608" w14:textId="4D547591" w:rsidR="00834419" w:rsidRPr="00644EC6" w:rsidRDefault="00834419" w:rsidP="00834419">
            <w:pPr>
              <w:pStyle w:val="TableContent"/>
            </w:pPr>
            <w:proofErr w:type="spellStart"/>
            <w:r w:rsidRPr="00E05479">
              <w:t>va_c_adm_acc</w:t>
            </w:r>
            <w:proofErr w:type="spellEnd"/>
          </w:p>
        </w:tc>
        <w:tc>
          <w:tcPr>
            <w:tcW w:w="1620" w:type="dxa"/>
          </w:tcPr>
          <w:p w14:paraId="35E044DF" w14:textId="0F8A4D26" w:rsidR="00834419" w:rsidRPr="00BE771C" w:rsidRDefault="00834419" w:rsidP="00834419">
            <w:pPr>
              <w:pStyle w:val="TableContent"/>
            </w:pPr>
            <w:r w:rsidRPr="004905AC">
              <w:t>VARCHAR (16)</w:t>
            </w:r>
          </w:p>
        </w:tc>
        <w:tc>
          <w:tcPr>
            <w:tcW w:w="3367" w:type="dxa"/>
            <w:vAlign w:val="center"/>
          </w:tcPr>
          <w:p w14:paraId="77BF000B" w14:textId="75DE8CFB" w:rsidR="00834419" w:rsidRDefault="00C44B85" w:rsidP="00834419">
            <w:pPr>
              <w:pStyle w:val="TableContent"/>
            </w:pPr>
            <w:proofErr w:type="spellStart"/>
            <w:r>
              <w:t>Rekening</w:t>
            </w:r>
            <w:proofErr w:type="spellEnd"/>
            <w:r>
              <w:t xml:space="preserve"> </w:t>
            </w:r>
            <w:proofErr w:type="spellStart"/>
            <w:r>
              <w:t>penampungan</w:t>
            </w:r>
            <w:proofErr w:type="spellEnd"/>
            <w:r>
              <w:t xml:space="preserve"> </w:t>
            </w:r>
            <w:proofErr w:type="spellStart"/>
            <w:r>
              <w:t>biaya</w:t>
            </w:r>
            <w:proofErr w:type="spellEnd"/>
            <w:r>
              <w:t xml:space="preserve"> admin</w:t>
            </w:r>
          </w:p>
        </w:tc>
      </w:tr>
    </w:tbl>
    <w:p w14:paraId="1AA6BA34" w14:textId="77777777" w:rsidR="00CB5F9E" w:rsidRDefault="00CB5F9E" w:rsidP="00CB5F9E">
      <w:pPr>
        <w:pStyle w:val="Paragraph"/>
        <w:ind w:left="630"/>
      </w:pPr>
    </w:p>
    <w:p w14:paraId="6A61478D" w14:textId="5192C299" w:rsidR="0013014C" w:rsidRPr="00477121" w:rsidRDefault="0013014C" w:rsidP="007131C3">
      <w:pPr>
        <w:pStyle w:val="Paragraph"/>
        <w:numPr>
          <w:ilvl w:val="0"/>
          <w:numId w:val="8"/>
        </w:numPr>
        <w:ind w:left="630" w:hanging="450"/>
        <w:rPr>
          <w:color w:val="FF0000"/>
        </w:rPr>
      </w:pPr>
      <w:proofErr w:type="spellStart"/>
      <w:r w:rsidRPr="00477121">
        <w:rPr>
          <w:color w:val="FF0000"/>
        </w:rPr>
        <w:t>tgva_</w:t>
      </w:r>
      <w:r w:rsidR="00B30041" w:rsidRPr="00477121">
        <w:rPr>
          <w:color w:val="FF0000"/>
        </w:rPr>
        <w:t>cleansing_bn</w:t>
      </w:r>
      <w:proofErr w:type="spellEnd"/>
    </w:p>
    <w:tbl>
      <w:tblPr>
        <w:tblStyle w:val="TableGrid"/>
        <w:tblW w:w="8455" w:type="dxa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2065"/>
        <w:gridCol w:w="6390"/>
      </w:tblGrid>
      <w:tr w:rsidR="00CB5F9E" w14:paraId="1A04FA81" w14:textId="77777777" w:rsidTr="00E439EC">
        <w:tc>
          <w:tcPr>
            <w:tcW w:w="2065" w:type="dxa"/>
          </w:tcPr>
          <w:p w14:paraId="65323135" w14:textId="77777777" w:rsidR="00CB5F9E" w:rsidRDefault="00CB5F9E" w:rsidP="00E439EC">
            <w:pPr>
              <w:pStyle w:val="Paragraph"/>
              <w:tabs>
                <w:tab w:val="left" w:pos="1773"/>
              </w:tabs>
            </w:pPr>
            <w:r>
              <w:t xml:space="preserve">Nama </w:t>
            </w:r>
            <w:proofErr w:type="spellStart"/>
            <w:r>
              <w:t>Tabel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51969CAA" w14:textId="4B12D663" w:rsidR="00CB5F9E" w:rsidRDefault="00D644E8" w:rsidP="00E439EC">
            <w:pPr>
              <w:pStyle w:val="Paragraph"/>
            </w:pPr>
            <w:proofErr w:type="spellStart"/>
            <w:r>
              <w:t>tgva_cleansing_bn</w:t>
            </w:r>
            <w:proofErr w:type="spellEnd"/>
          </w:p>
        </w:tc>
      </w:tr>
      <w:tr w:rsidR="00CB5F9E" w14:paraId="36CB73CD" w14:textId="77777777" w:rsidTr="00E439EC">
        <w:tc>
          <w:tcPr>
            <w:tcW w:w="2065" w:type="dxa"/>
          </w:tcPr>
          <w:p w14:paraId="4C0AEB0C" w14:textId="77777777" w:rsidR="00CB5F9E" w:rsidRDefault="00CB5F9E" w:rsidP="00E439EC">
            <w:pPr>
              <w:pStyle w:val="Paragraph"/>
              <w:tabs>
                <w:tab w:val="left" w:pos="1773"/>
              </w:tabs>
            </w:pPr>
            <w:proofErr w:type="spellStart"/>
            <w:r>
              <w:t>Deskripsi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59E81070" w14:textId="77777777" w:rsidR="00CB5F9E" w:rsidRDefault="00CB5F9E" w:rsidP="00E439EC">
            <w:pPr>
              <w:pStyle w:val="Paragraph"/>
            </w:pPr>
          </w:p>
        </w:tc>
      </w:tr>
    </w:tbl>
    <w:p w14:paraId="064048B1" w14:textId="19505DF6" w:rsidR="00CB5F9E" w:rsidRDefault="00CB5F9E" w:rsidP="00CB5F9E">
      <w:pPr>
        <w:pStyle w:val="Paragraph"/>
        <w:ind w:left="630"/>
      </w:pPr>
    </w:p>
    <w:p w14:paraId="5D6385A4" w14:textId="3176F0B7" w:rsidR="007E2906" w:rsidRDefault="007E2906" w:rsidP="007E2906">
      <w:pPr>
        <w:pStyle w:val="Caption"/>
        <w:keepNext/>
      </w:pPr>
      <w:r>
        <w:t xml:space="preserve">Tabel </w:t>
      </w:r>
      <w:fldSimple w:instr=" SEQ Tabel \* ARABIC ">
        <w:r w:rsidR="00477121">
          <w:rPr>
            <w:noProof/>
          </w:rPr>
          <w:t>23</w:t>
        </w:r>
      </w:fldSimple>
      <w:r>
        <w:rPr>
          <w:lang w:val="en-US"/>
        </w:rPr>
        <w:t xml:space="preserve">. </w:t>
      </w:r>
      <w:proofErr w:type="spellStart"/>
      <w:r>
        <w:rPr>
          <w:lang w:val="en-US"/>
        </w:rPr>
        <w:t>tgva_cleansing_bn</w:t>
      </w:r>
      <w:proofErr w:type="spellEnd"/>
    </w:p>
    <w:tbl>
      <w:tblPr>
        <w:tblStyle w:val="TableGrid"/>
        <w:tblW w:w="8767" w:type="dxa"/>
        <w:tblInd w:w="175" w:type="dxa"/>
        <w:tblLook w:val="04A0" w:firstRow="1" w:lastRow="0" w:firstColumn="1" w:lastColumn="0" w:noHBand="0" w:noVBand="1"/>
      </w:tblPr>
      <w:tblGrid>
        <w:gridCol w:w="612"/>
        <w:gridCol w:w="3168"/>
        <w:gridCol w:w="1620"/>
        <w:gridCol w:w="3367"/>
      </w:tblGrid>
      <w:tr w:rsidR="00CB5F9E" w14:paraId="27043706" w14:textId="77777777" w:rsidTr="00E439EC">
        <w:tc>
          <w:tcPr>
            <w:tcW w:w="612" w:type="dxa"/>
            <w:shd w:val="clear" w:color="auto" w:fill="9CC2E5" w:themeFill="accent5" w:themeFillTint="99"/>
            <w:vAlign w:val="center"/>
          </w:tcPr>
          <w:p w14:paraId="7155EDDC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Key ID</w:t>
            </w:r>
          </w:p>
        </w:tc>
        <w:tc>
          <w:tcPr>
            <w:tcW w:w="3168" w:type="dxa"/>
            <w:shd w:val="clear" w:color="auto" w:fill="9CC2E5" w:themeFill="accent5" w:themeFillTint="99"/>
            <w:vAlign w:val="center"/>
          </w:tcPr>
          <w:p w14:paraId="089303CA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Nama Field</w:t>
            </w:r>
          </w:p>
        </w:tc>
        <w:tc>
          <w:tcPr>
            <w:tcW w:w="1620" w:type="dxa"/>
            <w:shd w:val="clear" w:color="auto" w:fill="9CC2E5" w:themeFill="accent5" w:themeFillTint="99"/>
            <w:vAlign w:val="center"/>
          </w:tcPr>
          <w:p w14:paraId="0B052165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Tipe</w:t>
            </w:r>
            <w:proofErr w:type="spellEnd"/>
            <w:r w:rsidRPr="007A0594">
              <w:rPr>
                <w:b/>
                <w:bCs/>
              </w:rPr>
              <w:t xml:space="preserve"> Data</w:t>
            </w:r>
          </w:p>
        </w:tc>
        <w:tc>
          <w:tcPr>
            <w:tcW w:w="3367" w:type="dxa"/>
            <w:shd w:val="clear" w:color="auto" w:fill="9CC2E5" w:themeFill="accent5" w:themeFillTint="99"/>
            <w:vAlign w:val="center"/>
          </w:tcPr>
          <w:p w14:paraId="5EDEDE54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Deskripsi</w:t>
            </w:r>
            <w:proofErr w:type="spellEnd"/>
          </w:p>
        </w:tc>
      </w:tr>
      <w:tr w:rsidR="00DA08C4" w14:paraId="17936E76" w14:textId="77777777" w:rsidTr="00E439EC">
        <w:tc>
          <w:tcPr>
            <w:tcW w:w="612" w:type="dxa"/>
            <w:vAlign w:val="center"/>
          </w:tcPr>
          <w:p w14:paraId="67BFBA58" w14:textId="77777777" w:rsidR="00DA08C4" w:rsidRDefault="00DA08C4" w:rsidP="00DA08C4">
            <w:pPr>
              <w:pStyle w:val="TableContent"/>
            </w:pPr>
            <w:r>
              <w:t>PK</w:t>
            </w:r>
          </w:p>
        </w:tc>
        <w:tc>
          <w:tcPr>
            <w:tcW w:w="3168" w:type="dxa"/>
          </w:tcPr>
          <w:p w14:paraId="415CA1A7" w14:textId="068642DF" w:rsidR="00DA08C4" w:rsidRDefault="00DA08C4" w:rsidP="00DA08C4">
            <w:pPr>
              <w:pStyle w:val="TableContent"/>
            </w:pPr>
            <w:proofErr w:type="spellStart"/>
            <w:r w:rsidRPr="000B4C66">
              <w:t>va_cln_id</w:t>
            </w:r>
            <w:proofErr w:type="spellEnd"/>
          </w:p>
        </w:tc>
        <w:tc>
          <w:tcPr>
            <w:tcW w:w="1620" w:type="dxa"/>
          </w:tcPr>
          <w:p w14:paraId="19B25BC9" w14:textId="37331D8D" w:rsidR="00DA08C4" w:rsidRDefault="00DA08C4" w:rsidP="00DA08C4">
            <w:pPr>
              <w:pStyle w:val="TableContent"/>
            </w:pPr>
            <w:r w:rsidRPr="009A4518">
              <w:t>VARCHAR (36)</w:t>
            </w:r>
          </w:p>
        </w:tc>
        <w:tc>
          <w:tcPr>
            <w:tcW w:w="3367" w:type="dxa"/>
            <w:vAlign w:val="center"/>
          </w:tcPr>
          <w:p w14:paraId="6A77F8DF" w14:textId="77777777" w:rsidR="00DA08C4" w:rsidRDefault="00DA08C4" w:rsidP="00DA08C4">
            <w:pPr>
              <w:pStyle w:val="TableContent"/>
            </w:pPr>
          </w:p>
        </w:tc>
      </w:tr>
      <w:tr w:rsidR="00DA08C4" w14:paraId="55046DD6" w14:textId="77777777" w:rsidTr="00E439EC">
        <w:tc>
          <w:tcPr>
            <w:tcW w:w="612" w:type="dxa"/>
            <w:vAlign w:val="center"/>
          </w:tcPr>
          <w:p w14:paraId="0E016A7B" w14:textId="77777777" w:rsidR="00DA08C4" w:rsidRDefault="00DA08C4" w:rsidP="00DA08C4">
            <w:pPr>
              <w:pStyle w:val="TableContent"/>
            </w:pPr>
          </w:p>
        </w:tc>
        <w:tc>
          <w:tcPr>
            <w:tcW w:w="3168" w:type="dxa"/>
          </w:tcPr>
          <w:p w14:paraId="675E9A57" w14:textId="67C02B24" w:rsidR="00DA08C4" w:rsidRDefault="00DA08C4" w:rsidP="00DA08C4">
            <w:pPr>
              <w:pStyle w:val="TableContent"/>
            </w:pPr>
            <w:proofErr w:type="spellStart"/>
            <w:r w:rsidRPr="000B4C66">
              <w:t>va_bn_id</w:t>
            </w:r>
            <w:proofErr w:type="spellEnd"/>
          </w:p>
        </w:tc>
        <w:tc>
          <w:tcPr>
            <w:tcW w:w="1620" w:type="dxa"/>
          </w:tcPr>
          <w:p w14:paraId="3353FB82" w14:textId="344338E1" w:rsidR="00DA08C4" w:rsidRDefault="00DA08C4" w:rsidP="00DA08C4">
            <w:pPr>
              <w:pStyle w:val="TableContent"/>
            </w:pPr>
            <w:r w:rsidRPr="009A4518">
              <w:t>VARCHAR (11)</w:t>
            </w:r>
          </w:p>
        </w:tc>
        <w:tc>
          <w:tcPr>
            <w:tcW w:w="3367" w:type="dxa"/>
            <w:vAlign w:val="center"/>
          </w:tcPr>
          <w:p w14:paraId="37E48664" w14:textId="77777777" w:rsidR="00DA08C4" w:rsidRDefault="00DA08C4" w:rsidP="00DA08C4">
            <w:pPr>
              <w:pStyle w:val="TableContent"/>
            </w:pPr>
          </w:p>
        </w:tc>
      </w:tr>
      <w:tr w:rsidR="00DA08C4" w14:paraId="5CCA0E32" w14:textId="77777777" w:rsidTr="00E439EC">
        <w:tc>
          <w:tcPr>
            <w:tcW w:w="612" w:type="dxa"/>
            <w:vAlign w:val="center"/>
          </w:tcPr>
          <w:p w14:paraId="25F69DD5" w14:textId="77777777" w:rsidR="00DA08C4" w:rsidRDefault="00DA08C4" w:rsidP="00DA08C4">
            <w:pPr>
              <w:pStyle w:val="TableContent"/>
            </w:pPr>
          </w:p>
        </w:tc>
        <w:tc>
          <w:tcPr>
            <w:tcW w:w="3168" w:type="dxa"/>
          </w:tcPr>
          <w:p w14:paraId="0111CE39" w14:textId="524404E1" w:rsidR="00DA08C4" w:rsidRPr="00644EC6" w:rsidRDefault="00DA08C4" w:rsidP="00DA08C4">
            <w:pPr>
              <w:pStyle w:val="TableContent"/>
            </w:pPr>
            <w:proofErr w:type="spellStart"/>
            <w:r w:rsidRPr="000B4C66">
              <w:t>va_c_cin</w:t>
            </w:r>
            <w:proofErr w:type="spellEnd"/>
          </w:p>
        </w:tc>
        <w:tc>
          <w:tcPr>
            <w:tcW w:w="1620" w:type="dxa"/>
          </w:tcPr>
          <w:p w14:paraId="23210C05" w14:textId="53EF58BE" w:rsidR="00DA08C4" w:rsidRPr="00BE771C" w:rsidRDefault="00DA08C4" w:rsidP="00DA08C4">
            <w:pPr>
              <w:pStyle w:val="TableContent"/>
            </w:pPr>
            <w:r w:rsidRPr="009A4518">
              <w:t>VARCHAR (3)</w:t>
            </w:r>
          </w:p>
        </w:tc>
        <w:tc>
          <w:tcPr>
            <w:tcW w:w="3367" w:type="dxa"/>
            <w:vAlign w:val="center"/>
          </w:tcPr>
          <w:p w14:paraId="45D6CED8" w14:textId="77777777" w:rsidR="00DA08C4" w:rsidRDefault="00DA08C4" w:rsidP="00DA08C4">
            <w:pPr>
              <w:pStyle w:val="TableContent"/>
            </w:pPr>
          </w:p>
        </w:tc>
      </w:tr>
      <w:tr w:rsidR="00DA08C4" w14:paraId="7FB56818" w14:textId="77777777" w:rsidTr="00E439EC">
        <w:tc>
          <w:tcPr>
            <w:tcW w:w="612" w:type="dxa"/>
            <w:vAlign w:val="center"/>
          </w:tcPr>
          <w:p w14:paraId="4E8F6E87" w14:textId="77777777" w:rsidR="00DA08C4" w:rsidRDefault="00DA08C4" w:rsidP="00DA08C4">
            <w:pPr>
              <w:pStyle w:val="TableContent"/>
            </w:pPr>
          </w:p>
        </w:tc>
        <w:tc>
          <w:tcPr>
            <w:tcW w:w="3168" w:type="dxa"/>
          </w:tcPr>
          <w:p w14:paraId="6F900D21" w14:textId="167C0ECC" w:rsidR="00DA08C4" w:rsidRDefault="00DA08C4" w:rsidP="00DA08C4">
            <w:pPr>
              <w:pStyle w:val="TableContent"/>
            </w:pPr>
            <w:proofErr w:type="spellStart"/>
            <w:r w:rsidRPr="000B4C66">
              <w:t>va_bc_id</w:t>
            </w:r>
            <w:proofErr w:type="spellEnd"/>
          </w:p>
        </w:tc>
        <w:tc>
          <w:tcPr>
            <w:tcW w:w="1620" w:type="dxa"/>
          </w:tcPr>
          <w:p w14:paraId="04548DE6" w14:textId="5D693BA8" w:rsidR="00DA08C4" w:rsidRDefault="00DA08C4" w:rsidP="00DA08C4">
            <w:pPr>
              <w:pStyle w:val="TableContent"/>
            </w:pPr>
            <w:r w:rsidRPr="009A4518">
              <w:t>VARCHAR (2)</w:t>
            </w:r>
          </w:p>
        </w:tc>
        <w:tc>
          <w:tcPr>
            <w:tcW w:w="3367" w:type="dxa"/>
            <w:vAlign w:val="center"/>
          </w:tcPr>
          <w:p w14:paraId="3AD45B0A" w14:textId="77777777" w:rsidR="00DA08C4" w:rsidRDefault="00DA08C4" w:rsidP="00DA08C4">
            <w:pPr>
              <w:pStyle w:val="TableContent"/>
            </w:pPr>
          </w:p>
        </w:tc>
      </w:tr>
      <w:tr w:rsidR="00DA08C4" w14:paraId="13D7F497" w14:textId="77777777" w:rsidTr="00E439EC">
        <w:tc>
          <w:tcPr>
            <w:tcW w:w="612" w:type="dxa"/>
            <w:vAlign w:val="center"/>
          </w:tcPr>
          <w:p w14:paraId="6D675C46" w14:textId="77777777" w:rsidR="00DA08C4" w:rsidRPr="00EA73C7" w:rsidRDefault="00DA08C4" w:rsidP="00DA08C4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314BD780" w14:textId="30506088" w:rsidR="00DA08C4" w:rsidRDefault="00DA08C4" w:rsidP="00DA08C4">
            <w:pPr>
              <w:pStyle w:val="TableContent"/>
            </w:pPr>
            <w:proofErr w:type="spellStart"/>
            <w:r w:rsidRPr="000B4C66">
              <w:t>va_bn_code</w:t>
            </w:r>
            <w:proofErr w:type="spellEnd"/>
          </w:p>
        </w:tc>
        <w:tc>
          <w:tcPr>
            <w:tcW w:w="1620" w:type="dxa"/>
          </w:tcPr>
          <w:p w14:paraId="45971CE5" w14:textId="2A52DAB6" w:rsidR="00DA08C4" w:rsidRDefault="00DA08C4" w:rsidP="00DA08C4">
            <w:pPr>
              <w:pStyle w:val="TableContent"/>
            </w:pPr>
            <w:r w:rsidRPr="009A4518">
              <w:t>VARCHAR (11)</w:t>
            </w:r>
          </w:p>
        </w:tc>
        <w:tc>
          <w:tcPr>
            <w:tcW w:w="3367" w:type="dxa"/>
            <w:vAlign w:val="center"/>
          </w:tcPr>
          <w:p w14:paraId="513C5D66" w14:textId="77777777" w:rsidR="00DA08C4" w:rsidRDefault="00DA08C4" w:rsidP="00DA08C4">
            <w:pPr>
              <w:pStyle w:val="TableContent"/>
            </w:pPr>
          </w:p>
        </w:tc>
      </w:tr>
      <w:tr w:rsidR="00DA08C4" w14:paraId="1679D529" w14:textId="77777777" w:rsidTr="00E439EC">
        <w:tc>
          <w:tcPr>
            <w:tcW w:w="612" w:type="dxa"/>
            <w:vAlign w:val="center"/>
          </w:tcPr>
          <w:p w14:paraId="5ECEF2DC" w14:textId="77777777" w:rsidR="00DA08C4" w:rsidRDefault="00DA08C4" w:rsidP="00DA08C4">
            <w:pPr>
              <w:pStyle w:val="TableContent"/>
            </w:pPr>
          </w:p>
        </w:tc>
        <w:tc>
          <w:tcPr>
            <w:tcW w:w="3168" w:type="dxa"/>
          </w:tcPr>
          <w:p w14:paraId="4447CFFE" w14:textId="169412A2" w:rsidR="00DA08C4" w:rsidRDefault="00DA08C4" w:rsidP="00DA08C4">
            <w:pPr>
              <w:pStyle w:val="TableContent"/>
            </w:pPr>
            <w:proofErr w:type="spellStart"/>
            <w:r w:rsidRPr="000B4C66">
              <w:t>va_bn_name</w:t>
            </w:r>
            <w:proofErr w:type="spellEnd"/>
          </w:p>
        </w:tc>
        <w:tc>
          <w:tcPr>
            <w:tcW w:w="1620" w:type="dxa"/>
          </w:tcPr>
          <w:p w14:paraId="12031699" w14:textId="7697F59E" w:rsidR="00DA08C4" w:rsidRDefault="00DA08C4" w:rsidP="00DA08C4">
            <w:pPr>
              <w:pStyle w:val="TableContent"/>
            </w:pPr>
            <w:r w:rsidRPr="009A4518">
              <w:t>VARCHAR (50)</w:t>
            </w:r>
          </w:p>
        </w:tc>
        <w:tc>
          <w:tcPr>
            <w:tcW w:w="3367" w:type="dxa"/>
            <w:vAlign w:val="center"/>
          </w:tcPr>
          <w:p w14:paraId="1B869E76" w14:textId="77777777" w:rsidR="00DA08C4" w:rsidRDefault="00DA08C4" w:rsidP="00DA08C4">
            <w:pPr>
              <w:pStyle w:val="TableContent"/>
            </w:pPr>
          </w:p>
        </w:tc>
      </w:tr>
      <w:tr w:rsidR="00DA08C4" w14:paraId="7B59BF79" w14:textId="77777777" w:rsidTr="00E439EC">
        <w:tc>
          <w:tcPr>
            <w:tcW w:w="612" w:type="dxa"/>
            <w:vAlign w:val="center"/>
          </w:tcPr>
          <w:p w14:paraId="5AF33386" w14:textId="77777777" w:rsidR="00DA08C4" w:rsidRDefault="00DA08C4" w:rsidP="00DA08C4">
            <w:pPr>
              <w:pStyle w:val="TableContent"/>
            </w:pPr>
          </w:p>
        </w:tc>
        <w:tc>
          <w:tcPr>
            <w:tcW w:w="3168" w:type="dxa"/>
          </w:tcPr>
          <w:p w14:paraId="3F0C8D45" w14:textId="499B806E" w:rsidR="00DA08C4" w:rsidRDefault="00DA08C4" w:rsidP="00DA08C4">
            <w:pPr>
              <w:pStyle w:val="TableContent"/>
            </w:pPr>
            <w:proofErr w:type="spellStart"/>
            <w:r w:rsidRPr="000B4C66">
              <w:t>va_bn_batch_id</w:t>
            </w:r>
            <w:proofErr w:type="spellEnd"/>
          </w:p>
        </w:tc>
        <w:tc>
          <w:tcPr>
            <w:tcW w:w="1620" w:type="dxa"/>
          </w:tcPr>
          <w:p w14:paraId="5F9477FE" w14:textId="7E94DB73" w:rsidR="00DA08C4" w:rsidRDefault="00DA08C4" w:rsidP="00DA08C4">
            <w:pPr>
              <w:pStyle w:val="TableContent"/>
            </w:pPr>
            <w:r w:rsidRPr="009A4518">
              <w:t>VARCHAR (36)</w:t>
            </w:r>
          </w:p>
        </w:tc>
        <w:tc>
          <w:tcPr>
            <w:tcW w:w="3367" w:type="dxa"/>
            <w:vAlign w:val="center"/>
          </w:tcPr>
          <w:p w14:paraId="5DCC22A3" w14:textId="77777777" w:rsidR="00DA08C4" w:rsidRDefault="00DA08C4" w:rsidP="00DA08C4">
            <w:pPr>
              <w:pStyle w:val="TableContent"/>
            </w:pPr>
          </w:p>
        </w:tc>
      </w:tr>
      <w:tr w:rsidR="00DA08C4" w14:paraId="394E72FB" w14:textId="77777777" w:rsidTr="00E439EC">
        <w:tc>
          <w:tcPr>
            <w:tcW w:w="612" w:type="dxa"/>
            <w:vAlign w:val="center"/>
          </w:tcPr>
          <w:p w14:paraId="3D137341" w14:textId="77777777" w:rsidR="00DA08C4" w:rsidRDefault="00DA08C4" w:rsidP="00DA08C4">
            <w:pPr>
              <w:pStyle w:val="TableContent"/>
            </w:pPr>
          </w:p>
        </w:tc>
        <w:tc>
          <w:tcPr>
            <w:tcW w:w="3168" w:type="dxa"/>
          </w:tcPr>
          <w:p w14:paraId="2E39467A" w14:textId="6D9AE2E9" w:rsidR="00DA08C4" w:rsidRDefault="00DA08C4" w:rsidP="00DA08C4">
            <w:pPr>
              <w:pStyle w:val="TableContent"/>
            </w:pPr>
            <w:proofErr w:type="spellStart"/>
            <w:r w:rsidRPr="000B4C66">
              <w:t>va_bn_status</w:t>
            </w:r>
            <w:proofErr w:type="spellEnd"/>
          </w:p>
        </w:tc>
        <w:tc>
          <w:tcPr>
            <w:tcW w:w="1620" w:type="dxa"/>
          </w:tcPr>
          <w:p w14:paraId="66518332" w14:textId="1D9906DD" w:rsidR="00DA08C4" w:rsidRDefault="00DA08C4" w:rsidP="00DA08C4">
            <w:pPr>
              <w:pStyle w:val="TableContent"/>
            </w:pPr>
            <w:r w:rsidRPr="009A4518">
              <w:t>VARCHAR (1)</w:t>
            </w:r>
          </w:p>
        </w:tc>
        <w:tc>
          <w:tcPr>
            <w:tcW w:w="3367" w:type="dxa"/>
            <w:vAlign w:val="center"/>
          </w:tcPr>
          <w:p w14:paraId="6022FCF0" w14:textId="77777777" w:rsidR="00DA08C4" w:rsidRDefault="00DA08C4" w:rsidP="00DA08C4">
            <w:pPr>
              <w:pStyle w:val="TableContent"/>
            </w:pPr>
          </w:p>
        </w:tc>
      </w:tr>
      <w:tr w:rsidR="00DA08C4" w14:paraId="5608AC04" w14:textId="77777777" w:rsidTr="00E439EC">
        <w:tc>
          <w:tcPr>
            <w:tcW w:w="612" w:type="dxa"/>
            <w:vAlign w:val="center"/>
          </w:tcPr>
          <w:p w14:paraId="119DE153" w14:textId="77777777" w:rsidR="00DA08C4" w:rsidRDefault="00DA08C4" w:rsidP="00DA08C4">
            <w:pPr>
              <w:pStyle w:val="TableContent"/>
            </w:pPr>
          </w:p>
        </w:tc>
        <w:tc>
          <w:tcPr>
            <w:tcW w:w="3168" w:type="dxa"/>
          </w:tcPr>
          <w:p w14:paraId="70D9F455" w14:textId="69FFF483" w:rsidR="00DA08C4" w:rsidRPr="00A757C7" w:rsidRDefault="00DA08C4" w:rsidP="00DA08C4">
            <w:pPr>
              <w:pStyle w:val="TableContent"/>
            </w:pPr>
            <w:proofErr w:type="spellStart"/>
            <w:r w:rsidRPr="000B4C66">
              <w:t>va_bn_reg_dt</w:t>
            </w:r>
            <w:proofErr w:type="spellEnd"/>
          </w:p>
        </w:tc>
        <w:tc>
          <w:tcPr>
            <w:tcW w:w="1620" w:type="dxa"/>
          </w:tcPr>
          <w:p w14:paraId="747F5025" w14:textId="7B512C03" w:rsidR="00DA08C4" w:rsidRDefault="00DA08C4" w:rsidP="00DA08C4">
            <w:pPr>
              <w:pStyle w:val="TableContent"/>
            </w:pPr>
            <w:r w:rsidRPr="009A4518">
              <w:t>VARCHAR (14)</w:t>
            </w:r>
          </w:p>
        </w:tc>
        <w:tc>
          <w:tcPr>
            <w:tcW w:w="3367" w:type="dxa"/>
            <w:vAlign w:val="center"/>
          </w:tcPr>
          <w:p w14:paraId="5332919A" w14:textId="77777777" w:rsidR="00DA08C4" w:rsidRPr="00326BD1" w:rsidRDefault="00DA08C4" w:rsidP="00DA08C4">
            <w:pPr>
              <w:pStyle w:val="TableContent"/>
            </w:pPr>
          </w:p>
        </w:tc>
      </w:tr>
      <w:tr w:rsidR="00DA08C4" w14:paraId="1E7CF992" w14:textId="77777777" w:rsidTr="00E439EC">
        <w:tc>
          <w:tcPr>
            <w:tcW w:w="612" w:type="dxa"/>
            <w:vAlign w:val="center"/>
          </w:tcPr>
          <w:p w14:paraId="25BC04F3" w14:textId="77777777" w:rsidR="00DA08C4" w:rsidRDefault="00DA08C4" w:rsidP="00DA08C4">
            <w:pPr>
              <w:pStyle w:val="TableContent"/>
            </w:pPr>
          </w:p>
        </w:tc>
        <w:tc>
          <w:tcPr>
            <w:tcW w:w="3168" w:type="dxa"/>
          </w:tcPr>
          <w:p w14:paraId="39169C8B" w14:textId="1B5426C6" w:rsidR="00DA08C4" w:rsidRPr="00A757C7" w:rsidRDefault="00DA08C4" w:rsidP="00DA08C4">
            <w:pPr>
              <w:pStyle w:val="TableContent"/>
            </w:pPr>
            <w:proofErr w:type="spellStart"/>
            <w:r w:rsidRPr="000B4C66">
              <w:t>va_bn_reg_by</w:t>
            </w:r>
            <w:proofErr w:type="spellEnd"/>
          </w:p>
        </w:tc>
        <w:tc>
          <w:tcPr>
            <w:tcW w:w="1620" w:type="dxa"/>
          </w:tcPr>
          <w:p w14:paraId="3380582A" w14:textId="0338B6EE" w:rsidR="00DA08C4" w:rsidRDefault="00DA08C4" w:rsidP="00DA08C4">
            <w:pPr>
              <w:pStyle w:val="TableContent"/>
            </w:pPr>
            <w:r w:rsidRPr="009A4518">
              <w:t>VARCHAR (20)</w:t>
            </w:r>
          </w:p>
        </w:tc>
        <w:tc>
          <w:tcPr>
            <w:tcW w:w="3367" w:type="dxa"/>
            <w:vAlign w:val="center"/>
          </w:tcPr>
          <w:p w14:paraId="5DC30AAA" w14:textId="77777777" w:rsidR="00DA08C4" w:rsidRPr="00326BD1" w:rsidRDefault="00DA08C4" w:rsidP="00DA08C4">
            <w:pPr>
              <w:pStyle w:val="TableContent"/>
            </w:pPr>
          </w:p>
        </w:tc>
      </w:tr>
      <w:tr w:rsidR="00DA08C4" w14:paraId="1F9189B1" w14:textId="77777777" w:rsidTr="00E439EC">
        <w:tc>
          <w:tcPr>
            <w:tcW w:w="612" w:type="dxa"/>
            <w:vAlign w:val="center"/>
          </w:tcPr>
          <w:p w14:paraId="3B7F1966" w14:textId="77777777" w:rsidR="00DA08C4" w:rsidRDefault="00DA08C4" w:rsidP="00DA08C4">
            <w:pPr>
              <w:pStyle w:val="TableContent"/>
            </w:pPr>
          </w:p>
        </w:tc>
        <w:tc>
          <w:tcPr>
            <w:tcW w:w="3168" w:type="dxa"/>
          </w:tcPr>
          <w:p w14:paraId="15FE4336" w14:textId="066043F6" w:rsidR="00DA08C4" w:rsidRPr="00644EC6" w:rsidRDefault="00DA08C4" w:rsidP="00DA08C4">
            <w:pPr>
              <w:pStyle w:val="TableContent"/>
            </w:pPr>
            <w:proofErr w:type="spellStart"/>
            <w:r w:rsidRPr="000B4C66">
              <w:t>va_bn_update_dt</w:t>
            </w:r>
            <w:proofErr w:type="spellEnd"/>
          </w:p>
        </w:tc>
        <w:tc>
          <w:tcPr>
            <w:tcW w:w="1620" w:type="dxa"/>
          </w:tcPr>
          <w:p w14:paraId="56652A56" w14:textId="58A6812C" w:rsidR="00DA08C4" w:rsidRPr="00BE771C" w:rsidRDefault="00DA08C4" w:rsidP="00DA08C4">
            <w:pPr>
              <w:pStyle w:val="TableContent"/>
            </w:pPr>
            <w:r w:rsidRPr="009A4518">
              <w:t>VARCHAR (14)</w:t>
            </w:r>
          </w:p>
        </w:tc>
        <w:tc>
          <w:tcPr>
            <w:tcW w:w="3367" w:type="dxa"/>
            <w:vAlign w:val="center"/>
          </w:tcPr>
          <w:p w14:paraId="0215F62B" w14:textId="77777777" w:rsidR="00DA08C4" w:rsidRDefault="00DA08C4" w:rsidP="00DA08C4">
            <w:pPr>
              <w:pStyle w:val="TableContent"/>
            </w:pPr>
          </w:p>
        </w:tc>
      </w:tr>
      <w:tr w:rsidR="00DA08C4" w14:paraId="4C9EE14F" w14:textId="77777777" w:rsidTr="00E439EC">
        <w:tc>
          <w:tcPr>
            <w:tcW w:w="612" w:type="dxa"/>
            <w:vAlign w:val="center"/>
          </w:tcPr>
          <w:p w14:paraId="288FA792" w14:textId="77777777" w:rsidR="00DA08C4" w:rsidRDefault="00DA08C4" w:rsidP="00DA08C4">
            <w:pPr>
              <w:pStyle w:val="TableContent"/>
            </w:pPr>
          </w:p>
        </w:tc>
        <w:tc>
          <w:tcPr>
            <w:tcW w:w="3168" w:type="dxa"/>
          </w:tcPr>
          <w:p w14:paraId="2A1C486F" w14:textId="361BF987" w:rsidR="00DA08C4" w:rsidRPr="00644EC6" w:rsidRDefault="00DA08C4" w:rsidP="00DA08C4">
            <w:pPr>
              <w:pStyle w:val="TableContent"/>
            </w:pPr>
            <w:proofErr w:type="spellStart"/>
            <w:r w:rsidRPr="000B4C66">
              <w:t>va_bn_update_by</w:t>
            </w:r>
            <w:proofErr w:type="spellEnd"/>
          </w:p>
        </w:tc>
        <w:tc>
          <w:tcPr>
            <w:tcW w:w="1620" w:type="dxa"/>
          </w:tcPr>
          <w:p w14:paraId="1A138D3D" w14:textId="1CD510FD" w:rsidR="00DA08C4" w:rsidRPr="00BE771C" w:rsidRDefault="00DA08C4" w:rsidP="00DA08C4">
            <w:pPr>
              <w:pStyle w:val="TableContent"/>
            </w:pPr>
            <w:r w:rsidRPr="009A4518">
              <w:t>VARCHAR (20)</w:t>
            </w:r>
          </w:p>
        </w:tc>
        <w:tc>
          <w:tcPr>
            <w:tcW w:w="3367" w:type="dxa"/>
            <w:vAlign w:val="center"/>
          </w:tcPr>
          <w:p w14:paraId="7B1E1880" w14:textId="77777777" w:rsidR="00DA08C4" w:rsidRDefault="00DA08C4" w:rsidP="00DA08C4">
            <w:pPr>
              <w:pStyle w:val="TableContent"/>
            </w:pPr>
          </w:p>
        </w:tc>
      </w:tr>
      <w:tr w:rsidR="00DA08C4" w14:paraId="405D810B" w14:textId="77777777" w:rsidTr="00E439EC">
        <w:tc>
          <w:tcPr>
            <w:tcW w:w="612" w:type="dxa"/>
            <w:vAlign w:val="center"/>
          </w:tcPr>
          <w:p w14:paraId="2A1C9F9F" w14:textId="77777777" w:rsidR="00DA08C4" w:rsidRDefault="00DA08C4" w:rsidP="00DA08C4">
            <w:pPr>
              <w:pStyle w:val="TableContent"/>
            </w:pPr>
          </w:p>
        </w:tc>
        <w:tc>
          <w:tcPr>
            <w:tcW w:w="3168" w:type="dxa"/>
          </w:tcPr>
          <w:p w14:paraId="27247180" w14:textId="6A407C9E" w:rsidR="00DA08C4" w:rsidRPr="00644EC6" w:rsidRDefault="00DA08C4" w:rsidP="00DA08C4">
            <w:pPr>
              <w:pStyle w:val="TableContent"/>
            </w:pPr>
            <w:proofErr w:type="spellStart"/>
            <w:r w:rsidRPr="000B4C66">
              <w:t>va_bn_clean_by</w:t>
            </w:r>
            <w:proofErr w:type="spellEnd"/>
          </w:p>
        </w:tc>
        <w:tc>
          <w:tcPr>
            <w:tcW w:w="1620" w:type="dxa"/>
          </w:tcPr>
          <w:p w14:paraId="3C231411" w14:textId="616A4F2D" w:rsidR="00DA08C4" w:rsidRPr="00BE771C" w:rsidRDefault="00DA08C4" w:rsidP="00DA08C4">
            <w:pPr>
              <w:pStyle w:val="TableContent"/>
            </w:pPr>
            <w:r w:rsidRPr="009A4518">
              <w:t>VARCHAR (20)</w:t>
            </w:r>
          </w:p>
        </w:tc>
        <w:tc>
          <w:tcPr>
            <w:tcW w:w="3367" w:type="dxa"/>
            <w:vAlign w:val="center"/>
          </w:tcPr>
          <w:p w14:paraId="28C59E7A" w14:textId="77777777" w:rsidR="00DA08C4" w:rsidRDefault="00DA08C4" w:rsidP="00DA08C4">
            <w:pPr>
              <w:pStyle w:val="TableContent"/>
            </w:pPr>
          </w:p>
        </w:tc>
      </w:tr>
      <w:tr w:rsidR="00DA08C4" w14:paraId="6F944787" w14:textId="77777777" w:rsidTr="00E439EC">
        <w:tc>
          <w:tcPr>
            <w:tcW w:w="612" w:type="dxa"/>
            <w:vAlign w:val="center"/>
          </w:tcPr>
          <w:p w14:paraId="3ADC4ADA" w14:textId="77777777" w:rsidR="00DA08C4" w:rsidRDefault="00DA08C4" w:rsidP="00DA08C4">
            <w:pPr>
              <w:pStyle w:val="TableContent"/>
            </w:pPr>
          </w:p>
        </w:tc>
        <w:tc>
          <w:tcPr>
            <w:tcW w:w="3168" w:type="dxa"/>
          </w:tcPr>
          <w:p w14:paraId="30305594" w14:textId="46F9ABAA" w:rsidR="00DA08C4" w:rsidRPr="00644EC6" w:rsidRDefault="00DA08C4" w:rsidP="00DA08C4">
            <w:pPr>
              <w:pStyle w:val="TableContent"/>
            </w:pPr>
            <w:proofErr w:type="spellStart"/>
            <w:r w:rsidRPr="000B4C66">
              <w:t>va_bn_clean_dt</w:t>
            </w:r>
            <w:proofErr w:type="spellEnd"/>
          </w:p>
        </w:tc>
        <w:tc>
          <w:tcPr>
            <w:tcW w:w="1620" w:type="dxa"/>
          </w:tcPr>
          <w:p w14:paraId="494FD413" w14:textId="465901E8" w:rsidR="00DA08C4" w:rsidRPr="00BE771C" w:rsidRDefault="00DA08C4" w:rsidP="00DA08C4">
            <w:pPr>
              <w:pStyle w:val="TableContent"/>
            </w:pPr>
            <w:r w:rsidRPr="009A4518">
              <w:t>VARCHAR (14)</w:t>
            </w:r>
          </w:p>
        </w:tc>
        <w:tc>
          <w:tcPr>
            <w:tcW w:w="3367" w:type="dxa"/>
            <w:vAlign w:val="center"/>
          </w:tcPr>
          <w:p w14:paraId="1687B76B" w14:textId="77777777" w:rsidR="00DA08C4" w:rsidRDefault="00DA08C4" w:rsidP="00DA08C4">
            <w:pPr>
              <w:pStyle w:val="TableContent"/>
            </w:pPr>
          </w:p>
        </w:tc>
      </w:tr>
    </w:tbl>
    <w:p w14:paraId="3B316755" w14:textId="77777777" w:rsidR="00CB5F9E" w:rsidRDefault="00CB5F9E" w:rsidP="00CB5F9E">
      <w:pPr>
        <w:pStyle w:val="Paragraph"/>
        <w:ind w:left="630"/>
      </w:pPr>
    </w:p>
    <w:p w14:paraId="413153B4" w14:textId="1C3730D5" w:rsidR="0013014C" w:rsidRPr="00477121" w:rsidRDefault="0013014C" w:rsidP="007131C3">
      <w:pPr>
        <w:pStyle w:val="Paragraph"/>
        <w:numPr>
          <w:ilvl w:val="0"/>
          <w:numId w:val="8"/>
        </w:numPr>
        <w:ind w:left="630" w:hanging="450"/>
        <w:rPr>
          <w:color w:val="FF0000"/>
        </w:rPr>
      </w:pPr>
      <w:proofErr w:type="spellStart"/>
      <w:r w:rsidRPr="00477121">
        <w:rPr>
          <w:color w:val="FF0000"/>
        </w:rPr>
        <w:t>tgva_</w:t>
      </w:r>
      <w:r w:rsidR="00B30041" w:rsidRPr="00477121">
        <w:rPr>
          <w:color w:val="FF0000"/>
        </w:rPr>
        <w:t>invalid_billing_number</w:t>
      </w:r>
      <w:proofErr w:type="spellEnd"/>
    </w:p>
    <w:tbl>
      <w:tblPr>
        <w:tblStyle w:val="TableGrid"/>
        <w:tblW w:w="8455" w:type="dxa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2065"/>
        <w:gridCol w:w="6390"/>
      </w:tblGrid>
      <w:tr w:rsidR="00CB5F9E" w14:paraId="4AF643AF" w14:textId="77777777" w:rsidTr="00E439EC">
        <w:tc>
          <w:tcPr>
            <w:tcW w:w="2065" w:type="dxa"/>
          </w:tcPr>
          <w:p w14:paraId="36265484" w14:textId="77777777" w:rsidR="00CB5F9E" w:rsidRDefault="00CB5F9E" w:rsidP="00E439EC">
            <w:pPr>
              <w:pStyle w:val="Paragraph"/>
              <w:tabs>
                <w:tab w:val="left" w:pos="1773"/>
              </w:tabs>
            </w:pPr>
            <w:r>
              <w:t xml:space="preserve">Nama </w:t>
            </w:r>
            <w:proofErr w:type="spellStart"/>
            <w:r>
              <w:t>Tabel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77852C02" w14:textId="2945ED76" w:rsidR="00CB5F9E" w:rsidRDefault="00DA08C4" w:rsidP="00E439EC">
            <w:pPr>
              <w:pStyle w:val="Paragraph"/>
            </w:pPr>
            <w:proofErr w:type="spellStart"/>
            <w:r>
              <w:t>tgva_invalid</w:t>
            </w:r>
            <w:r w:rsidR="007E2906">
              <w:t>_</w:t>
            </w:r>
            <w:r>
              <w:t>billing_number</w:t>
            </w:r>
            <w:proofErr w:type="spellEnd"/>
          </w:p>
        </w:tc>
      </w:tr>
      <w:tr w:rsidR="00CB5F9E" w14:paraId="018913F3" w14:textId="77777777" w:rsidTr="00E439EC">
        <w:tc>
          <w:tcPr>
            <w:tcW w:w="2065" w:type="dxa"/>
          </w:tcPr>
          <w:p w14:paraId="648F6D42" w14:textId="77777777" w:rsidR="00CB5F9E" w:rsidRDefault="00CB5F9E" w:rsidP="00E439EC">
            <w:pPr>
              <w:pStyle w:val="Paragraph"/>
              <w:tabs>
                <w:tab w:val="left" w:pos="1773"/>
              </w:tabs>
            </w:pPr>
            <w:proofErr w:type="spellStart"/>
            <w:r>
              <w:t>Deskripsi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6D5F7143" w14:textId="77777777" w:rsidR="00CB5F9E" w:rsidRDefault="00CB5F9E" w:rsidP="00E439EC">
            <w:pPr>
              <w:pStyle w:val="Paragraph"/>
            </w:pPr>
          </w:p>
        </w:tc>
      </w:tr>
    </w:tbl>
    <w:p w14:paraId="0C591BF8" w14:textId="2D5C1C61" w:rsidR="00CB5F9E" w:rsidRDefault="00CB5F9E" w:rsidP="00CB5F9E">
      <w:pPr>
        <w:pStyle w:val="Paragraph"/>
        <w:ind w:left="630"/>
      </w:pPr>
    </w:p>
    <w:p w14:paraId="6B1F3CE3" w14:textId="6A02350B" w:rsidR="007E2906" w:rsidRDefault="007E2906" w:rsidP="007E2906">
      <w:pPr>
        <w:pStyle w:val="Caption"/>
        <w:keepNext/>
      </w:pPr>
      <w:r>
        <w:t xml:space="preserve">Tabel </w:t>
      </w:r>
      <w:fldSimple w:instr=" SEQ Tabel \* ARABIC ">
        <w:r w:rsidR="00477121">
          <w:rPr>
            <w:noProof/>
          </w:rPr>
          <w:t>24</w:t>
        </w:r>
      </w:fldSimple>
      <w:r>
        <w:rPr>
          <w:lang w:val="en-US"/>
        </w:rPr>
        <w:t xml:space="preserve">. </w:t>
      </w:r>
      <w:proofErr w:type="spellStart"/>
      <w:r>
        <w:rPr>
          <w:lang w:val="en-US"/>
        </w:rPr>
        <w:t>tgva_invalid_billing_number</w:t>
      </w:r>
      <w:proofErr w:type="spellEnd"/>
    </w:p>
    <w:tbl>
      <w:tblPr>
        <w:tblStyle w:val="TableGrid"/>
        <w:tblW w:w="8767" w:type="dxa"/>
        <w:tblInd w:w="175" w:type="dxa"/>
        <w:tblLook w:val="04A0" w:firstRow="1" w:lastRow="0" w:firstColumn="1" w:lastColumn="0" w:noHBand="0" w:noVBand="1"/>
      </w:tblPr>
      <w:tblGrid>
        <w:gridCol w:w="612"/>
        <w:gridCol w:w="3168"/>
        <w:gridCol w:w="1620"/>
        <w:gridCol w:w="3367"/>
      </w:tblGrid>
      <w:tr w:rsidR="00CB5F9E" w14:paraId="094CCB45" w14:textId="77777777" w:rsidTr="00E439EC">
        <w:tc>
          <w:tcPr>
            <w:tcW w:w="612" w:type="dxa"/>
            <w:shd w:val="clear" w:color="auto" w:fill="9CC2E5" w:themeFill="accent5" w:themeFillTint="99"/>
            <w:vAlign w:val="center"/>
          </w:tcPr>
          <w:p w14:paraId="01B95D3C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Key ID</w:t>
            </w:r>
          </w:p>
        </w:tc>
        <w:tc>
          <w:tcPr>
            <w:tcW w:w="3168" w:type="dxa"/>
            <w:shd w:val="clear" w:color="auto" w:fill="9CC2E5" w:themeFill="accent5" w:themeFillTint="99"/>
            <w:vAlign w:val="center"/>
          </w:tcPr>
          <w:p w14:paraId="3F3A6A03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Nama Field</w:t>
            </w:r>
          </w:p>
        </w:tc>
        <w:tc>
          <w:tcPr>
            <w:tcW w:w="1620" w:type="dxa"/>
            <w:shd w:val="clear" w:color="auto" w:fill="9CC2E5" w:themeFill="accent5" w:themeFillTint="99"/>
            <w:vAlign w:val="center"/>
          </w:tcPr>
          <w:p w14:paraId="3F01DD2B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Tipe</w:t>
            </w:r>
            <w:proofErr w:type="spellEnd"/>
            <w:r w:rsidRPr="007A0594">
              <w:rPr>
                <w:b/>
                <w:bCs/>
              </w:rPr>
              <w:t xml:space="preserve"> Data</w:t>
            </w:r>
          </w:p>
        </w:tc>
        <w:tc>
          <w:tcPr>
            <w:tcW w:w="3367" w:type="dxa"/>
            <w:shd w:val="clear" w:color="auto" w:fill="9CC2E5" w:themeFill="accent5" w:themeFillTint="99"/>
            <w:vAlign w:val="center"/>
          </w:tcPr>
          <w:p w14:paraId="458E9090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Deskripsi</w:t>
            </w:r>
            <w:proofErr w:type="spellEnd"/>
          </w:p>
        </w:tc>
      </w:tr>
      <w:tr w:rsidR="00321FE0" w14:paraId="78765FBC" w14:textId="77777777" w:rsidTr="00E439EC">
        <w:tc>
          <w:tcPr>
            <w:tcW w:w="612" w:type="dxa"/>
            <w:vAlign w:val="center"/>
          </w:tcPr>
          <w:p w14:paraId="621EB935" w14:textId="77777777" w:rsidR="00321FE0" w:rsidRDefault="00321FE0" w:rsidP="00321FE0">
            <w:pPr>
              <w:pStyle w:val="TableContent"/>
            </w:pPr>
            <w:r>
              <w:t>PK</w:t>
            </w:r>
          </w:p>
        </w:tc>
        <w:tc>
          <w:tcPr>
            <w:tcW w:w="3168" w:type="dxa"/>
          </w:tcPr>
          <w:p w14:paraId="4FB4075C" w14:textId="6B71BDAD" w:rsidR="00321FE0" w:rsidRDefault="00321FE0" w:rsidP="00321FE0">
            <w:pPr>
              <w:pStyle w:val="TableContent"/>
            </w:pPr>
            <w:proofErr w:type="spellStart"/>
            <w:r w:rsidRPr="00C409B8">
              <w:t>va_inv_batchid</w:t>
            </w:r>
            <w:proofErr w:type="spellEnd"/>
          </w:p>
        </w:tc>
        <w:tc>
          <w:tcPr>
            <w:tcW w:w="1620" w:type="dxa"/>
          </w:tcPr>
          <w:p w14:paraId="488B3DD9" w14:textId="3F596C8D" w:rsidR="00321FE0" w:rsidRDefault="00321FE0" w:rsidP="00321FE0">
            <w:pPr>
              <w:pStyle w:val="TableContent"/>
            </w:pPr>
            <w:r w:rsidRPr="00BC4CC6">
              <w:t>VARCHAR (36)</w:t>
            </w:r>
          </w:p>
        </w:tc>
        <w:tc>
          <w:tcPr>
            <w:tcW w:w="3367" w:type="dxa"/>
            <w:vAlign w:val="center"/>
          </w:tcPr>
          <w:p w14:paraId="20D0771D" w14:textId="77777777" w:rsidR="00321FE0" w:rsidRDefault="00321FE0" w:rsidP="00321FE0">
            <w:pPr>
              <w:pStyle w:val="TableContent"/>
            </w:pPr>
          </w:p>
        </w:tc>
      </w:tr>
      <w:tr w:rsidR="00321FE0" w14:paraId="08276FAC" w14:textId="77777777" w:rsidTr="00E439EC">
        <w:tc>
          <w:tcPr>
            <w:tcW w:w="612" w:type="dxa"/>
            <w:vAlign w:val="center"/>
          </w:tcPr>
          <w:p w14:paraId="7043A515" w14:textId="77777777" w:rsidR="00321FE0" w:rsidRDefault="00321FE0" w:rsidP="00321FE0">
            <w:pPr>
              <w:pStyle w:val="TableContent"/>
            </w:pPr>
          </w:p>
        </w:tc>
        <w:tc>
          <w:tcPr>
            <w:tcW w:w="3168" w:type="dxa"/>
          </w:tcPr>
          <w:p w14:paraId="6E210525" w14:textId="05868352" w:rsidR="00321FE0" w:rsidRDefault="00321FE0" w:rsidP="00321FE0">
            <w:pPr>
              <w:pStyle w:val="TableContent"/>
            </w:pPr>
            <w:proofErr w:type="spellStart"/>
            <w:r w:rsidRPr="00C409B8">
              <w:t>va_inv_cin</w:t>
            </w:r>
            <w:proofErr w:type="spellEnd"/>
          </w:p>
        </w:tc>
        <w:tc>
          <w:tcPr>
            <w:tcW w:w="1620" w:type="dxa"/>
          </w:tcPr>
          <w:p w14:paraId="03CF59A7" w14:textId="543170CD" w:rsidR="00321FE0" w:rsidRDefault="00321FE0" w:rsidP="00321FE0">
            <w:pPr>
              <w:pStyle w:val="TableContent"/>
            </w:pPr>
            <w:r w:rsidRPr="00BC4CC6">
              <w:t>VARCHAR (3)</w:t>
            </w:r>
          </w:p>
        </w:tc>
        <w:tc>
          <w:tcPr>
            <w:tcW w:w="3367" w:type="dxa"/>
            <w:vAlign w:val="center"/>
          </w:tcPr>
          <w:p w14:paraId="44AEFCDC" w14:textId="77777777" w:rsidR="00321FE0" w:rsidRDefault="00321FE0" w:rsidP="00321FE0">
            <w:pPr>
              <w:pStyle w:val="TableContent"/>
            </w:pPr>
          </w:p>
        </w:tc>
      </w:tr>
      <w:tr w:rsidR="00321FE0" w14:paraId="27AB6D2C" w14:textId="77777777" w:rsidTr="00E439EC">
        <w:tc>
          <w:tcPr>
            <w:tcW w:w="612" w:type="dxa"/>
            <w:vAlign w:val="center"/>
          </w:tcPr>
          <w:p w14:paraId="6BF3D49A" w14:textId="77777777" w:rsidR="00321FE0" w:rsidRDefault="00321FE0" w:rsidP="00321FE0">
            <w:pPr>
              <w:pStyle w:val="TableContent"/>
            </w:pPr>
          </w:p>
        </w:tc>
        <w:tc>
          <w:tcPr>
            <w:tcW w:w="3168" w:type="dxa"/>
          </w:tcPr>
          <w:p w14:paraId="042FFDDA" w14:textId="1468A2CE" w:rsidR="00321FE0" w:rsidRPr="00644EC6" w:rsidRDefault="00321FE0" w:rsidP="00321FE0">
            <w:pPr>
              <w:pStyle w:val="TableContent"/>
            </w:pPr>
            <w:proofErr w:type="spellStart"/>
            <w:r w:rsidRPr="00C409B8">
              <w:t>va_inv_bc</w:t>
            </w:r>
            <w:proofErr w:type="spellEnd"/>
          </w:p>
        </w:tc>
        <w:tc>
          <w:tcPr>
            <w:tcW w:w="1620" w:type="dxa"/>
          </w:tcPr>
          <w:p w14:paraId="402A48DF" w14:textId="1E728DB5" w:rsidR="00321FE0" w:rsidRPr="00BE771C" w:rsidRDefault="00321FE0" w:rsidP="00321FE0">
            <w:pPr>
              <w:pStyle w:val="TableContent"/>
            </w:pPr>
            <w:r w:rsidRPr="00BC4CC6">
              <w:t>VARCHAR (2)</w:t>
            </w:r>
          </w:p>
        </w:tc>
        <w:tc>
          <w:tcPr>
            <w:tcW w:w="3367" w:type="dxa"/>
            <w:vAlign w:val="center"/>
          </w:tcPr>
          <w:p w14:paraId="313A6117" w14:textId="77777777" w:rsidR="00321FE0" w:rsidRDefault="00321FE0" w:rsidP="00321FE0">
            <w:pPr>
              <w:pStyle w:val="TableContent"/>
            </w:pPr>
          </w:p>
        </w:tc>
      </w:tr>
      <w:tr w:rsidR="00321FE0" w14:paraId="2AC75B2D" w14:textId="77777777" w:rsidTr="00E439EC">
        <w:tc>
          <w:tcPr>
            <w:tcW w:w="612" w:type="dxa"/>
            <w:vAlign w:val="center"/>
          </w:tcPr>
          <w:p w14:paraId="76880533" w14:textId="77777777" w:rsidR="00321FE0" w:rsidRDefault="00321FE0" w:rsidP="00321FE0">
            <w:pPr>
              <w:pStyle w:val="TableContent"/>
            </w:pPr>
          </w:p>
        </w:tc>
        <w:tc>
          <w:tcPr>
            <w:tcW w:w="3168" w:type="dxa"/>
          </w:tcPr>
          <w:p w14:paraId="5B3C7C06" w14:textId="0D3A6D4A" w:rsidR="00321FE0" w:rsidRDefault="00321FE0" w:rsidP="00321FE0">
            <w:pPr>
              <w:pStyle w:val="TableContent"/>
            </w:pPr>
            <w:proofErr w:type="spellStart"/>
            <w:r w:rsidRPr="00C409B8">
              <w:t>va_inv_bn</w:t>
            </w:r>
            <w:proofErr w:type="spellEnd"/>
          </w:p>
        </w:tc>
        <w:tc>
          <w:tcPr>
            <w:tcW w:w="1620" w:type="dxa"/>
          </w:tcPr>
          <w:p w14:paraId="3A6ECDD1" w14:textId="11FF818B" w:rsidR="00321FE0" w:rsidRDefault="00321FE0" w:rsidP="00321FE0">
            <w:pPr>
              <w:pStyle w:val="TableContent"/>
            </w:pPr>
            <w:r w:rsidRPr="00BC4CC6">
              <w:t>VARCHAR (50)</w:t>
            </w:r>
          </w:p>
        </w:tc>
        <w:tc>
          <w:tcPr>
            <w:tcW w:w="3367" w:type="dxa"/>
            <w:vAlign w:val="center"/>
          </w:tcPr>
          <w:p w14:paraId="47DAAA62" w14:textId="77777777" w:rsidR="00321FE0" w:rsidRDefault="00321FE0" w:rsidP="00321FE0">
            <w:pPr>
              <w:pStyle w:val="TableContent"/>
            </w:pPr>
          </w:p>
        </w:tc>
      </w:tr>
      <w:tr w:rsidR="00321FE0" w14:paraId="2EF4C1FA" w14:textId="77777777" w:rsidTr="00E439EC">
        <w:tc>
          <w:tcPr>
            <w:tcW w:w="612" w:type="dxa"/>
            <w:vAlign w:val="center"/>
          </w:tcPr>
          <w:p w14:paraId="3D01A491" w14:textId="77777777" w:rsidR="00321FE0" w:rsidRPr="00EA73C7" w:rsidRDefault="00321FE0" w:rsidP="00321FE0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031312A4" w14:textId="157F690E" w:rsidR="00321FE0" w:rsidRDefault="00321FE0" w:rsidP="00321FE0">
            <w:pPr>
              <w:pStyle w:val="TableContent"/>
            </w:pPr>
            <w:proofErr w:type="spellStart"/>
            <w:r w:rsidRPr="00C409B8">
              <w:t>va_inv_file_name</w:t>
            </w:r>
            <w:proofErr w:type="spellEnd"/>
          </w:p>
        </w:tc>
        <w:tc>
          <w:tcPr>
            <w:tcW w:w="1620" w:type="dxa"/>
          </w:tcPr>
          <w:p w14:paraId="0DBEC764" w14:textId="75D5B883" w:rsidR="00321FE0" w:rsidRDefault="00321FE0" w:rsidP="00321FE0">
            <w:pPr>
              <w:pStyle w:val="TableContent"/>
            </w:pPr>
            <w:r w:rsidRPr="00BC4CC6">
              <w:t>VARCHAR (100)</w:t>
            </w:r>
          </w:p>
        </w:tc>
        <w:tc>
          <w:tcPr>
            <w:tcW w:w="3367" w:type="dxa"/>
            <w:vAlign w:val="center"/>
          </w:tcPr>
          <w:p w14:paraId="6AF40871" w14:textId="77777777" w:rsidR="00321FE0" w:rsidRDefault="00321FE0" w:rsidP="00321FE0">
            <w:pPr>
              <w:pStyle w:val="TableContent"/>
            </w:pPr>
          </w:p>
        </w:tc>
      </w:tr>
      <w:tr w:rsidR="00321FE0" w14:paraId="050749C7" w14:textId="77777777" w:rsidTr="00E439EC">
        <w:tc>
          <w:tcPr>
            <w:tcW w:w="612" w:type="dxa"/>
            <w:vAlign w:val="center"/>
          </w:tcPr>
          <w:p w14:paraId="7EC24F16" w14:textId="77777777" w:rsidR="00321FE0" w:rsidRDefault="00321FE0" w:rsidP="00321FE0">
            <w:pPr>
              <w:pStyle w:val="TableContent"/>
            </w:pPr>
          </w:p>
        </w:tc>
        <w:tc>
          <w:tcPr>
            <w:tcW w:w="3168" w:type="dxa"/>
          </w:tcPr>
          <w:p w14:paraId="7F60F2D4" w14:textId="53EE0844" w:rsidR="00321FE0" w:rsidRDefault="00321FE0" w:rsidP="00321FE0">
            <w:pPr>
              <w:pStyle w:val="TableContent"/>
            </w:pPr>
            <w:proofErr w:type="spellStart"/>
            <w:r w:rsidRPr="00C409B8">
              <w:t>va_inv_desc</w:t>
            </w:r>
            <w:proofErr w:type="spellEnd"/>
          </w:p>
        </w:tc>
        <w:tc>
          <w:tcPr>
            <w:tcW w:w="1620" w:type="dxa"/>
          </w:tcPr>
          <w:p w14:paraId="4550A853" w14:textId="600D7B0C" w:rsidR="00321FE0" w:rsidRDefault="00321FE0" w:rsidP="00321FE0">
            <w:pPr>
              <w:pStyle w:val="TableContent"/>
            </w:pPr>
            <w:r w:rsidRPr="00BC4CC6">
              <w:t>VARCHAR (255)</w:t>
            </w:r>
          </w:p>
        </w:tc>
        <w:tc>
          <w:tcPr>
            <w:tcW w:w="3367" w:type="dxa"/>
            <w:vAlign w:val="center"/>
          </w:tcPr>
          <w:p w14:paraId="425654FD" w14:textId="77777777" w:rsidR="00321FE0" w:rsidRDefault="00321FE0" w:rsidP="00321FE0">
            <w:pPr>
              <w:pStyle w:val="TableContent"/>
            </w:pPr>
          </w:p>
        </w:tc>
      </w:tr>
      <w:tr w:rsidR="00321FE0" w14:paraId="0513703C" w14:textId="77777777" w:rsidTr="00E439EC">
        <w:tc>
          <w:tcPr>
            <w:tcW w:w="612" w:type="dxa"/>
            <w:vAlign w:val="center"/>
          </w:tcPr>
          <w:p w14:paraId="03A5FEEF" w14:textId="77777777" w:rsidR="00321FE0" w:rsidRDefault="00321FE0" w:rsidP="00321FE0">
            <w:pPr>
              <w:pStyle w:val="TableContent"/>
            </w:pPr>
          </w:p>
        </w:tc>
        <w:tc>
          <w:tcPr>
            <w:tcW w:w="3168" w:type="dxa"/>
          </w:tcPr>
          <w:p w14:paraId="1231CDAD" w14:textId="6DBFEBCC" w:rsidR="00321FE0" w:rsidRDefault="00321FE0" w:rsidP="00321FE0">
            <w:pPr>
              <w:pStyle w:val="TableContent"/>
            </w:pPr>
            <w:proofErr w:type="spellStart"/>
            <w:r w:rsidRPr="00C409B8">
              <w:t>va_inv_cif</w:t>
            </w:r>
            <w:proofErr w:type="spellEnd"/>
          </w:p>
        </w:tc>
        <w:tc>
          <w:tcPr>
            <w:tcW w:w="1620" w:type="dxa"/>
          </w:tcPr>
          <w:p w14:paraId="1BAC17D4" w14:textId="3F49F8E1" w:rsidR="00321FE0" w:rsidRDefault="00321FE0" w:rsidP="00321FE0">
            <w:pPr>
              <w:pStyle w:val="TableContent"/>
            </w:pPr>
            <w:r w:rsidRPr="00BC4CC6">
              <w:t>VARCHAR (20)</w:t>
            </w:r>
          </w:p>
        </w:tc>
        <w:tc>
          <w:tcPr>
            <w:tcW w:w="3367" w:type="dxa"/>
            <w:vAlign w:val="center"/>
          </w:tcPr>
          <w:p w14:paraId="341AD969" w14:textId="77777777" w:rsidR="00321FE0" w:rsidRDefault="00321FE0" w:rsidP="00321FE0">
            <w:pPr>
              <w:pStyle w:val="TableContent"/>
            </w:pPr>
          </w:p>
        </w:tc>
      </w:tr>
      <w:tr w:rsidR="00321FE0" w14:paraId="52255BD4" w14:textId="77777777" w:rsidTr="00E439EC">
        <w:tc>
          <w:tcPr>
            <w:tcW w:w="612" w:type="dxa"/>
            <w:vAlign w:val="center"/>
          </w:tcPr>
          <w:p w14:paraId="55C54E2A" w14:textId="77777777" w:rsidR="00321FE0" w:rsidRDefault="00321FE0" w:rsidP="00321FE0">
            <w:pPr>
              <w:pStyle w:val="TableContent"/>
            </w:pPr>
          </w:p>
        </w:tc>
        <w:tc>
          <w:tcPr>
            <w:tcW w:w="3168" w:type="dxa"/>
          </w:tcPr>
          <w:p w14:paraId="0D548D15" w14:textId="76C5DBCE" w:rsidR="00321FE0" w:rsidRDefault="00321FE0" w:rsidP="00321FE0">
            <w:pPr>
              <w:pStyle w:val="TableContent"/>
            </w:pPr>
            <w:proofErr w:type="spellStart"/>
            <w:r w:rsidRPr="00C409B8">
              <w:t>va_inv_upload_dt</w:t>
            </w:r>
            <w:proofErr w:type="spellEnd"/>
          </w:p>
        </w:tc>
        <w:tc>
          <w:tcPr>
            <w:tcW w:w="1620" w:type="dxa"/>
          </w:tcPr>
          <w:p w14:paraId="7FB520B6" w14:textId="3BF5B959" w:rsidR="00321FE0" w:rsidRDefault="00321FE0" w:rsidP="00321FE0">
            <w:pPr>
              <w:pStyle w:val="TableContent"/>
            </w:pPr>
            <w:r w:rsidRPr="00BC4CC6">
              <w:t>VARCHAR (14)</w:t>
            </w:r>
          </w:p>
        </w:tc>
        <w:tc>
          <w:tcPr>
            <w:tcW w:w="3367" w:type="dxa"/>
            <w:vAlign w:val="center"/>
          </w:tcPr>
          <w:p w14:paraId="62B4EE43" w14:textId="77777777" w:rsidR="00321FE0" w:rsidRDefault="00321FE0" w:rsidP="00321FE0">
            <w:pPr>
              <w:pStyle w:val="TableContent"/>
            </w:pPr>
          </w:p>
        </w:tc>
      </w:tr>
      <w:tr w:rsidR="00321FE0" w14:paraId="787E636B" w14:textId="77777777" w:rsidTr="00E439EC">
        <w:tc>
          <w:tcPr>
            <w:tcW w:w="612" w:type="dxa"/>
            <w:vAlign w:val="center"/>
          </w:tcPr>
          <w:p w14:paraId="7E40A589" w14:textId="77777777" w:rsidR="00321FE0" w:rsidRDefault="00321FE0" w:rsidP="00321FE0">
            <w:pPr>
              <w:pStyle w:val="TableContent"/>
            </w:pPr>
          </w:p>
        </w:tc>
        <w:tc>
          <w:tcPr>
            <w:tcW w:w="3168" w:type="dxa"/>
          </w:tcPr>
          <w:p w14:paraId="111B6A97" w14:textId="1F8E60DA" w:rsidR="00321FE0" w:rsidRPr="00A757C7" w:rsidRDefault="00321FE0" w:rsidP="00321FE0">
            <w:pPr>
              <w:pStyle w:val="TableContent"/>
            </w:pPr>
            <w:proofErr w:type="spellStart"/>
            <w:r w:rsidRPr="00C409B8">
              <w:t>va_inv_nominal</w:t>
            </w:r>
            <w:proofErr w:type="spellEnd"/>
          </w:p>
        </w:tc>
        <w:tc>
          <w:tcPr>
            <w:tcW w:w="1620" w:type="dxa"/>
          </w:tcPr>
          <w:p w14:paraId="63D4D308" w14:textId="59824E71" w:rsidR="00321FE0" w:rsidRDefault="00321FE0" w:rsidP="00321FE0">
            <w:pPr>
              <w:pStyle w:val="TableContent"/>
            </w:pPr>
            <w:r w:rsidRPr="00BC4CC6">
              <w:t>VARCHAR (12)</w:t>
            </w:r>
          </w:p>
        </w:tc>
        <w:tc>
          <w:tcPr>
            <w:tcW w:w="3367" w:type="dxa"/>
            <w:vAlign w:val="center"/>
          </w:tcPr>
          <w:p w14:paraId="76B0D23D" w14:textId="77777777" w:rsidR="00321FE0" w:rsidRPr="00326BD1" w:rsidRDefault="00321FE0" w:rsidP="00321FE0">
            <w:pPr>
              <w:pStyle w:val="TableContent"/>
            </w:pPr>
          </w:p>
        </w:tc>
      </w:tr>
      <w:tr w:rsidR="00321FE0" w14:paraId="23456C56" w14:textId="77777777" w:rsidTr="00E439EC">
        <w:tc>
          <w:tcPr>
            <w:tcW w:w="612" w:type="dxa"/>
            <w:vAlign w:val="center"/>
          </w:tcPr>
          <w:p w14:paraId="23B90A6A" w14:textId="77777777" w:rsidR="00321FE0" w:rsidRDefault="00321FE0" w:rsidP="00321FE0">
            <w:pPr>
              <w:pStyle w:val="TableContent"/>
            </w:pPr>
          </w:p>
        </w:tc>
        <w:tc>
          <w:tcPr>
            <w:tcW w:w="3168" w:type="dxa"/>
          </w:tcPr>
          <w:p w14:paraId="0CD158CE" w14:textId="34265E24" w:rsidR="00321FE0" w:rsidRPr="00A757C7" w:rsidRDefault="00321FE0" w:rsidP="00321FE0">
            <w:pPr>
              <w:pStyle w:val="TableContent"/>
            </w:pPr>
            <w:proofErr w:type="spellStart"/>
            <w:r w:rsidRPr="00C409B8">
              <w:t>va_inv_type</w:t>
            </w:r>
            <w:proofErr w:type="spellEnd"/>
          </w:p>
        </w:tc>
        <w:tc>
          <w:tcPr>
            <w:tcW w:w="1620" w:type="dxa"/>
          </w:tcPr>
          <w:p w14:paraId="56489793" w14:textId="1005A671" w:rsidR="00321FE0" w:rsidRDefault="00321FE0" w:rsidP="00321FE0">
            <w:pPr>
              <w:pStyle w:val="TableContent"/>
            </w:pPr>
            <w:r w:rsidRPr="00BC4CC6">
              <w:t>VARCHAR (1)</w:t>
            </w:r>
          </w:p>
        </w:tc>
        <w:tc>
          <w:tcPr>
            <w:tcW w:w="3367" w:type="dxa"/>
            <w:vAlign w:val="center"/>
          </w:tcPr>
          <w:p w14:paraId="39EBB9D8" w14:textId="77777777" w:rsidR="00321FE0" w:rsidRPr="00326BD1" w:rsidRDefault="00321FE0" w:rsidP="00321FE0">
            <w:pPr>
              <w:pStyle w:val="TableContent"/>
            </w:pPr>
          </w:p>
        </w:tc>
      </w:tr>
    </w:tbl>
    <w:p w14:paraId="41B96DE2" w14:textId="77777777" w:rsidR="00CB5F9E" w:rsidRDefault="00CB5F9E" w:rsidP="00CB5F9E">
      <w:pPr>
        <w:pStyle w:val="Paragraph"/>
        <w:ind w:left="630"/>
      </w:pPr>
    </w:p>
    <w:p w14:paraId="15099C65" w14:textId="76E0C8BD" w:rsidR="0013014C" w:rsidRPr="00477121" w:rsidRDefault="0013014C" w:rsidP="007131C3">
      <w:pPr>
        <w:pStyle w:val="Paragraph"/>
        <w:numPr>
          <w:ilvl w:val="0"/>
          <w:numId w:val="8"/>
        </w:numPr>
        <w:ind w:left="630" w:hanging="450"/>
        <w:rPr>
          <w:color w:val="FF0000"/>
        </w:rPr>
      </w:pPr>
      <w:proofErr w:type="spellStart"/>
      <w:r w:rsidRPr="00477121">
        <w:rPr>
          <w:color w:val="FF0000"/>
        </w:rPr>
        <w:t>tgva_</w:t>
      </w:r>
      <w:r w:rsidR="00B30041" w:rsidRPr="00477121">
        <w:rPr>
          <w:color w:val="FF0000"/>
        </w:rPr>
        <w:t>jobs</w:t>
      </w:r>
      <w:proofErr w:type="spellEnd"/>
    </w:p>
    <w:tbl>
      <w:tblPr>
        <w:tblStyle w:val="TableGrid"/>
        <w:tblW w:w="8455" w:type="dxa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2065"/>
        <w:gridCol w:w="6390"/>
      </w:tblGrid>
      <w:tr w:rsidR="00CB5F9E" w14:paraId="33C7B4F9" w14:textId="77777777" w:rsidTr="00E439EC">
        <w:tc>
          <w:tcPr>
            <w:tcW w:w="2065" w:type="dxa"/>
          </w:tcPr>
          <w:p w14:paraId="02CF0774" w14:textId="77777777" w:rsidR="00CB5F9E" w:rsidRDefault="00CB5F9E" w:rsidP="00E439EC">
            <w:pPr>
              <w:pStyle w:val="Paragraph"/>
              <w:tabs>
                <w:tab w:val="left" w:pos="1773"/>
              </w:tabs>
            </w:pPr>
            <w:r>
              <w:t xml:space="preserve">Nama </w:t>
            </w:r>
            <w:proofErr w:type="spellStart"/>
            <w:r>
              <w:t>Tabel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5B5DAD21" w14:textId="7B44BCBD" w:rsidR="00CB5F9E" w:rsidRDefault="00DD2684" w:rsidP="00E439EC">
            <w:pPr>
              <w:pStyle w:val="Paragraph"/>
            </w:pPr>
            <w:proofErr w:type="spellStart"/>
            <w:r>
              <w:t>tgva_jobs</w:t>
            </w:r>
            <w:proofErr w:type="spellEnd"/>
          </w:p>
        </w:tc>
      </w:tr>
      <w:tr w:rsidR="00CB5F9E" w14:paraId="1C04CFF4" w14:textId="77777777" w:rsidTr="00E439EC">
        <w:tc>
          <w:tcPr>
            <w:tcW w:w="2065" w:type="dxa"/>
          </w:tcPr>
          <w:p w14:paraId="0F7687DB" w14:textId="77777777" w:rsidR="00CB5F9E" w:rsidRDefault="00CB5F9E" w:rsidP="00E439EC">
            <w:pPr>
              <w:pStyle w:val="Paragraph"/>
              <w:tabs>
                <w:tab w:val="left" w:pos="1773"/>
              </w:tabs>
            </w:pPr>
            <w:proofErr w:type="spellStart"/>
            <w:r>
              <w:t>Deskripsi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51469667" w14:textId="77777777" w:rsidR="00CB5F9E" w:rsidRDefault="00CB5F9E" w:rsidP="00E439EC">
            <w:pPr>
              <w:pStyle w:val="Paragraph"/>
            </w:pPr>
          </w:p>
        </w:tc>
      </w:tr>
    </w:tbl>
    <w:p w14:paraId="2881F23F" w14:textId="046822F5" w:rsidR="00CB5F9E" w:rsidRDefault="00CB5F9E" w:rsidP="00CB5F9E">
      <w:pPr>
        <w:pStyle w:val="Paragraph"/>
        <w:ind w:left="630"/>
      </w:pPr>
    </w:p>
    <w:p w14:paraId="7AE02DF0" w14:textId="400E78BD" w:rsidR="00477121" w:rsidRDefault="00477121" w:rsidP="00477121">
      <w:pPr>
        <w:pStyle w:val="Caption"/>
        <w:keepNext/>
      </w:pPr>
      <w:r>
        <w:t xml:space="preserve">Tabel </w:t>
      </w:r>
      <w:fldSimple w:instr=" SEQ Tabel \* ARABIC ">
        <w:r>
          <w:rPr>
            <w:noProof/>
          </w:rPr>
          <w:t>25</w:t>
        </w:r>
      </w:fldSimple>
      <w:r>
        <w:rPr>
          <w:lang w:val="en-US"/>
        </w:rPr>
        <w:t xml:space="preserve">. </w:t>
      </w:r>
      <w:proofErr w:type="spellStart"/>
      <w:r>
        <w:rPr>
          <w:lang w:val="en-US"/>
        </w:rPr>
        <w:t>tgva_jobs</w:t>
      </w:r>
      <w:proofErr w:type="spellEnd"/>
    </w:p>
    <w:tbl>
      <w:tblPr>
        <w:tblStyle w:val="TableGrid"/>
        <w:tblW w:w="8767" w:type="dxa"/>
        <w:tblInd w:w="175" w:type="dxa"/>
        <w:tblLook w:val="04A0" w:firstRow="1" w:lastRow="0" w:firstColumn="1" w:lastColumn="0" w:noHBand="0" w:noVBand="1"/>
      </w:tblPr>
      <w:tblGrid>
        <w:gridCol w:w="612"/>
        <w:gridCol w:w="3168"/>
        <w:gridCol w:w="1620"/>
        <w:gridCol w:w="3367"/>
      </w:tblGrid>
      <w:tr w:rsidR="00CB5F9E" w14:paraId="3F8C2F1C" w14:textId="77777777" w:rsidTr="00E439EC">
        <w:tc>
          <w:tcPr>
            <w:tcW w:w="612" w:type="dxa"/>
            <w:shd w:val="clear" w:color="auto" w:fill="9CC2E5" w:themeFill="accent5" w:themeFillTint="99"/>
            <w:vAlign w:val="center"/>
          </w:tcPr>
          <w:p w14:paraId="05AE7FBD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Key ID</w:t>
            </w:r>
          </w:p>
        </w:tc>
        <w:tc>
          <w:tcPr>
            <w:tcW w:w="3168" w:type="dxa"/>
            <w:shd w:val="clear" w:color="auto" w:fill="9CC2E5" w:themeFill="accent5" w:themeFillTint="99"/>
            <w:vAlign w:val="center"/>
          </w:tcPr>
          <w:p w14:paraId="12673A13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Nama Field</w:t>
            </w:r>
          </w:p>
        </w:tc>
        <w:tc>
          <w:tcPr>
            <w:tcW w:w="1620" w:type="dxa"/>
            <w:shd w:val="clear" w:color="auto" w:fill="9CC2E5" w:themeFill="accent5" w:themeFillTint="99"/>
            <w:vAlign w:val="center"/>
          </w:tcPr>
          <w:p w14:paraId="1D2B9829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Tipe</w:t>
            </w:r>
            <w:proofErr w:type="spellEnd"/>
            <w:r w:rsidRPr="007A0594">
              <w:rPr>
                <w:b/>
                <w:bCs/>
              </w:rPr>
              <w:t xml:space="preserve"> Data</w:t>
            </w:r>
          </w:p>
        </w:tc>
        <w:tc>
          <w:tcPr>
            <w:tcW w:w="3367" w:type="dxa"/>
            <w:shd w:val="clear" w:color="auto" w:fill="9CC2E5" w:themeFill="accent5" w:themeFillTint="99"/>
            <w:vAlign w:val="center"/>
          </w:tcPr>
          <w:p w14:paraId="2C792BA5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Deskripsi</w:t>
            </w:r>
            <w:proofErr w:type="spellEnd"/>
          </w:p>
        </w:tc>
      </w:tr>
      <w:tr w:rsidR="00D64F68" w14:paraId="17D1E99E" w14:textId="77777777" w:rsidTr="00E439EC">
        <w:tc>
          <w:tcPr>
            <w:tcW w:w="612" w:type="dxa"/>
            <w:vAlign w:val="center"/>
          </w:tcPr>
          <w:p w14:paraId="7FF81AA9" w14:textId="77777777" w:rsidR="00D64F68" w:rsidRDefault="00D64F68" w:rsidP="00D64F68">
            <w:pPr>
              <w:pStyle w:val="TableContent"/>
            </w:pPr>
            <w:r>
              <w:t>PK</w:t>
            </w:r>
          </w:p>
        </w:tc>
        <w:tc>
          <w:tcPr>
            <w:tcW w:w="3168" w:type="dxa"/>
          </w:tcPr>
          <w:p w14:paraId="6C23CF43" w14:textId="4283A49C" w:rsidR="00D64F68" w:rsidRDefault="00D64F68" w:rsidP="00D64F68">
            <w:pPr>
              <w:pStyle w:val="TableContent"/>
            </w:pPr>
            <w:proofErr w:type="spellStart"/>
            <w:r w:rsidRPr="00A24276">
              <w:t>va_j_id</w:t>
            </w:r>
            <w:proofErr w:type="spellEnd"/>
          </w:p>
        </w:tc>
        <w:tc>
          <w:tcPr>
            <w:tcW w:w="1620" w:type="dxa"/>
          </w:tcPr>
          <w:p w14:paraId="34D31F92" w14:textId="51C37596" w:rsidR="00D64F68" w:rsidRDefault="00D64F68" w:rsidP="00D64F68">
            <w:pPr>
              <w:pStyle w:val="TableContent"/>
            </w:pPr>
            <w:r w:rsidRPr="00397E81">
              <w:t>INT4 (32)</w:t>
            </w:r>
          </w:p>
        </w:tc>
        <w:tc>
          <w:tcPr>
            <w:tcW w:w="3367" w:type="dxa"/>
            <w:vAlign w:val="center"/>
          </w:tcPr>
          <w:p w14:paraId="226F02FA" w14:textId="77777777" w:rsidR="00D64F68" w:rsidRDefault="00D64F68" w:rsidP="00D64F68">
            <w:pPr>
              <w:pStyle w:val="TableContent"/>
            </w:pPr>
          </w:p>
        </w:tc>
      </w:tr>
      <w:tr w:rsidR="00D64F68" w14:paraId="1A58ADE0" w14:textId="77777777" w:rsidTr="00E439EC">
        <w:tc>
          <w:tcPr>
            <w:tcW w:w="612" w:type="dxa"/>
            <w:vAlign w:val="center"/>
          </w:tcPr>
          <w:p w14:paraId="6AFC2019" w14:textId="77777777" w:rsidR="00D64F68" w:rsidRDefault="00D64F68" w:rsidP="00D64F68">
            <w:pPr>
              <w:pStyle w:val="TableContent"/>
            </w:pPr>
          </w:p>
        </w:tc>
        <w:tc>
          <w:tcPr>
            <w:tcW w:w="3168" w:type="dxa"/>
          </w:tcPr>
          <w:p w14:paraId="656846C8" w14:textId="4F4EC18C" w:rsidR="00D64F68" w:rsidRDefault="00D64F68" w:rsidP="00D64F68">
            <w:pPr>
              <w:pStyle w:val="TableContent"/>
            </w:pPr>
            <w:proofErr w:type="spellStart"/>
            <w:r w:rsidRPr="00A24276">
              <w:t>va_j_type</w:t>
            </w:r>
            <w:proofErr w:type="spellEnd"/>
          </w:p>
        </w:tc>
        <w:tc>
          <w:tcPr>
            <w:tcW w:w="1620" w:type="dxa"/>
          </w:tcPr>
          <w:p w14:paraId="6C704F7B" w14:textId="01D71D31" w:rsidR="00D64F68" w:rsidRDefault="00D64F68" w:rsidP="00D64F68">
            <w:pPr>
              <w:pStyle w:val="TableContent"/>
            </w:pPr>
            <w:r w:rsidRPr="00397E81">
              <w:t>VARCHAR (20)</w:t>
            </w:r>
          </w:p>
        </w:tc>
        <w:tc>
          <w:tcPr>
            <w:tcW w:w="3367" w:type="dxa"/>
            <w:vAlign w:val="center"/>
          </w:tcPr>
          <w:p w14:paraId="2BA5FFF2" w14:textId="77777777" w:rsidR="00D64F68" w:rsidRDefault="00D64F68" w:rsidP="00D64F68">
            <w:pPr>
              <w:pStyle w:val="TableContent"/>
            </w:pPr>
          </w:p>
        </w:tc>
      </w:tr>
      <w:tr w:rsidR="00D64F68" w14:paraId="2E984742" w14:textId="77777777" w:rsidTr="00E439EC">
        <w:tc>
          <w:tcPr>
            <w:tcW w:w="612" w:type="dxa"/>
            <w:vAlign w:val="center"/>
          </w:tcPr>
          <w:p w14:paraId="57131E60" w14:textId="77777777" w:rsidR="00D64F68" w:rsidRDefault="00D64F68" w:rsidP="00D64F68">
            <w:pPr>
              <w:pStyle w:val="TableContent"/>
            </w:pPr>
          </w:p>
        </w:tc>
        <w:tc>
          <w:tcPr>
            <w:tcW w:w="3168" w:type="dxa"/>
          </w:tcPr>
          <w:p w14:paraId="138124F7" w14:textId="1B63FFA3" w:rsidR="00D64F68" w:rsidRPr="00644EC6" w:rsidRDefault="00D64F68" w:rsidP="00D64F68">
            <w:pPr>
              <w:pStyle w:val="TableContent"/>
            </w:pPr>
            <w:proofErr w:type="spellStart"/>
            <w:r w:rsidRPr="00A24276">
              <w:t>va_j_cin</w:t>
            </w:r>
            <w:proofErr w:type="spellEnd"/>
          </w:p>
        </w:tc>
        <w:tc>
          <w:tcPr>
            <w:tcW w:w="1620" w:type="dxa"/>
          </w:tcPr>
          <w:p w14:paraId="5C73D445" w14:textId="4EC94B0E" w:rsidR="00D64F68" w:rsidRPr="00BE771C" w:rsidRDefault="00D64F68" w:rsidP="00D64F68">
            <w:pPr>
              <w:pStyle w:val="TableContent"/>
            </w:pPr>
            <w:r w:rsidRPr="00397E81">
              <w:t>VARCHAR (3)</w:t>
            </w:r>
          </w:p>
        </w:tc>
        <w:tc>
          <w:tcPr>
            <w:tcW w:w="3367" w:type="dxa"/>
            <w:vAlign w:val="center"/>
          </w:tcPr>
          <w:p w14:paraId="62A35247" w14:textId="77777777" w:rsidR="00D64F68" w:rsidRDefault="00D64F68" w:rsidP="00D64F68">
            <w:pPr>
              <w:pStyle w:val="TableContent"/>
            </w:pPr>
          </w:p>
        </w:tc>
      </w:tr>
      <w:tr w:rsidR="00D64F68" w14:paraId="3D0DEF73" w14:textId="77777777" w:rsidTr="00E439EC">
        <w:tc>
          <w:tcPr>
            <w:tcW w:w="612" w:type="dxa"/>
            <w:vAlign w:val="center"/>
          </w:tcPr>
          <w:p w14:paraId="22F2842C" w14:textId="77777777" w:rsidR="00D64F68" w:rsidRDefault="00D64F68" w:rsidP="00D64F68">
            <w:pPr>
              <w:pStyle w:val="TableContent"/>
            </w:pPr>
          </w:p>
        </w:tc>
        <w:tc>
          <w:tcPr>
            <w:tcW w:w="3168" w:type="dxa"/>
          </w:tcPr>
          <w:p w14:paraId="4CC5539E" w14:textId="6652D9A4" w:rsidR="00D64F68" w:rsidRDefault="00D64F68" w:rsidP="00D64F68">
            <w:pPr>
              <w:pStyle w:val="TableContent"/>
            </w:pPr>
            <w:proofErr w:type="spellStart"/>
            <w:r w:rsidRPr="00A24276">
              <w:t>va_j_bc</w:t>
            </w:r>
            <w:proofErr w:type="spellEnd"/>
          </w:p>
        </w:tc>
        <w:tc>
          <w:tcPr>
            <w:tcW w:w="1620" w:type="dxa"/>
          </w:tcPr>
          <w:p w14:paraId="4925A0C0" w14:textId="161775B6" w:rsidR="00D64F68" w:rsidRDefault="00D64F68" w:rsidP="00D64F68">
            <w:pPr>
              <w:pStyle w:val="TableContent"/>
            </w:pPr>
            <w:r w:rsidRPr="00397E81">
              <w:t>VARCHAR (2)</w:t>
            </w:r>
          </w:p>
        </w:tc>
        <w:tc>
          <w:tcPr>
            <w:tcW w:w="3367" w:type="dxa"/>
            <w:vAlign w:val="center"/>
          </w:tcPr>
          <w:p w14:paraId="4394C31C" w14:textId="77777777" w:rsidR="00D64F68" w:rsidRDefault="00D64F68" w:rsidP="00D64F68">
            <w:pPr>
              <w:pStyle w:val="TableContent"/>
            </w:pPr>
          </w:p>
        </w:tc>
      </w:tr>
      <w:tr w:rsidR="00D64F68" w14:paraId="174C74FF" w14:textId="77777777" w:rsidTr="00E439EC">
        <w:tc>
          <w:tcPr>
            <w:tcW w:w="612" w:type="dxa"/>
            <w:vAlign w:val="center"/>
          </w:tcPr>
          <w:p w14:paraId="5AA7E64B" w14:textId="77777777" w:rsidR="00D64F68" w:rsidRPr="00EA73C7" w:rsidRDefault="00D64F68" w:rsidP="00D64F68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763AAB14" w14:textId="13746915" w:rsidR="00D64F68" w:rsidRDefault="00D64F68" w:rsidP="00D64F68">
            <w:pPr>
              <w:pStyle w:val="TableContent"/>
            </w:pPr>
            <w:proofErr w:type="spellStart"/>
            <w:r w:rsidRPr="00A24276">
              <w:t>va_j_file_ori</w:t>
            </w:r>
            <w:proofErr w:type="spellEnd"/>
          </w:p>
        </w:tc>
        <w:tc>
          <w:tcPr>
            <w:tcW w:w="1620" w:type="dxa"/>
          </w:tcPr>
          <w:p w14:paraId="43C20451" w14:textId="5D3701B5" w:rsidR="00D64F68" w:rsidRDefault="00D64F68" w:rsidP="00D64F68">
            <w:pPr>
              <w:pStyle w:val="TableContent"/>
            </w:pPr>
            <w:r w:rsidRPr="00397E81">
              <w:t>VARCHAR (50)</w:t>
            </w:r>
          </w:p>
        </w:tc>
        <w:tc>
          <w:tcPr>
            <w:tcW w:w="3367" w:type="dxa"/>
            <w:vAlign w:val="center"/>
          </w:tcPr>
          <w:p w14:paraId="052C808E" w14:textId="77777777" w:rsidR="00D64F68" w:rsidRDefault="00D64F68" w:rsidP="00D64F68">
            <w:pPr>
              <w:pStyle w:val="TableContent"/>
            </w:pPr>
          </w:p>
        </w:tc>
      </w:tr>
      <w:tr w:rsidR="00D64F68" w14:paraId="660E7765" w14:textId="77777777" w:rsidTr="00E439EC">
        <w:tc>
          <w:tcPr>
            <w:tcW w:w="612" w:type="dxa"/>
            <w:vAlign w:val="center"/>
          </w:tcPr>
          <w:p w14:paraId="6B3110F5" w14:textId="77777777" w:rsidR="00D64F68" w:rsidRDefault="00D64F68" w:rsidP="00D64F68">
            <w:pPr>
              <w:pStyle w:val="TableContent"/>
            </w:pPr>
          </w:p>
        </w:tc>
        <w:tc>
          <w:tcPr>
            <w:tcW w:w="3168" w:type="dxa"/>
          </w:tcPr>
          <w:p w14:paraId="54647B4B" w14:textId="73F011CF" w:rsidR="00D64F68" w:rsidRDefault="00D64F68" w:rsidP="00D64F68">
            <w:pPr>
              <w:pStyle w:val="TableContent"/>
            </w:pPr>
            <w:proofErr w:type="spellStart"/>
            <w:r w:rsidRPr="00A24276">
              <w:t>va_j_file_success</w:t>
            </w:r>
            <w:proofErr w:type="spellEnd"/>
          </w:p>
        </w:tc>
        <w:tc>
          <w:tcPr>
            <w:tcW w:w="1620" w:type="dxa"/>
          </w:tcPr>
          <w:p w14:paraId="2DDAC27D" w14:textId="749F9EF6" w:rsidR="00D64F68" w:rsidRDefault="00D64F68" w:rsidP="00D64F68">
            <w:pPr>
              <w:pStyle w:val="TableContent"/>
            </w:pPr>
            <w:r w:rsidRPr="00397E81">
              <w:t>VARCHAR (50)</w:t>
            </w:r>
          </w:p>
        </w:tc>
        <w:tc>
          <w:tcPr>
            <w:tcW w:w="3367" w:type="dxa"/>
            <w:vAlign w:val="center"/>
          </w:tcPr>
          <w:p w14:paraId="3C6411DF" w14:textId="77777777" w:rsidR="00D64F68" w:rsidRDefault="00D64F68" w:rsidP="00D64F68">
            <w:pPr>
              <w:pStyle w:val="TableContent"/>
            </w:pPr>
          </w:p>
        </w:tc>
      </w:tr>
      <w:tr w:rsidR="00D64F68" w14:paraId="1E12CAE7" w14:textId="77777777" w:rsidTr="00E439EC">
        <w:tc>
          <w:tcPr>
            <w:tcW w:w="612" w:type="dxa"/>
            <w:vAlign w:val="center"/>
          </w:tcPr>
          <w:p w14:paraId="5407404C" w14:textId="77777777" w:rsidR="00D64F68" w:rsidRDefault="00D64F68" w:rsidP="00D64F68">
            <w:pPr>
              <w:pStyle w:val="TableContent"/>
            </w:pPr>
          </w:p>
        </w:tc>
        <w:tc>
          <w:tcPr>
            <w:tcW w:w="3168" w:type="dxa"/>
          </w:tcPr>
          <w:p w14:paraId="353A7EF3" w14:textId="5BE82177" w:rsidR="00D64F68" w:rsidRDefault="00D64F68" w:rsidP="00D64F68">
            <w:pPr>
              <w:pStyle w:val="TableContent"/>
            </w:pPr>
            <w:proofErr w:type="spellStart"/>
            <w:r w:rsidRPr="00A24276">
              <w:t>va_j_file_exception</w:t>
            </w:r>
            <w:proofErr w:type="spellEnd"/>
          </w:p>
        </w:tc>
        <w:tc>
          <w:tcPr>
            <w:tcW w:w="1620" w:type="dxa"/>
          </w:tcPr>
          <w:p w14:paraId="2024F3DD" w14:textId="2EB0A23B" w:rsidR="00D64F68" w:rsidRDefault="00D64F68" w:rsidP="00D64F68">
            <w:pPr>
              <w:pStyle w:val="TableContent"/>
            </w:pPr>
            <w:r w:rsidRPr="00397E81">
              <w:t>VARCHAR (50)</w:t>
            </w:r>
          </w:p>
        </w:tc>
        <w:tc>
          <w:tcPr>
            <w:tcW w:w="3367" w:type="dxa"/>
            <w:vAlign w:val="center"/>
          </w:tcPr>
          <w:p w14:paraId="44AC38FB" w14:textId="77777777" w:rsidR="00D64F68" w:rsidRDefault="00D64F68" w:rsidP="00D64F68">
            <w:pPr>
              <w:pStyle w:val="TableContent"/>
            </w:pPr>
          </w:p>
        </w:tc>
      </w:tr>
      <w:tr w:rsidR="00D64F68" w14:paraId="32E9A5B5" w14:textId="77777777" w:rsidTr="00E439EC">
        <w:tc>
          <w:tcPr>
            <w:tcW w:w="612" w:type="dxa"/>
            <w:vAlign w:val="center"/>
          </w:tcPr>
          <w:p w14:paraId="51FED1F7" w14:textId="77777777" w:rsidR="00D64F68" w:rsidRDefault="00D64F68" w:rsidP="00D64F68">
            <w:pPr>
              <w:pStyle w:val="TableContent"/>
            </w:pPr>
          </w:p>
        </w:tc>
        <w:tc>
          <w:tcPr>
            <w:tcW w:w="3168" w:type="dxa"/>
          </w:tcPr>
          <w:p w14:paraId="37C9C699" w14:textId="7358C864" w:rsidR="00D64F68" w:rsidRDefault="00D64F68" w:rsidP="00D64F68">
            <w:pPr>
              <w:pStyle w:val="TableContent"/>
            </w:pPr>
            <w:proofErr w:type="spellStart"/>
            <w:r w:rsidRPr="00A24276">
              <w:t>va_j_create_dt</w:t>
            </w:r>
            <w:proofErr w:type="spellEnd"/>
          </w:p>
        </w:tc>
        <w:tc>
          <w:tcPr>
            <w:tcW w:w="1620" w:type="dxa"/>
          </w:tcPr>
          <w:p w14:paraId="52D4BB90" w14:textId="189BED33" w:rsidR="00D64F68" w:rsidRDefault="00D64F68" w:rsidP="00D64F68">
            <w:pPr>
              <w:pStyle w:val="TableContent"/>
            </w:pPr>
            <w:r w:rsidRPr="00397E81">
              <w:t>VARCHAR (14)</w:t>
            </w:r>
          </w:p>
        </w:tc>
        <w:tc>
          <w:tcPr>
            <w:tcW w:w="3367" w:type="dxa"/>
            <w:vAlign w:val="center"/>
          </w:tcPr>
          <w:p w14:paraId="462C774D" w14:textId="77777777" w:rsidR="00D64F68" w:rsidRDefault="00D64F68" w:rsidP="00D64F68">
            <w:pPr>
              <w:pStyle w:val="TableContent"/>
            </w:pPr>
          </w:p>
        </w:tc>
      </w:tr>
      <w:tr w:rsidR="00D64F68" w14:paraId="5664C6F5" w14:textId="77777777" w:rsidTr="00E439EC">
        <w:tc>
          <w:tcPr>
            <w:tcW w:w="612" w:type="dxa"/>
            <w:vAlign w:val="center"/>
          </w:tcPr>
          <w:p w14:paraId="4886D756" w14:textId="77777777" w:rsidR="00D64F68" w:rsidRDefault="00D64F68" w:rsidP="00D64F68">
            <w:pPr>
              <w:pStyle w:val="TableContent"/>
            </w:pPr>
          </w:p>
        </w:tc>
        <w:tc>
          <w:tcPr>
            <w:tcW w:w="3168" w:type="dxa"/>
          </w:tcPr>
          <w:p w14:paraId="77FFDC20" w14:textId="300C8F54" w:rsidR="00D64F68" w:rsidRPr="00A757C7" w:rsidRDefault="00D64F68" w:rsidP="00D64F68">
            <w:pPr>
              <w:pStyle w:val="TableContent"/>
            </w:pPr>
            <w:proofErr w:type="spellStart"/>
            <w:r w:rsidRPr="00A24276">
              <w:t>va_j_create_by</w:t>
            </w:r>
            <w:proofErr w:type="spellEnd"/>
          </w:p>
        </w:tc>
        <w:tc>
          <w:tcPr>
            <w:tcW w:w="1620" w:type="dxa"/>
          </w:tcPr>
          <w:p w14:paraId="2DACA852" w14:textId="3B42D563" w:rsidR="00D64F68" w:rsidRDefault="00D64F68" w:rsidP="00D64F68">
            <w:pPr>
              <w:pStyle w:val="TableContent"/>
            </w:pPr>
            <w:r w:rsidRPr="00397E81">
              <w:t>VARCHAR (20)</w:t>
            </w:r>
          </w:p>
        </w:tc>
        <w:tc>
          <w:tcPr>
            <w:tcW w:w="3367" w:type="dxa"/>
            <w:vAlign w:val="center"/>
          </w:tcPr>
          <w:p w14:paraId="53C20C75" w14:textId="77777777" w:rsidR="00D64F68" w:rsidRPr="00326BD1" w:rsidRDefault="00D64F68" w:rsidP="00D64F68">
            <w:pPr>
              <w:pStyle w:val="TableContent"/>
            </w:pPr>
          </w:p>
        </w:tc>
      </w:tr>
      <w:tr w:rsidR="00D64F68" w14:paraId="1228DAB8" w14:textId="77777777" w:rsidTr="00E439EC">
        <w:tc>
          <w:tcPr>
            <w:tcW w:w="612" w:type="dxa"/>
            <w:vAlign w:val="center"/>
          </w:tcPr>
          <w:p w14:paraId="733198C4" w14:textId="77777777" w:rsidR="00D64F68" w:rsidRDefault="00D64F68" w:rsidP="00D64F68">
            <w:pPr>
              <w:pStyle w:val="TableContent"/>
            </w:pPr>
          </w:p>
        </w:tc>
        <w:tc>
          <w:tcPr>
            <w:tcW w:w="3168" w:type="dxa"/>
          </w:tcPr>
          <w:p w14:paraId="50BE8965" w14:textId="6CE34BAD" w:rsidR="00D64F68" w:rsidRPr="00A757C7" w:rsidRDefault="00D64F68" w:rsidP="00D64F68">
            <w:pPr>
              <w:pStyle w:val="TableContent"/>
            </w:pPr>
            <w:proofErr w:type="spellStart"/>
            <w:r w:rsidRPr="00A24276">
              <w:t>va_j_process_dt</w:t>
            </w:r>
            <w:proofErr w:type="spellEnd"/>
          </w:p>
        </w:tc>
        <w:tc>
          <w:tcPr>
            <w:tcW w:w="1620" w:type="dxa"/>
          </w:tcPr>
          <w:p w14:paraId="38A9BAA3" w14:textId="59E02127" w:rsidR="00D64F68" w:rsidRDefault="00D64F68" w:rsidP="00D64F68">
            <w:pPr>
              <w:pStyle w:val="TableContent"/>
            </w:pPr>
            <w:r w:rsidRPr="00397E81">
              <w:t>VARCHAR (14)</w:t>
            </w:r>
          </w:p>
        </w:tc>
        <w:tc>
          <w:tcPr>
            <w:tcW w:w="3367" w:type="dxa"/>
            <w:vAlign w:val="center"/>
          </w:tcPr>
          <w:p w14:paraId="6269DBF9" w14:textId="77777777" w:rsidR="00D64F68" w:rsidRPr="00326BD1" w:rsidRDefault="00D64F68" w:rsidP="00D64F68">
            <w:pPr>
              <w:pStyle w:val="TableContent"/>
            </w:pPr>
          </w:p>
        </w:tc>
      </w:tr>
      <w:tr w:rsidR="00D64F68" w14:paraId="74F3F7A1" w14:textId="77777777" w:rsidTr="00E439EC">
        <w:tc>
          <w:tcPr>
            <w:tcW w:w="612" w:type="dxa"/>
            <w:vAlign w:val="center"/>
          </w:tcPr>
          <w:p w14:paraId="445B709A" w14:textId="77777777" w:rsidR="00D64F68" w:rsidRDefault="00D64F68" w:rsidP="00D64F68">
            <w:pPr>
              <w:pStyle w:val="TableContent"/>
            </w:pPr>
          </w:p>
        </w:tc>
        <w:tc>
          <w:tcPr>
            <w:tcW w:w="3168" w:type="dxa"/>
          </w:tcPr>
          <w:p w14:paraId="02FBA0C9" w14:textId="66DB1498" w:rsidR="00D64F68" w:rsidRPr="00644EC6" w:rsidRDefault="00D64F68" w:rsidP="00D64F68">
            <w:pPr>
              <w:pStyle w:val="TableContent"/>
            </w:pPr>
            <w:proofErr w:type="spellStart"/>
            <w:r w:rsidRPr="00A24276">
              <w:t>va_j_process_by</w:t>
            </w:r>
            <w:proofErr w:type="spellEnd"/>
          </w:p>
        </w:tc>
        <w:tc>
          <w:tcPr>
            <w:tcW w:w="1620" w:type="dxa"/>
          </w:tcPr>
          <w:p w14:paraId="0A53F486" w14:textId="629FEE9C" w:rsidR="00D64F68" w:rsidRPr="00BE771C" w:rsidRDefault="00D64F68" w:rsidP="00D64F68">
            <w:pPr>
              <w:pStyle w:val="TableContent"/>
            </w:pPr>
            <w:r w:rsidRPr="00397E81">
              <w:t>VARCHAR (20)</w:t>
            </w:r>
          </w:p>
        </w:tc>
        <w:tc>
          <w:tcPr>
            <w:tcW w:w="3367" w:type="dxa"/>
            <w:vAlign w:val="center"/>
          </w:tcPr>
          <w:p w14:paraId="51D86051" w14:textId="77777777" w:rsidR="00D64F68" w:rsidRDefault="00D64F68" w:rsidP="00D64F68">
            <w:pPr>
              <w:pStyle w:val="TableContent"/>
            </w:pPr>
          </w:p>
        </w:tc>
      </w:tr>
      <w:tr w:rsidR="00D64F68" w14:paraId="74189A09" w14:textId="77777777" w:rsidTr="00E439EC">
        <w:tc>
          <w:tcPr>
            <w:tcW w:w="612" w:type="dxa"/>
            <w:vAlign w:val="center"/>
          </w:tcPr>
          <w:p w14:paraId="65F195E0" w14:textId="77777777" w:rsidR="00D64F68" w:rsidRDefault="00D64F68" w:rsidP="00D64F68">
            <w:pPr>
              <w:pStyle w:val="TableContent"/>
            </w:pPr>
          </w:p>
        </w:tc>
        <w:tc>
          <w:tcPr>
            <w:tcW w:w="3168" w:type="dxa"/>
          </w:tcPr>
          <w:p w14:paraId="000FAE16" w14:textId="7DB20905" w:rsidR="00D64F68" w:rsidRPr="00644EC6" w:rsidRDefault="00D64F68" w:rsidP="00D64F68">
            <w:pPr>
              <w:pStyle w:val="TableContent"/>
            </w:pPr>
            <w:proofErr w:type="spellStart"/>
            <w:r w:rsidRPr="00A24276">
              <w:t>va_j_status</w:t>
            </w:r>
            <w:proofErr w:type="spellEnd"/>
          </w:p>
        </w:tc>
        <w:tc>
          <w:tcPr>
            <w:tcW w:w="1620" w:type="dxa"/>
          </w:tcPr>
          <w:p w14:paraId="74963132" w14:textId="6CB47D2E" w:rsidR="00D64F68" w:rsidRPr="00BE771C" w:rsidRDefault="00D64F68" w:rsidP="00D64F68">
            <w:pPr>
              <w:pStyle w:val="TableContent"/>
            </w:pPr>
            <w:r w:rsidRPr="00397E81">
              <w:t>VARCHAR (1)</w:t>
            </w:r>
          </w:p>
        </w:tc>
        <w:tc>
          <w:tcPr>
            <w:tcW w:w="3367" w:type="dxa"/>
            <w:vAlign w:val="center"/>
          </w:tcPr>
          <w:p w14:paraId="40EA35A4" w14:textId="77777777" w:rsidR="00D64F68" w:rsidRDefault="00D64F68" w:rsidP="00D64F68">
            <w:pPr>
              <w:pStyle w:val="TableContent"/>
            </w:pPr>
          </w:p>
        </w:tc>
      </w:tr>
      <w:tr w:rsidR="00D64F68" w14:paraId="1F3EDF9D" w14:textId="77777777" w:rsidTr="00E439EC">
        <w:tc>
          <w:tcPr>
            <w:tcW w:w="612" w:type="dxa"/>
            <w:vAlign w:val="center"/>
          </w:tcPr>
          <w:p w14:paraId="383DF5CF" w14:textId="77777777" w:rsidR="00D64F68" w:rsidRDefault="00D64F68" w:rsidP="00D64F68">
            <w:pPr>
              <w:pStyle w:val="TableContent"/>
            </w:pPr>
          </w:p>
        </w:tc>
        <w:tc>
          <w:tcPr>
            <w:tcW w:w="3168" w:type="dxa"/>
          </w:tcPr>
          <w:p w14:paraId="3C0BD5A0" w14:textId="3211040C" w:rsidR="00D64F68" w:rsidRPr="00644EC6" w:rsidRDefault="00D64F68" w:rsidP="00D64F68">
            <w:pPr>
              <w:pStyle w:val="TableContent"/>
            </w:pPr>
            <w:proofErr w:type="spellStart"/>
            <w:r w:rsidRPr="00A24276">
              <w:t>va_j_contact</w:t>
            </w:r>
            <w:proofErr w:type="spellEnd"/>
          </w:p>
        </w:tc>
        <w:tc>
          <w:tcPr>
            <w:tcW w:w="1620" w:type="dxa"/>
          </w:tcPr>
          <w:p w14:paraId="2D0F2348" w14:textId="41E7BFB0" w:rsidR="00D64F68" w:rsidRPr="00BE771C" w:rsidRDefault="00D64F68" w:rsidP="00D64F68">
            <w:pPr>
              <w:pStyle w:val="TableContent"/>
            </w:pPr>
            <w:r w:rsidRPr="00397E81">
              <w:t>VARCHAR (128)</w:t>
            </w:r>
          </w:p>
        </w:tc>
        <w:tc>
          <w:tcPr>
            <w:tcW w:w="3367" w:type="dxa"/>
            <w:vAlign w:val="center"/>
          </w:tcPr>
          <w:p w14:paraId="38C957ED" w14:textId="77777777" w:rsidR="00D64F68" w:rsidRDefault="00D64F68" w:rsidP="00D64F68">
            <w:pPr>
              <w:pStyle w:val="TableContent"/>
            </w:pPr>
          </w:p>
        </w:tc>
      </w:tr>
    </w:tbl>
    <w:p w14:paraId="2A11BDE3" w14:textId="77777777" w:rsidR="00CB5F9E" w:rsidRDefault="00CB5F9E" w:rsidP="00CB5F9E">
      <w:pPr>
        <w:pStyle w:val="Paragraph"/>
        <w:ind w:left="630"/>
      </w:pPr>
    </w:p>
    <w:p w14:paraId="749DE39E" w14:textId="5C130E67" w:rsidR="0013014C" w:rsidRPr="00477121" w:rsidRDefault="0013014C" w:rsidP="007131C3">
      <w:pPr>
        <w:pStyle w:val="Paragraph"/>
        <w:numPr>
          <w:ilvl w:val="0"/>
          <w:numId w:val="8"/>
        </w:numPr>
        <w:ind w:left="630" w:hanging="450"/>
        <w:rPr>
          <w:color w:val="FF0000"/>
        </w:rPr>
      </w:pPr>
      <w:proofErr w:type="spellStart"/>
      <w:r w:rsidRPr="00477121">
        <w:rPr>
          <w:color w:val="FF0000"/>
        </w:rPr>
        <w:t>tgva_</w:t>
      </w:r>
      <w:r w:rsidR="00B30041" w:rsidRPr="00477121">
        <w:rPr>
          <w:color w:val="FF0000"/>
        </w:rPr>
        <w:t>log_admin</w:t>
      </w:r>
      <w:proofErr w:type="spellEnd"/>
    </w:p>
    <w:tbl>
      <w:tblPr>
        <w:tblStyle w:val="TableGrid"/>
        <w:tblW w:w="8455" w:type="dxa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2065"/>
        <w:gridCol w:w="6390"/>
      </w:tblGrid>
      <w:tr w:rsidR="00CB5F9E" w14:paraId="6FEB077C" w14:textId="77777777" w:rsidTr="00E439EC">
        <w:tc>
          <w:tcPr>
            <w:tcW w:w="2065" w:type="dxa"/>
          </w:tcPr>
          <w:p w14:paraId="7FAA71A5" w14:textId="77777777" w:rsidR="00CB5F9E" w:rsidRDefault="00CB5F9E" w:rsidP="00E439EC">
            <w:pPr>
              <w:pStyle w:val="Paragraph"/>
              <w:tabs>
                <w:tab w:val="left" w:pos="1773"/>
              </w:tabs>
            </w:pPr>
            <w:r>
              <w:t xml:space="preserve">Nama </w:t>
            </w:r>
            <w:proofErr w:type="spellStart"/>
            <w:r>
              <w:t>Tabel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48D6B503" w14:textId="77777777" w:rsidR="00CB5F9E" w:rsidRDefault="00CB5F9E" w:rsidP="00E439EC">
            <w:pPr>
              <w:pStyle w:val="Paragraph"/>
            </w:pPr>
          </w:p>
        </w:tc>
      </w:tr>
      <w:tr w:rsidR="00CB5F9E" w14:paraId="302D7FD0" w14:textId="77777777" w:rsidTr="00E439EC">
        <w:tc>
          <w:tcPr>
            <w:tcW w:w="2065" w:type="dxa"/>
          </w:tcPr>
          <w:p w14:paraId="268B0042" w14:textId="77777777" w:rsidR="00CB5F9E" w:rsidRDefault="00CB5F9E" w:rsidP="00E439EC">
            <w:pPr>
              <w:pStyle w:val="Paragraph"/>
              <w:tabs>
                <w:tab w:val="left" w:pos="1773"/>
              </w:tabs>
            </w:pPr>
            <w:proofErr w:type="spellStart"/>
            <w:r>
              <w:t>Deskripsi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3D95A025" w14:textId="77777777" w:rsidR="00CB5F9E" w:rsidRDefault="00CB5F9E" w:rsidP="00E439EC">
            <w:pPr>
              <w:pStyle w:val="Paragraph"/>
            </w:pPr>
          </w:p>
        </w:tc>
      </w:tr>
    </w:tbl>
    <w:p w14:paraId="621C6879" w14:textId="4E6FC1D7" w:rsidR="00CB5F9E" w:rsidRDefault="00CB5F9E" w:rsidP="00CB5F9E">
      <w:pPr>
        <w:pStyle w:val="Paragraph"/>
        <w:ind w:left="630"/>
      </w:pPr>
    </w:p>
    <w:p w14:paraId="5E8E50F0" w14:textId="64A96A73" w:rsidR="00477121" w:rsidRDefault="00477121" w:rsidP="00477121">
      <w:pPr>
        <w:pStyle w:val="Caption"/>
        <w:keepNext/>
      </w:pPr>
      <w:r>
        <w:t xml:space="preserve">Tabel </w:t>
      </w:r>
      <w:fldSimple w:instr=" SEQ Tabel \* ARABIC ">
        <w:r>
          <w:rPr>
            <w:noProof/>
          </w:rPr>
          <w:t>26</w:t>
        </w:r>
      </w:fldSimple>
      <w:r>
        <w:rPr>
          <w:lang w:val="en-US"/>
        </w:rPr>
        <w:t xml:space="preserve">. </w:t>
      </w:r>
      <w:proofErr w:type="spellStart"/>
      <w:r>
        <w:rPr>
          <w:lang w:val="en-US"/>
        </w:rPr>
        <w:t>tgva_log_admin</w:t>
      </w:r>
      <w:proofErr w:type="spellEnd"/>
    </w:p>
    <w:tbl>
      <w:tblPr>
        <w:tblStyle w:val="TableGrid"/>
        <w:tblW w:w="8767" w:type="dxa"/>
        <w:tblInd w:w="175" w:type="dxa"/>
        <w:tblLook w:val="04A0" w:firstRow="1" w:lastRow="0" w:firstColumn="1" w:lastColumn="0" w:noHBand="0" w:noVBand="1"/>
      </w:tblPr>
      <w:tblGrid>
        <w:gridCol w:w="612"/>
        <w:gridCol w:w="3168"/>
        <w:gridCol w:w="1620"/>
        <w:gridCol w:w="3367"/>
      </w:tblGrid>
      <w:tr w:rsidR="00CB5F9E" w14:paraId="1809DD0F" w14:textId="77777777" w:rsidTr="00E439EC">
        <w:tc>
          <w:tcPr>
            <w:tcW w:w="612" w:type="dxa"/>
            <w:shd w:val="clear" w:color="auto" w:fill="9CC2E5" w:themeFill="accent5" w:themeFillTint="99"/>
            <w:vAlign w:val="center"/>
          </w:tcPr>
          <w:p w14:paraId="4209C34F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Key ID</w:t>
            </w:r>
          </w:p>
        </w:tc>
        <w:tc>
          <w:tcPr>
            <w:tcW w:w="3168" w:type="dxa"/>
            <w:shd w:val="clear" w:color="auto" w:fill="9CC2E5" w:themeFill="accent5" w:themeFillTint="99"/>
            <w:vAlign w:val="center"/>
          </w:tcPr>
          <w:p w14:paraId="0B968BE3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Nama Field</w:t>
            </w:r>
          </w:p>
        </w:tc>
        <w:tc>
          <w:tcPr>
            <w:tcW w:w="1620" w:type="dxa"/>
            <w:shd w:val="clear" w:color="auto" w:fill="9CC2E5" w:themeFill="accent5" w:themeFillTint="99"/>
            <w:vAlign w:val="center"/>
          </w:tcPr>
          <w:p w14:paraId="2981434E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Tipe</w:t>
            </w:r>
            <w:proofErr w:type="spellEnd"/>
            <w:r w:rsidRPr="007A0594">
              <w:rPr>
                <w:b/>
                <w:bCs/>
              </w:rPr>
              <w:t xml:space="preserve"> Data</w:t>
            </w:r>
          </w:p>
        </w:tc>
        <w:tc>
          <w:tcPr>
            <w:tcW w:w="3367" w:type="dxa"/>
            <w:shd w:val="clear" w:color="auto" w:fill="9CC2E5" w:themeFill="accent5" w:themeFillTint="99"/>
            <w:vAlign w:val="center"/>
          </w:tcPr>
          <w:p w14:paraId="5EFFD7E2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Deskripsi</w:t>
            </w:r>
            <w:proofErr w:type="spellEnd"/>
          </w:p>
        </w:tc>
      </w:tr>
      <w:tr w:rsidR="00EE725A" w14:paraId="1418827E" w14:textId="77777777" w:rsidTr="00E439EC">
        <w:tc>
          <w:tcPr>
            <w:tcW w:w="612" w:type="dxa"/>
            <w:vAlign w:val="center"/>
          </w:tcPr>
          <w:p w14:paraId="4D7247C3" w14:textId="77777777" w:rsidR="00EE725A" w:rsidRDefault="00EE725A" w:rsidP="00EE725A">
            <w:pPr>
              <w:pStyle w:val="TableContent"/>
            </w:pPr>
            <w:r>
              <w:t>PK</w:t>
            </w:r>
          </w:p>
        </w:tc>
        <w:tc>
          <w:tcPr>
            <w:tcW w:w="3168" w:type="dxa"/>
          </w:tcPr>
          <w:p w14:paraId="3437F056" w14:textId="29A28B4C" w:rsidR="00EE725A" w:rsidRDefault="00EE725A" w:rsidP="00EE725A">
            <w:pPr>
              <w:pStyle w:val="TableContent"/>
            </w:pPr>
            <w:proofErr w:type="spellStart"/>
            <w:r w:rsidRPr="00755225">
              <w:t>va_log_id</w:t>
            </w:r>
            <w:proofErr w:type="spellEnd"/>
          </w:p>
        </w:tc>
        <w:tc>
          <w:tcPr>
            <w:tcW w:w="1620" w:type="dxa"/>
          </w:tcPr>
          <w:p w14:paraId="610BEDAE" w14:textId="2EFD17B9" w:rsidR="00EE725A" w:rsidRDefault="00EE725A" w:rsidP="00EE725A">
            <w:pPr>
              <w:pStyle w:val="TableContent"/>
            </w:pPr>
            <w:r w:rsidRPr="008B043D">
              <w:t>VARCHAR (36)</w:t>
            </w:r>
          </w:p>
        </w:tc>
        <w:tc>
          <w:tcPr>
            <w:tcW w:w="3367" w:type="dxa"/>
            <w:vAlign w:val="center"/>
          </w:tcPr>
          <w:p w14:paraId="21AA0F45" w14:textId="38876EEB" w:rsidR="00EE725A" w:rsidRDefault="001D02EE" w:rsidP="00EE725A">
            <w:pPr>
              <w:pStyle w:val="TableContent"/>
            </w:pPr>
            <w:r>
              <w:t>ID log</w:t>
            </w:r>
          </w:p>
        </w:tc>
      </w:tr>
      <w:tr w:rsidR="00EE725A" w14:paraId="3E118E04" w14:textId="77777777" w:rsidTr="00E439EC">
        <w:tc>
          <w:tcPr>
            <w:tcW w:w="612" w:type="dxa"/>
            <w:vAlign w:val="center"/>
          </w:tcPr>
          <w:p w14:paraId="0B52C6A3" w14:textId="77777777" w:rsidR="00EE725A" w:rsidRDefault="00EE725A" w:rsidP="00EE725A">
            <w:pPr>
              <w:pStyle w:val="TableContent"/>
            </w:pPr>
          </w:p>
        </w:tc>
        <w:tc>
          <w:tcPr>
            <w:tcW w:w="3168" w:type="dxa"/>
          </w:tcPr>
          <w:p w14:paraId="019B0ACC" w14:textId="5BC6ADC3" w:rsidR="00EE725A" w:rsidRDefault="00EE725A" w:rsidP="00EE725A">
            <w:pPr>
              <w:pStyle w:val="TableContent"/>
            </w:pPr>
            <w:proofErr w:type="spellStart"/>
            <w:r w:rsidRPr="00755225">
              <w:t>va_log_date</w:t>
            </w:r>
            <w:proofErr w:type="spellEnd"/>
          </w:p>
        </w:tc>
        <w:tc>
          <w:tcPr>
            <w:tcW w:w="1620" w:type="dxa"/>
          </w:tcPr>
          <w:p w14:paraId="33F9F4B3" w14:textId="6264E12A" w:rsidR="00EE725A" w:rsidRDefault="00EE725A" w:rsidP="00EE725A">
            <w:pPr>
              <w:pStyle w:val="TableContent"/>
            </w:pPr>
            <w:r w:rsidRPr="008B043D">
              <w:t>VARCHAR (20)</w:t>
            </w:r>
          </w:p>
        </w:tc>
        <w:tc>
          <w:tcPr>
            <w:tcW w:w="3367" w:type="dxa"/>
            <w:vAlign w:val="center"/>
          </w:tcPr>
          <w:p w14:paraId="172D4089" w14:textId="0A10E536" w:rsidR="00EE725A" w:rsidRDefault="001D02EE" w:rsidP="00EE725A">
            <w:pPr>
              <w:pStyle w:val="TableContent"/>
            </w:pPr>
            <w:proofErr w:type="spellStart"/>
            <w:r>
              <w:t>Tanggal</w:t>
            </w:r>
            <w:proofErr w:type="spellEnd"/>
            <w:r>
              <w:t xml:space="preserve"> log YYYY-MM-DD</w:t>
            </w:r>
          </w:p>
        </w:tc>
      </w:tr>
      <w:tr w:rsidR="00EE725A" w14:paraId="0795F27F" w14:textId="77777777" w:rsidTr="00E439EC">
        <w:tc>
          <w:tcPr>
            <w:tcW w:w="612" w:type="dxa"/>
            <w:vAlign w:val="center"/>
          </w:tcPr>
          <w:p w14:paraId="4282012A" w14:textId="77777777" w:rsidR="00EE725A" w:rsidRDefault="00EE725A" w:rsidP="00EE725A">
            <w:pPr>
              <w:pStyle w:val="TableContent"/>
            </w:pPr>
          </w:p>
        </w:tc>
        <w:tc>
          <w:tcPr>
            <w:tcW w:w="3168" w:type="dxa"/>
          </w:tcPr>
          <w:p w14:paraId="107371FE" w14:textId="7004F2CB" w:rsidR="00EE725A" w:rsidRPr="00644EC6" w:rsidRDefault="00EE725A" w:rsidP="00EE725A">
            <w:pPr>
              <w:pStyle w:val="TableContent"/>
            </w:pPr>
            <w:proofErr w:type="spellStart"/>
            <w:r w:rsidRPr="00755225">
              <w:t>va_log_status</w:t>
            </w:r>
            <w:proofErr w:type="spellEnd"/>
          </w:p>
        </w:tc>
        <w:tc>
          <w:tcPr>
            <w:tcW w:w="1620" w:type="dxa"/>
          </w:tcPr>
          <w:p w14:paraId="37E8C68F" w14:textId="6594EB11" w:rsidR="00EE725A" w:rsidRPr="00BE771C" w:rsidRDefault="00EE725A" w:rsidP="00EE725A">
            <w:pPr>
              <w:pStyle w:val="TableContent"/>
            </w:pPr>
            <w:r w:rsidRPr="008B043D">
              <w:t>VARCHAR (10)</w:t>
            </w:r>
          </w:p>
        </w:tc>
        <w:tc>
          <w:tcPr>
            <w:tcW w:w="3367" w:type="dxa"/>
            <w:vAlign w:val="center"/>
          </w:tcPr>
          <w:p w14:paraId="78163902" w14:textId="7F850F92" w:rsidR="00EE725A" w:rsidRDefault="001D02EE" w:rsidP="00EE725A">
            <w:pPr>
              <w:pStyle w:val="TableContent"/>
            </w:pPr>
            <w:r>
              <w:t>Status log</w:t>
            </w:r>
          </w:p>
        </w:tc>
      </w:tr>
      <w:tr w:rsidR="00EE725A" w14:paraId="0EC186FC" w14:textId="77777777" w:rsidTr="00E439EC">
        <w:tc>
          <w:tcPr>
            <w:tcW w:w="612" w:type="dxa"/>
            <w:vAlign w:val="center"/>
          </w:tcPr>
          <w:p w14:paraId="1E84B3DA" w14:textId="77777777" w:rsidR="00EE725A" w:rsidRDefault="00EE725A" w:rsidP="00EE725A">
            <w:pPr>
              <w:pStyle w:val="TableContent"/>
            </w:pPr>
          </w:p>
        </w:tc>
        <w:tc>
          <w:tcPr>
            <w:tcW w:w="3168" w:type="dxa"/>
          </w:tcPr>
          <w:p w14:paraId="63F47122" w14:textId="08E3579A" w:rsidR="00EE725A" w:rsidRDefault="00EE725A" w:rsidP="00EE725A">
            <w:pPr>
              <w:pStyle w:val="TableContent"/>
            </w:pPr>
            <w:proofErr w:type="spellStart"/>
            <w:r w:rsidRPr="00755225">
              <w:t>va_log_user_maker</w:t>
            </w:r>
            <w:proofErr w:type="spellEnd"/>
          </w:p>
        </w:tc>
        <w:tc>
          <w:tcPr>
            <w:tcW w:w="1620" w:type="dxa"/>
          </w:tcPr>
          <w:p w14:paraId="33A5155F" w14:textId="450EEFC4" w:rsidR="00EE725A" w:rsidRDefault="00EE725A" w:rsidP="00EE725A">
            <w:pPr>
              <w:pStyle w:val="TableContent"/>
            </w:pPr>
            <w:r w:rsidRPr="008B043D">
              <w:t>VARCHAR (50)</w:t>
            </w:r>
          </w:p>
        </w:tc>
        <w:tc>
          <w:tcPr>
            <w:tcW w:w="3367" w:type="dxa"/>
            <w:vAlign w:val="center"/>
          </w:tcPr>
          <w:p w14:paraId="5F31A631" w14:textId="33E4E6FA" w:rsidR="00EE725A" w:rsidRDefault="00E73FA8" w:rsidP="00EE725A">
            <w:pPr>
              <w:pStyle w:val="TableContent"/>
            </w:pPr>
            <w:r>
              <w:t>User id</w:t>
            </w:r>
          </w:p>
        </w:tc>
      </w:tr>
      <w:tr w:rsidR="00EE725A" w14:paraId="3CDEEC7B" w14:textId="77777777" w:rsidTr="00E439EC">
        <w:tc>
          <w:tcPr>
            <w:tcW w:w="612" w:type="dxa"/>
            <w:vAlign w:val="center"/>
          </w:tcPr>
          <w:p w14:paraId="31643B94" w14:textId="77777777" w:rsidR="00EE725A" w:rsidRPr="00EA73C7" w:rsidRDefault="00EE725A" w:rsidP="00EE725A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6D4E61EC" w14:textId="14A45A2F" w:rsidR="00EE725A" w:rsidRDefault="00EE725A" w:rsidP="00EE725A">
            <w:pPr>
              <w:pStyle w:val="TableContent"/>
            </w:pPr>
            <w:proofErr w:type="spellStart"/>
            <w:r w:rsidRPr="00755225">
              <w:t>va_log_user_approve</w:t>
            </w:r>
            <w:proofErr w:type="spellEnd"/>
          </w:p>
        </w:tc>
        <w:tc>
          <w:tcPr>
            <w:tcW w:w="1620" w:type="dxa"/>
          </w:tcPr>
          <w:p w14:paraId="730F8DAC" w14:textId="4ED9AA3A" w:rsidR="00EE725A" w:rsidRDefault="00EE725A" w:rsidP="00EE725A">
            <w:pPr>
              <w:pStyle w:val="TableContent"/>
            </w:pPr>
            <w:r w:rsidRPr="008B043D">
              <w:t>VARCHAR (50)</w:t>
            </w:r>
          </w:p>
        </w:tc>
        <w:tc>
          <w:tcPr>
            <w:tcW w:w="3367" w:type="dxa"/>
            <w:vAlign w:val="center"/>
          </w:tcPr>
          <w:p w14:paraId="36BAF1E7" w14:textId="77777777" w:rsidR="00EE725A" w:rsidRDefault="00EE725A" w:rsidP="00EE725A">
            <w:pPr>
              <w:pStyle w:val="TableContent"/>
            </w:pPr>
          </w:p>
        </w:tc>
      </w:tr>
      <w:tr w:rsidR="00EE725A" w14:paraId="5BC126EB" w14:textId="77777777" w:rsidTr="00E439EC">
        <w:tc>
          <w:tcPr>
            <w:tcW w:w="612" w:type="dxa"/>
            <w:vAlign w:val="center"/>
          </w:tcPr>
          <w:p w14:paraId="4F23020D" w14:textId="77777777" w:rsidR="00EE725A" w:rsidRDefault="00EE725A" w:rsidP="00EE725A">
            <w:pPr>
              <w:pStyle w:val="TableContent"/>
            </w:pPr>
          </w:p>
        </w:tc>
        <w:tc>
          <w:tcPr>
            <w:tcW w:w="3168" w:type="dxa"/>
          </w:tcPr>
          <w:p w14:paraId="0D127E9F" w14:textId="00246923" w:rsidR="00EE725A" w:rsidRDefault="00EE725A" w:rsidP="00EE725A">
            <w:pPr>
              <w:pStyle w:val="TableContent"/>
            </w:pPr>
            <w:proofErr w:type="spellStart"/>
            <w:r w:rsidRPr="00755225">
              <w:t>va_log_desc</w:t>
            </w:r>
            <w:proofErr w:type="spellEnd"/>
          </w:p>
        </w:tc>
        <w:tc>
          <w:tcPr>
            <w:tcW w:w="1620" w:type="dxa"/>
          </w:tcPr>
          <w:p w14:paraId="199061B2" w14:textId="16BEEE9F" w:rsidR="00EE725A" w:rsidRDefault="00EE725A" w:rsidP="00EE725A">
            <w:pPr>
              <w:pStyle w:val="TableContent"/>
            </w:pPr>
            <w:r w:rsidRPr="008B043D">
              <w:t>VARCHAR (255)</w:t>
            </w:r>
          </w:p>
        </w:tc>
        <w:tc>
          <w:tcPr>
            <w:tcW w:w="3367" w:type="dxa"/>
            <w:vAlign w:val="center"/>
          </w:tcPr>
          <w:p w14:paraId="5300AB86" w14:textId="316AC784" w:rsidR="00EE725A" w:rsidRDefault="00E73FA8" w:rsidP="00EE725A">
            <w:pPr>
              <w:pStyle w:val="TableContent"/>
            </w:pPr>
            <w:proofErr w:type="spellStart"/>
            <w:r>
              <w:t>Deskripsi</w:t>
            </w:r>
            <w:proofErr w:type="spellEnd"/>
            <w:r>
              <w:t xml:space="preserve"> log</w:t>
            </w:r>
          </w:p>
        </w:tc>
      </w:tr>
      <w:tr w:rsidR="00EE725A" w14:paraId="69D3BE6A" w14:textId="77777777" w:rsidTr="00E439EC">
        <w:tc>
          <w:tcPr>
            <w:tcW w:w="612" w:type="dxa"/>
            <w:vAlign w:val="center"/>
          </w:tcPr>
          <w:p w14:paraId="1BFEED26" w14:textId="77777777" w:rsidR="00EE725A" w:rsidRDefault="00EE725A" w:rsidP="00EE725A">
            <w:pPr>
              <w:pStyle w:val="TableContent"/>
            </w:pPr>
          </w:p>
        </w:tc>
        <w:tc>
          <w:tcPr>
            <w:tcW w:w="3168" w:type="dxa"/>
          </w:tcPr>
          <w:p w14:paraId="1DDC943D" w14:textId="0FE20FB3" w:rsidR="00EE725A" w:rsidRDefault="00EE725A" w:rsidP="00EE725A">
            <w:pPr>
              <w:pStyle w:val="TableContent"/>
            </w:pPr>
            <w:proofErr w:type="spellStart"/>
            <w:r w:rsidRPr="00755225">
              <w:t>va_log_channel</w:t>
            </w:r>
            <w:proofErr w:type="spellEnd"/>
          </w:p>
        </w:tc>
        <w:tc>
          <w:tcPr>
            <w:tcW w:w="1620" w:type="dxa"/>
          </w:tcPr>
          <w:p w14:paraId="322F9BF0" w14:textId="469F435C" w:rsidR="00EE725A" w:rsidRDefault="00EE725A" w:rsidP="00EE725A">
            <w:pPr>
              <w:pStyle w:val="TableContent"/>
            </w:pPr>
            <w:r w:rsidRPr="008B043D">
              <w:t>VARCHAR (6)</w:t>
            </w:r>
          </w:p>
        </w:tc>
        <w:tc>
          <w:tcPr>
            <w:tcW w:w="3367" w:type="dxa"/>
            <w:vAlign w:val="center"/>
          </w:tcPr>
          <w:p w14:paraId="677E0D5E" w14:textId="5362C54A" w:rsidR="00EE725A" w:rsidRDefault="00E73FA8" w:rsidP="00EE725A">
            <w:pPr>
              <w:pStyle w:val="TableContent"/>
            </w:pPr>
            <w:r>
              <w:t>Log channel</w:t>
            </w:r>
          </w:p>
        </w:tc>
      </w:tr>
      <w:tr w:rsidR="00EE725A" w14:paraId="2FE45C5C" w14:textId="77777777" w:rsidTr="00E439EC">
        <w:tc>
          <w:tcPr>
            <w:tcW w:w="612" w:type="dxa"/>
            <w:vAlign w:val="center"/>
          </w:tcPr>
          <w:p w14:paraId="7B3CDE97" w14:textId="77777777" w:rsidR="00EE725A" w:rsidRDefault="00EE725A" w:rsidP="00EE725A">
            <w:pPr>
              <w:pStyle w:val="TableContent"/>
            </w:pPr>
          </w:p>
        </w:tc>
        <w:tc>
          <w:tcPr>
            <w:tcW w:w="3168" w:type="dxa"/>
          </w:tcPr>
          <w:p w14:paraId="6934513F" w14:textId="6E811167" w:rsidR="00EE725A" w:rsidRDefault="00EE725A" w:rsidP="00EE725A">
            <w:pPr>
              <w:pStyle w:val="TableContent"/>
            </w:pPr>
            <w:proofErr w:type="spellStart"/>
            <w:r w:rsidRPr="00755225">
              <w:t>va_log_file_name</w:t>
            </w:r>
            <w:proofErr w:type="spellEnd"/>
          </w:p>
        </w:tc>
        <w:tc>
          <w:tcPr>
            <w:tcW w:w="1620" w:type="dxa"/>
          </w:tcPr>
          <w:p w14:paraId="171DCA9C" w14:textId="6B05DEB1" w:rsidR="00EE725A" w:rsidRDefault="00EE725A" w:rsidP="00EE725A">
            <w:pPr>
              <w:pStyle w:val="TableContent"/>
            </w:pPr>
            <w:r w:rsidRPr="008B043D">
              <w:t>VARCHAR (255)</w:t>
            </w:r>
          </w:p>
        </w:tc>
        <w:tc>
          <w:tcPr>
            <w:tcW w:w="3367" w:type="dxa"/>
            <w:vAlign w:val="center"/>
          </w:tcPr>
          <w:p w14:paraId="6CF28BA6" w14:textId="77777777" w:rsidR="00EE725A" w:rsidRDefault="00EE725A" w:rsidP="00EE725A">
            <w:pPr>
              <w:pStyle w:val="TableContent"/>
            </w:pPr>
          </w:p>
        </w:tc>
      </w:tr>
      <w:tr w:rsidR="00EE725A" w14:paraId="7C21B5A7" w14:textId="77777777" w:rsidTr="00E439EC">
        <w:tc>
          <w:tcPr>
            <w:tcW w:w="612" w:type="dxa"/>
            <w:vAlign w:val="center"/>
          </w:tcPr>
          <w:p w14:paraId="66B81567" w14:textId="77777777" w:rsidR="00EE725A" w:rsidRDefault="00EE725A" w:rsidP="00EE725A">
            <w:pPr>
              <w:pStyle w:val="TableContent"/>
            </w:pPr>
          </w:p>
        </w:tc>
        <w:tc>
          <w:tcPr>
            <w:tcW w:w="3168" w:type="dxa"/>
          </w:tcPr>
          <w:p w14:paraId="3F1A0468" w14:textId="6885A0A5" w:rsidR="00EE725A" w:rsidRPr="00A757C7" w:rsidRDefault="00EE725A" w:rsidP="00EE725A">
            <w:pPr>
              <w:pStyle w:val="TableContent"/>
            </w:pPr>
            <w:proofErr w:type="spellStart"/>
            <w:r w:rsidRPr="00755225">
              <w:t>va_log_total_data</w:t>
            </w:r>
            <w:proofErr w:type="spellEnd"/>
          </w:p>
        </w:tc>
        <w:tc>
          <w:tcPr>
            <w:tcW w:w="1620" w:type="dxa"/>
          </w:tcPr>
          <w:p w14:paraId="6427EA83" w14:textId="53FE0CC0" w:rsidR="00EE725A" w:rsidRDefault="00EE725A" w:rsidP="00EE725A">
            <w:pPr>
              <w:pStyle w:val="TableContent"/>
            </w:pPr>
            <w:r w:rsidRPr="008B043D">
              <w:t>INT8 (64)</w:t>
            </w:r>
          </w:p>
        </w:tc>
        <w:tc>
          <w:tcPr>
            <w:tcW w:w="3367" w:type="dxa"/>
            <w:vAlign w:val="center"/>
          </w:tcPr>
          <w:p w14:paraId="6A5C9089" w14:textId="77777777" w:rsidR="00EE725A" w:rsidRPr="00326BD1" w:rsidRDefault="00EE725A" w:rsidP="00EE725A">
            <w:pPr>
              <w:pStyle w:val="TableContent"/>
            </w:pPr>
          </w:p>
        </w:tc>
      </w:tr>
      <w:tr w:rsidR="00EE725A" w14:paraId="209BCF31" w14:textId="77777777" w:rsidTr="00E439EC">
        <w:tc>
          <w:tcPr>
            <w:tcW w:w="612" w:type="dxa"/>
            <w:vAlign w:val="center"/>
          </w:tcPr>
          <w:p w14:paraId="3442B85C" w14:textId="77777777" w:rsidR="00EE725A" w:rsidRDefault="00EE725A" w:rsidP="00EE725A">
            <w:pPr>
              <w:pStyle w:val="TableContent"/>
            </w:pPr>
          </w:p>
        </w:tc>
        <w:tc>
          <w:tcPr>
            <w:tcW w:w="3168" w:type="dxa"/>
          </w:tcPr>
          <w:p w14:paraId="7EA78273" w14:textId="6970D280" w:rsidR="00EE725A" w:rsidRPr="00A757C7" w:rsidRDefault="00EE725A" w:rsidP="00EE725A">
            <w:pPr>
              <w:pStyle w:val="TableContent"/>
            </w:pPr>
            <w:proofErr w:type="spellStart"/>
            <w:r w:rsidRPr="00755225">
              <w:t>va_log_cin</w:t>
            </w:r>
            <w:proofErr w:type="spellEnd"/>
          </w:p>
        </w:tc>
        <w:tc>
          <w:tcPr>
            <w:tcW w:w="1620" w:type="dxa"/>
          </w:tcPr>
          <w:p w14:paraId="7B447E98" w14:textId="1EEA221A" w:rsidR="00EE725A" w:rsidRDefault="00EE725A" w:rsidP="00EE725A">
            <w:pPr>
              <w:pStyle w:val="TableContent"/>
            </w:pPr>
            <w:r w:rsidRPr="008B043D">
              <w:t>VARCHAR (3)</w:t>
            </w:r>
          </w:p>
        </w:tc>
        <w:tc>
          <w:tcPr>
            <w:tcW w:w="3367" w:type="dxa"/>
            <w:vAlign w:val="center"/>
          </w:tcPr>
          <w:p w14:paraId="0DB98123" w14:textId="77777777" w:rsidR="00EE725A" w:rsidRPr="00326BD1" w:rsidRDefault="00EE725A" w:rsidP="00EE725A">
            <w:pPr>
              <w:pStyle w:val="TableContent"/>
            </w:pPr>
          </w:p>
        </w:tc>
      </w:tr>
      <w:tr w:rsidR="00EE725A" w14:paraId="3E10D85F" w14:textId="77777777" w:rsidTr="00E439EC">
        <w:tc>
          <w:tcPr>
            <w:tcW w:w="612" w:type="dxa"/>
            <w:vAlign w:val="center"/>
          </w:tcPr>
          <w:p w14:paraId="14685C7A" w14:textId="77777777" w:rsidR="00EE725A" w:rsidRDefault="00EE725A" w:rsidP="00EE725A">
            <w:pPr>
              <w:pStyle w:val="TableContent"/>
            </w:pPr>
          </w:p>
        </w:tc>
        <w:tc>
          <w:tcPr>
            <w:tcW w:w="3168" w:type="dxa"/>
          </w:tcPr>
          <w:p w14:paraId="02B0675A" w14:textId="28485C4E" w:rsidR="00EE725A" w:rsidRPr="00644EC6" w:rsidRDefault="00EE725A" w:rsidP="00EE725A">
            <w:pPr>
              <w:pStyle w:val="TableContent"/>
            </w:pPr>
            <w:proofErr w:type="spellStart"/>
            <w:r w:rsidRPr="00755225">
              <w:t>va_log_bc</w:t>
            </w:r>
            <w:proofErr w:type="spellEnd"/>
          </w:p>
        </w:tc>
        <w:tc>
          <w:tcPr>
            <w:tcW w:w="1620" w:type="dxa"/>
          </w:tcPr>
          <w:p w14:paraId="44798F8F" w14:textId="6ACC3ED2" w:rsidR="00EE725A" w:rsidRPr="00BE771C" w:rsidRDefault="00EE725A" w:rsidP="00EE725A">
            <w:pPr>
              <w:pStyle w:val="TableContent"/>
            </w:pPr>
            <w:r w:rsidRPr="008B043D">
              <w:t>VARCHAR (2)</w:t>
            </w:r>
          </w:p>
        </w:tc>
        <w:tc>
          <w:tcPr>
            <w:tcW w:w="3367" w:type="dxa"/>
            <w:vAlign w:val="center"/>
          </w:tcPr>
          <w:p w14:paraId="06852CB5" w14:textId="77777777" w:rsidR="00EE725A" w:rsidRDefault="00EE725A" w:rsidP="00EE725A">
            <w:pPr>
              <w:pStyle w:val="TableContent"/>
            </w:pPr>
          </w:p>
        </w:tc>
      </w:tr>
      <w:tr w:rsidR="00EE725A" w14:paraId="3B3B4C19" w14:textId="77777777" w:rsidTr="00E439EC">
        <w:tc>
          <w:tcPr>
            <w:tcW w:w="612" w:type="dxa"/>
            <w:vAlign w:val="center"/>
          </w:tcPr>
          <w:p w14:paraId="6D0213AC" w14:textId="77777777" w:rsidR="00EE725A" w:rsidRDefault="00EE725A" w:rsidP="00EE725A">
            <w:pPr>
              <w:pStyle w:val="TableContent"/>
            </w:pPr>
          </w:p>
        </w:tc>
        <w:tc>
          <w:tcPr>
            <w:tcW w:w="3168" w:type="dxa"/>
          </w:tcPr>
          <w:p w14:paraId="03B9A4ED" w14:textId="7B09F413" w:rsidR="00EE725A" w:rsidRPr="00644EC6" w:rsidRDefault="00EE725A" w:rsidP="00EE725A">
            <w:pPr>
              <w:pStyle w:val="TableContent"/>
            </w:pPr>
            <w:proofErr w:type="spellStart"/>
            <w:r w:rsidRPr="00755225">
              <w:t>va_log_cif</w:t>
            </w:r>
            <w:proofErr w:type="spellEnd"/>
          </w:p>
        </w:tc>
        <w:tc>
          <w:tcPr>
            <w:tcW w:w="1620" w:type="dxa"/>
          </w:tcPr>
          <w:p w14:paraId="03F8B9E5" w14:textId="765A4636" w:rsidR="00EE725A" w:rsidRPr="00BE771C" w:rsidRDefault="00EE725A" w:rsidP="00EE725A">
            <w:pPr>
              <w:pStyle w:val="TableContent"/>
            </w:pPr>
            <w:r w:rsidRPr="008B043D">
              <w:t>VARCHAR (10)</w:t>
            </w:r>
          </w:p>
        </w:tc>
        <w:tc>
          <w:tcPr>
            <w:tcW w:w="3367" w:type="dxa"/>
            <w:vAlign w:val="center"/>
          </w:tcPr>
          <w:p w14:paraId="78003698" w14:textId="77777777" w:rsidR="00EE725A" w:rsidRDefault="00EE725A" w:rsidP="00EE725A">
            <w:pPr>
              <w:pStyle w:val="TableContent"/>
            </w:pPr>
          </w:p>
        </w:tc>
      </w:tr>
    </w:tbl>
    <w:p w14:paraId="306C33BE" w14:textId="77777777" w:rsidR="00CB5F9E" w:rsidRDefault="00CB5F9E" w:rsidP="00CB5F9E">
      <w:pPr>
        <w:pStyle w:val="Paragraph"/>
        <w:ind w:left="630"/>
      </w:pPr>
    </w:p>
    <w:p w14:paraId="4E8C7250" w14:textId="27C54B35" w:rsidR="0013014C" w:rsidRDefault="0013014C" w:rsidP="007131C3">
      <w:pPr>
        <w:pStyle w:val="Paragraph"/>
        <w:numPr>
          <w:ilvl w:val="0"/>
          <w:numId w:val="8"/>
        </w:numPr>
        <w:ind w:left="630" w:hanging="450"/>
      </w:pPr>
      <w:proofErr w:type="spellStart"/>
      <w:r>
        <w:t>tgva_</w:t>
      </w:r>
      <w:r w:rsidR="00B30041">
        <w:t>transaction</w:t>
      </w:r>
      <w:proofErr w:type="spellEnd"/>
    </w:p>
    <w:tbl>
      <w:tblPr>
        <w:tblStyle w:val="TableGrid"/>
        <w:tblW w:w="8455" w:type="dxa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2065"/>
        <w:gridCol w:w="6390"/>
      </w:tblGrid>
      <w:tr w:rsidR="00CB5F9E" w14:paraId="20C63735" w14:textId="77777777" w:rsidTr="00E439EC">
        <w:tc>
          <w:tcPr>
            <w:tcW w:w="2065" w:type="dxa"/>
          </w:tcPr>
          <w:p w14:paraId="5C8D1644" w14:textId="77777777" w:rsidR="00CB5F9E" w:rsidRDefault="00CB5F9E" w:rsidP="00E439EC">
            <w:pPr>
              <w:pStyle w:val="Paragraph"/>
              <w:tabs>
                <w:tab w:val="left" w:pos="1773"/>
              </w:tabs>
            </w:pPr>
            <w:r>
              <w:t xml:space="preserve">Nama </w:t>
            </w:r>
            <w:proofErr w:type="spellStart"/>
            <w:r>
              <w:t>Tabel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2B9C2863" w14:textId="77777777" w:rsidR="00CB5F9E" w:rsidRDefault="00CB5F9E" w:rsidP="00E439EC">
            <w:pPr>
              <w:pStyle w:val="Paragraph"/>
            </w:pPr>
          </w:p>
        </w:tc>
      </w:tr>
      <w:tr w:rsidR="00CB5F9E" w14:paraId="620CC113" w14:textId="77777777" w:rsidTr="00E439EC">
        <w:tc>
          <w:tcPr>
            <w:tcW w:w="2065" w:type="dxa"/>
          </w:tcPr>
          <w:p w14:paraId="6F40AC8A" w14:textId="77777777" w:rsidR="00CB5F9E" w:rsidRDefault="00CB5F9E" w:rsidP="00E439EC">
            <w:pPr>
              <w:pStyle w:val="Paragraph"/>
              <w:tabs>
                <w:tab w:val="left" w:pos="1773"/>
              </w:tabs>
            </w:pPr>
            <w:proofErr w:type="spellStart"/>
            <w:r>
              <w:t>Deskripsi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1F28247E" w14:textId="77777777" w:rsidR="00CB5F9E" w:rsidRDefault="00CB5F9E" w:rsidP="00E439EC">
            <w:pPr>
              <w:pStyle w:val="Paragraph"/>
            </w:pPr>
          </w:p>
        </w:tc>
      </w:tr>
    </w:tbl>
    <w:p w14:paraId="56E2F663" w14:textId="06FF0E7C" w:rsidR="00CB5F9E" w:rsidRDefault="00CB5F9E" w:rsidP="00CB5F9E">
      <w:pPr>
        <w:pStyle w:val="Paragraph"/>
        <w:ind w:left="630"/>
      </w:pPr>
    </w:p>
    <w:tbl>
      <w:tblPr>
        <w:tblStyle w:val="TableGrid"/>
        <w:tblW w:w="8767" w:type="dxa"/>
        <w:tblInd w:w="175" w:type="dxa"/>
        <w:tblLook w:val="04A0" w:firstRow="1" w:lastRow="0" w:firstColumn="1" w:lastColumn="0" w:noHBand="0" w:noVBand="1"/>
      </w:tblPr>
      <w:tblGrid>
        <w:gridCol w:w="612"/>
        <w:gridCol w:w="3168"/>
        <w:gridCol w:w="1620"/>
        <w:gridCol w:w="3367"/>
      </w:tblGrid>
      <w:tr w:rsidR="00CB5F9E" w14:paraId="653B8D31" w14:textId="77777777" w:rsidTr="00E439EC">
        <w:tc>
          <w:tcPr>
            <w:tcW w:w="612" w:type="dxa"/>
            <w:shd w:val="clear" w:color="auto" w:fill="9CC2E5" w:themeFill="accent5" w:themeFillTint="99"/>
            <w:vAlign w:val="center"/>
          </w:tcPr>
          <w:p w14:paraId="56BAB861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Key ID</w:t>
            </w:r>
          </w:p>
        </w:tc>
        <w:tc>
          <w:tcPr>
            <w:tcW w:w="3168" w:type="dxa"/>
            <w:shd w:val="clear" w:color="auto" w:fill="9CC2E5" w:themeFill="accent5" w:themeFillTint="99"/>
            <w:vAlign w:val="center"/>
          </w:tcPr>
          <w:p w14:paraId="54403A41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Nama Field</w:t>
            </w:r>
          </w:p>
        </w:tc>
        <w:tc>
          <w:tcPr>
            <w:tcW w:w="1620" w:type="dxa"/>
            <w:shd w:val="clear" w:color="auto" w:fill="9CC2E5" w:themeFill="accent5" w:themeFillTint="99"/>
            <w:vAlign w:val="center"/>
          </w:tcPr>
          <w:p w14:paraId="3F07B85D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Tipe</w:t>
            </w:r>
            <w:proofErr w:type="spellEnd"/>
            <w:r w:rsidRPr="007A0594">
              <w:rPr>
                <w:b/>
                <w:bCs/>
              </w:rPr>
              <w:t xml:space="preserve"> Data</w:t>
            </w:r>
          </w:p>
        </w:tc>
        <w:tc>
          <w:tcPr>
            <w:tcW w:w="3367" w:type="dxa"/>
            <w:shd w:val="clear" w:color="auto" w:fill="9CC2E5" w:themeFill="accent5" w:themeFillTint="99"/>
            <w:vAlign w:val="center"/>
          </w:tcPr>
          <w:p w14:paraId="26389F14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Deskripsi</w:t>
            </w:r>
            <w:proofErr w:type="spellEnd"/>
          </w:p>
        </w:tc>
      </w:tr>
      <w:tr w:rsidR="00CB5F9E" w14:paraId="0A0B4B9F" w14:textId="77777777" w:rsidTr="00E439EC">
        <w:tc>
          <w:tcPr>
            <w:tcW w:w="612" w:type="dxa"/>
            <w:vAlign w:val="center"/>
          </w:tcPr>
          <w:p w14:paraId="38A48338" w14:textId="77777777" w:rsidR="00CB5F9E" w:rsidRDefault="00CB5F9E" w:rsidP="00E439EC">
            <w:pPr>
              <w:pStyle w:val="TableContent"/>
            </w:pPr>
            <w:r>
              <w:t>PK</w:t>
            </w:r>
          </w:p>
        </w:tc>
        <w:tc>
          <w:tcPr>
            <w:tcW w:w="3168" w:type="dxa"/>
          </w:tcPr>
          <w:p w14:paraId="1A4ABCD5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403B07C7" w14:textId="77777777" w:rsidR="00CB5F9E" w:rsidRDefault="00CB5F9E" w:rsidP="00E439EC">
            <w:pPr>
              <w:pStyle w:val="TableContent"/>
            </w:pPr>
            <w:r w:rsidRPr="004F4CB3">
              <w:t>INT4 (32)</w:t>
            </w:r>
          </w:p>
        </w:tc>
        <w:tc>
          <w:tcPr>
            <w:tcW w:w="3367" w:type="dxa"/>
            <w:vAlign w:val="center"/>
          </w:tcPr>
          <w:p w14:paraId="33A63350" w14:textId="77777777" w:rsidR="00CB5F9E" w:rsidRDefault="00CB5F9E" w:rsidP="00E439EC">
            <w:pPr>
              <w:pStyle w:val="TableContent"/>
            </w:pPr>
          </w:p>
        </w:tc>
      </w:tr>
      <w:tr w:rsidR="00CB5F9E" w14:paraId="69A82C94" w14:textId="77777777" w:rsidTr="00E439EC">
        <w:tc>
          <w:tcPr>
            <w:tcW w:w="612" w:type="dxa"/>
            <w:vAlign w:val="center"/>
          </w:tcPr>
          <w:p w14:paraId="6E60D825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1450E4ED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7E6B17B5" w14:textId="77777777" w:rsidR="00CB5F9E" w:rsidRDefault="00CB5F9E" w:rsidP="00E439EC">
            <w:pPr>
              <w:pStyle w:val="TableContent"/>
            </w:pPr>
            <w:r w:rsidRPr="004F4CB3">
              <w:t>VARCHAR (45)</w:t>
            </w:r>
          </w:p>
        </w:tc>
        <w:tc>
          <w:tcPr>
            <w:tcW w:w="3367" w:type="dxa"/>
            <w:vAlign w:val="center"/>
          </w:tcPr>
          <w:p w14:paraId="6D79831F" w14:textId="77777777" w:rsidR="00CB5F9E" w:rsidRDefault="00CB5F9E" w:rsidP="00E439EC">
            <w:pPr>
              <w:pStyle w:val="TableContent"/>
            </w:pPr>
          </w:p>
        </w:tc>
      </w:tr>
      <w:tr w:rsidR="00CB5F9E" w14:paraId="78E3964E" w14:textId="77777777" w:rsidTr="00E439EC">
        <w:tc>
          <w:tcPr>
            <w:tcW w:w="612" w:type="dxa"/>
            <w:vAlign w:val="center"/>
          </w:tcPr>
          <w:p w14:paraId="73C30E64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1D0C105C" w14:textId="77777777" w:rsidR="00CB5F9E" w:rsidRPr="00644EC6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72DC60FA" w14:textId="77777777" w:rsidR="00CB5F9E" w:rsidRPr="00BE771C" w:rsidRDefault="00CB5F9E" w:rsidP="00E439EC">
            <w:pPr>
              <w:pStyle w:val="TableContent"/>
            </w:pPr>
            <w:r w:rsidRPr="004F4CB3">
              <w:t>VARCHAR (19)</w:t>
            </w:r>
          </w:p>
        </w:tc>
        <w:tc>
          <w:tcPr>
            <w:tcW w:w="3367" w:type="dxa"/>
            <w:vAlign w:val="center"/>
          </w:tcPr>
          <w:p w14:paraId="0B814292" w14:textId="77777777" w:rsidR="00CB5F9E" w:rsidRDefault="00CB5F9E" w:rsidP="00E439EC">
            <w:pPr>
              <w:pStyle w:val="TableContent"/>
            </w:pPr>
          </w:p>
        </w:tc>
      </w:tr>
      <w:tr w:rsidR="00CB5F9E" w14:paraId="369163B3" w14:textId="77777777" w:rsidTr="00E439EC">
        <w:tc>
          <w:tcPr>
            <w:tcW w:w="612" w:type="dxa"/>
            <w:vAlign w:val="center"/>
          </w:tcPr>
          <w:p w14:paraId="4E0A222D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75CDEB4A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77C87901" w14:textId="77777777" w:rsidR="00CB5F9E" w:rsidRDefault="00CB5F9E" w:rsidP="00E439EC">
            <w:pPr>
              <w:pStyle w:val="TableContent"/>
            </w:pPr>
            <w:r w:rsidRPr="004F4CB3">
              <w:t>VARCHAR (19)</w:t>
            </w:r>
          </w:p>
        </w:tc>
        <w:tc>
          <w:tcPr>
            <w:tcW w:w="3367" w:type="dxa"/>
            <w:vAlign w:val="center"/>
          </w:tcPr>
          <w:p w14:paraId="60D716C5" w14:textId="77777777" w:rsidR="00CB5F9E" w:rsidRDefault="00CB5F9E" w:rsidP="00E439EC">
            <w:pPr>
              <w:pStyle w:val="TableContent"/>
            </w:pPr>
          </w:p>
        </w:tc>
      </w:tr>
      <w:tr w:rsidR="00CB5F9E" w14:paraId="4C383AB9" w14:textId="77777777" w:rsidTr="00E439EC">
        <w:tc>
          <w:tcPr>
            <w:tcW w:w="612" w:type="dxa"/>
            <w:vAlign w:val="center"/>
          </w:tcPr>
          <w:p w14:paraId="02AAA598" w14:textId="77777777" w:rsidR="00CB5F9E" w:rsidRPr="00EA73C7" w:rsidRDefault="00CB5F9E" w:rsidP="00E439EC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679F6A58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69BF9FAA" w14:textId="77777777" w:rsidR="00CB5F9E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775D2A9A" w14:textId="77777777" w:rsidR="00CB5F9E" w:rsidRDefault="00CB5F9E" w:rsidP="00E439EC">
            <w:pPr>
              <w:pStyle w:val="TableContent"/>
            </w:pPr>
          </w:p>
        </w:tc>
      </w:tr>
      <w:tr w:rsidR="00CB5F9E" w14:paraId="0508CDCD" w14:textId="77777777" w:rsidTr="00E439EC">
        <w:tc>
          <w:tcPr>
            <w:tcW w:w="612" w:type="dxa"/>
            <w:vAlign w:val="center"/>
          </w:tcPr>
          <w:p w14:paraId="2431B0E3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215BBA9A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57125A05" w14:textId="77777777" w:rsidR="00CB5F9E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761454DE" w14:textId="77777777" w:rsidR="00CB5F9E" w:rsidRDefault="00CB5F9E" w:rsidP="00E439EC">
            <w:pPr>
              <w:pStyle w:val="TableContent"/>
            </w:pPr>
          </w:p>
        </w:tc>
      </w:tr>
      <w:tr w:rsidR="00CB5F9E" w14:paraId="09281606" w14:textId="77777777" w:rsidTr="00E439EC">
        <w:tc>
          <w:tcPr>
            <w:tcW w:w="612" w:type="dxa"/>
            <w:vAlign w:val="center"/>
          </w:tcPr>
          <w:p w14:paraId="3DCBDC68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50D35EB1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57E48F21" w14:textId="77777777" w:rsidR="00CB5F9E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7653D53A" w14:textId="77777777" w:rsidR="00CB5F9E" w:rsidRDefault="00CB5F9E" w:rsidP="00E439EC">
            <w:pPr>
              <w:pStyle w:val="TableContent"/>
            </w:pPr>
          </w:p>
        </w:tc>
      </w:tr>
      <w:tr w:rsidR="00CB5F9E" w14:paraId="210E3081" w14:textId="77777777" w:rsidTr="00E439EC">
        <w:tc>
          <w:tcPr>
            <w:tcW w:w="612" w:type="dxa"/>
            <w:vAlign w:val="center"/>
          </w:tcPr>
          <w:p w14:paraId="61E192B5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25C6223E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3D1C5AFF" w14:textId="77777777" w:rsidR="00CB5F9E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03DBC481" w14:textId="77777777" w:rsidR="00CB5F9E" w:rsidRDefault="00CB5F9E" w:rsidP="00E439EC">
            <w:pPr>
              <w:pStyle w:val="TableContent"/>
            </w:pPr>
          </w:p>
        </w:tc>
      </w:tr>
      <w:tr w:rsidR="00CB5F9E" w14:paraId="56E42A12" w14:textId="77777777" w:rsidTr="00E439EC">
        <w:tc>
          <w:tcPr>
            <w:tcW w:w="612" w:type="dxa"/>
            <w:vAlign w:val="center"/>
          </w:tcPr>
          <w:p w14:paraId="38677BB6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7501CD74" w14:textId="77777777" w:rsidR="00CB5F9E" w:rsidRPr="00A757C7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6133E143" w14:textId="77777777" w:rsidR="00CB5F9E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1E55A693" w14:textId="77777777" w:rsidR="00CB5F9E" w:rsidRPr="00326BD1" w:rsidRDefault="00CB5F9E" w:rsidP="00E439EC">
            <w:pPr>
              <w:pStyle w:val="TableContent"/>
            </w:pPr>
          </w:p>
        </w:tc>
      </w:tr>
      <w:tr w:rsidR="00CB5F9E" w14:paraId="37E130DC" w14:textId="77777777" w:rsidTr="00E439EC">
        <w:tc>
          <w:tcPr>
            <w:tcW w:w="612" w:type="dxa"/>
            <w:vAlign w:val="center"/>
          </w:tcPr>
          <w:p w14:paraId="0A2ED81F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4225E019" w14:textId="77777777" w:rsidR="00CB5F9E" w:rsidRPr="00A757C7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4212F9D2" w14:textId="77777777" w:rsidR="00CB5F9E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6D06C5DA" w14:textId="77777777" w:rsidR="00CB5F9E" w:rsidRPr="00326BD1" w:rsidRDefault="00CB5F9E" w:rsidP="00E439EC">
            <w:pPr>
              <w:pStyle w:val="TableContent"/>
            </w:pPr>
          </w:p>
        </w:tc>
      </w:tr>
      <w:tr w:rsidR="00CB5F9E" w14:paraId="6DAC5F35" w14:textId="77777777" w:rsidTr="00E439EC">
        <w:tc>
          <w:tcPr>
            <w:tcW w:w="612" w:type="dxa"/>
            <w:vAlign w:val="center"/>
          </w:tcPr>
          <w:p w14:paraId="551C3AB7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370573AB" w14:textId="77777777" w:rsidR="00CB5F9E" w:rsidRPr="00644EC6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67334441" w14:textId="77777777" w:rsidR="00CB5F9E" w:rsidRPr="00BE771C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34CE695A" w14:textId="77777777" w:rsidR="00CB5F9E" w:rsidRDefault="00CB5F9E" w:rsidP="00E439EC">
            <w:pPr>
              <w:pStyle w:val="TableContent"/>
            </w:pPr>
          </w:p>
        </w:tc>
      </w:tr>
    </w:tbl>
    <w:p w14:paraId="01DB578F" w14:textId="77777777" w:rsidR="00CB5F9E" w:rsidRDefault="00CB5F9E" w:rsidP="00CB5F9E">
      <w:pPr>
        <w:pStyle w:val="Paragraph"/>
        <w:ind w:left="630"/>
      </w:pPr>
    </w:p>
    <w:p w14:paraId="31972236" w14:textId="47E2A44B" w:rsidR="0013014C" w:rsidRDefault="0013014C" w:rsidP="007131C3">
      <w:pPr>
        <w:pStyle w:val="Paragraph"/>
        <w:numPr>
          <w:ilvl w:val="0"/>
          <w:numId w:val="8"/>
        </w:numPr>
        <w:ind w:left="630" w:hanging="450"/>
      </w:pPr>
      <w:proofErr w:type="spellStart"/>
      <w:r>
        <w:t>tgva_</w:t>
      </w:r>
      <w:r w:rsidR="00B30041">
        <w:t>trx_</w:t>
      </w:r>
      <w:r w:rsidR="009621FB">
        <w:t>log_tran</w:t>
      </w:r>
      <w:proofErr w:type="spellEnd"/>
    </w:p>
    <w:tbl>
      <w:tblPr>
        <w:tblStyle w:val="TableGrid"/>
        <w:tblW w:w="8455" w:type="dxa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2065"/>
        <w:gridCol w:w="6390"/>
      </w:tblGrid>
      <w:tr w:rsidR="00CB5F9E" w14:paraId="22C801F4" w14:textId="77777777" w:rsidTr="00E439EC">
        <w:tc>
          <w:tcPr>
            <w:tcW w:w="2065" w:type="dxa"/>
          </w:tcPr>
          <w:p w14:paraId="773433F9" w14:textId="77777777" w:rsidR="00CB5F9E" w:rsidRDefault="00CB5F9E" w:rsidP="00E439EC">
            <w:pPr>
              <w:pStyle w:val="Paragraph"/>
              <w:tabs>
                <w:tab w:val="left" w:pos="1773"/>
              </w:tabs>
            </w:pPr>
            <w:r>
              <w:t xml:space="preserve">Nama </w:t>
            </w:r>
            <w:proofErr w:type="spellStart"/>
            <w:r>
              <w:t>Tabel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28BAD69D" w14:textId="77777777" w:rsidR="00CB5F9E" w:rsidRDefault="00CB5F9E" w:rsidP="00E439EC">
            <w:pPr>
              <w:pStyle w:val="Paragraph"/>
            </w:pPr>
          </w:p>
        </w:tc>
      </w:tr>
      <w:tr w:rsidR="00CB5F9E" w14:paraId="55C3E7C8" w14:textId="77777777" w:rsidTr="00E439EC">
        <w:tc>
          <w:tcPr>
            <w:tcW w:w="2065" w:type="dxa"/>
          </w:tcPr>
          <w:p w14:paraId="6DFFBAF7" w14:textId="77777777" w:rsidR="00CB5F9E" w:rsidRDefault="00CB5F9E" w:rsidP="00E439EC">
            <w:pPr>
              <w:pStyle w:val="Paragraph"/>
              <w:tabs>
                <w:tab w:val="left" w:pos="1773"/>
              </w:tabs>
            </w:pPr>
            <w:proofErr w:type="spellStart"/>
            <w:r>
              <w:t>Deskripsi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06B480F5" w14:textId="77777777" w:rsidR="00CB5F9E" w:rsidRDefault="00CB5F9E" w:rsidP="00E439EC">
            <w:pPr>
              <w:pStyle w:val="Paragraph"/>
            </w:pPr>
          </w:p>
        </w:tc>
      </w:tr>
    </w:tbl>
    <w:p w14:paraId="5CC5B533" w14:textId="27498C54" w:rsidR="00CB5F9E" w:rsidRDefault="00CB5F9E" w:rsidP="00CB5F9E">
      <w:pPr>
        <w:pStyle w:val="Paragraph"/>
        <w:ind w:left="630"/>
      </w:pPr>
    </w:p>
    <w:tbl>
      <w:tblPr>
        <w:tblStyle w:val="TableGrid"/>
        <w:tblW w:w="8767" w:type="dxa"/>
        <w:tblInd w:w="175" w:type="dxa"/>
        <w:tblLook w:val="04A0" w:firstRow="1" w:lastRow="0" w:firstColumn="1" w:lastColumn="0" w:noHBand="0" w:noVBand="1"/>
      </w:tblPr>
      <w:tblGrid>
        <w:gridCol w:w="612"/>
        <w:gridCol w:w="3168"/>
        <w:gridCol w:w="1620"/>
        <w:gridCol w:w="3367"/>
      </w:tblGrid>
      <w:tr w:rsidR="00CB5F9E" w14:paraId="773CCADD" w14:textId="77777777" w:rsidTr="00E439EC">
        <w:tc>
          <w:tcPr>
            <w:tcW w:w="612" w:type="dxa"/>
            <w:shd w:val="clear" w:color="auto" w:fill="9CC2E5" w:themeFill="accent5" w:themeFillTint="99"/>
            <w:vAlign w:val="center"/>
          </w:tcPr>
          <w:p w14:paraId="5266987D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Key ID</w:t>
            </w:r>
          </w:p>
        </w:tc>
        <w:tc>
          <w:tcPr>
            <w:tcW w:w="3168" w:type="dxa"/>
            <w:shd w:val="clear" w:color="auto" w:fill="9CC2E5" w:themeFill="accent5" w:themeFillTint="99"/>
            <w:vAlign w:val="center"/>
          </w:tcPr>
          <w:p w14:paraId="44F4DDE2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Nama Field</w:t>
            </w:r>
          </w:p>
        </w:tc>
        <w:tc>
          <w:tcPr>
            <w:tcW w:w="1620" w:type="dxa"/>
            <w:shd w:val="clear" w:color="auto" w:fill="9CC2E5" w:themeFill="accent5" w:themeFillTint="99"/>
            <w:vAlign w:val="center"/>
          </w:tcPr>
          <w:p w14:paraId="00F10537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Tipe</w:t>
            </w:r>
            <w:proofErr w:type="spellEnd"/>
            <w:r w:rsidRPr="007A0594">
              <w:rPr>
                <w:b/>
                <w:bCs/>
              </w:rPr>
              <w:t xml:space="preserve"> Data</w:t>
            </w:r>
          </w:p>
        </w:tc>
        <w:tc>
          <w:tcPr>
            <w:tcW w:w="3367" w:type="dxa"/>
            <w:shd w:val="clear" w:color="auto" w:fill="9CC2E5" w:themeFill="accent5" w:themeFillTint="99"/>
            <w:vAlign w:val="center"/>
          </w:tcPr>
          <w:p w14:paraId="3961C7DA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Deskripsi</w:t>
            </w:r>
            <w:proofErr w:type="spellEnd"/>
          </w:p>
        </w:tc>
      </w:tr>
      <w:tr w:rsidR="00CB5F9E" w14:paraId="7FFCE28B" w14:textId="77777777" w:rsidTr="00E439EC">
        <w:tc>
          <w:tcPr>
            <w:tcW w:w="612" w:type="dxa"/>
            <w:vAlign w:val="center"/>
          </w:tcPr>
          <w:p w14:paraId="723F6F53" w14:textId="77777777" w:rsidR="00CB5F9E" w:rsidRDefault="00CB5F9E" w:rsidP="00E439EC">
            <w:pPr>
              <w:pStyle w:val="TableContent"/>
            </w:pPr>
            <w:r>
              <w:t>PK</w:t>
            </w:r>
          </w:p>
        </w:tc>
        <w:tc>
          <w:tcPr>
            <w:tcW w:w="3168" w:type="dxa"/>
          </w:tcPr>
          <w:p w14:paraId="069ECADA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14D8BEE0" w14:textId="77777777" w:rsidR="00CB5F9E" w:rsidRDefault="00CB5F9E" w:rsidP="00E439EC">
            <w:pPr>
              <w:pStyle w:val="TableContent"/>
            </w:pPr>
            <w:r w:rsidRPr="004F4CB3">
              <w:t>INT4 (32)</w:t>
            </w:r>
          </w:p>
        </w:tc>
        <w:tc>
          <w:tcPr>
            <w:tcW w:w="3367" w:type="dxa"/>
            <w:vAlign w:val="center"/>
          </w:tcPr>
          <w:p w14:paraId="5A1F5B42" w14:textId="77777777" w:rsidR="00CB5F9E" w:rsidRDefault="00CB5F9E" w:rsidP="00E439EC">
            <w:pPr>
              <w:pStyle w:val="TableContent"/>
            </w:pPr>
          </w:p>
        </w:tc>
      </w:tr>
      <w:tr w:rsidR="00CB5F9E" w14:paraId="4BB4D95C" w14:textId="77777777" w:rsidTr="00E439EC">
        <w:tc>
          <w:tcPr>
            <w:tcW w:w="612" w:type="dxa"/>
            <w:vAlign w:val="center"/>
          </w:tcPr>
          <w:p w14:paraId="238BDA18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473A9E44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2ED65E7C" w14:textId="77777777" w:rsidR="00CB5F9E" w:rsidRDefault="00CB5F9E" w:rsidP="00E439EC">
            <w:pPr>
              <w:pStyle w:val="TableContent"/>
            </w:pPr>
            <w:r w:rsidRPr="004F4CB3">
              <w:t>VARCHAR (45)</w:t>
            </w:r>
          </w:p>
        </w:tc>
        <w:tc>
          <w:tcPr>
            <w:tcW w:w="3367" w:type="dxa"/>
            <w:vAlign w:val="center"/>
          </w:tcPr>
          <w:p w14:paraId="70F39555" w14:textId="77777777" w:rsidR="00CB5F9E" w:rsidRDefault="00CB5F9E" w:rsidP="00E439EC">
            <w:pPr>
              <w:pStyle w:val="TableContent"/>
            </w:pPr>
          </w:p>
        </w:tc>
      </w:tr>
      <w:tr w:rsidR="00CB5F9E" w14:paraId="198D5720" w14:textId="77777777" w:rsidTr="00E439EC">
        <w:tc>
          <w:tcPr>
            <w:tcW w:w="612" w:type="dxa"/>
            <w:vAlign w:val="center"/>
          </w:tcPr>
          <w:p w14:paraId="74038572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46235D40" w14:textId="77777777" w:rsidR="00CB5F9E" w:rsidRPr="00644EC6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55BD3D63" w14:textId="77777777" w:rsidR="00CB5F9E" w:rsidRPr="00BE771C" w:rsidRDefault="00CB5F9E" w:rsidP="00E439EC">
            <w:pPr>
              <w:pStyle w:val="TableContent"/>
            </w:pPr>
            <w:r w:rsidRPr="004F4CB3">
              <w:t>VARCHAR (19)</w:t>
            </w:r>
          </w:p>
        </w:tc>
        <w:tc>
          <w:tcPr>
            <w:tcW w:w="3367" w:type="dxa"/>
            <w:vAlign w:val="center"/>
          </w:tcPr>
          <w:p w14:paraId="57E8D056" w14:textId="77777777" w:rsidR="00CB5F9E" w:rsidRDefault="00CB5F9E" w:rsidP="00E439EC">
            <w:pPr>
              <w:pStyle w:val="TableContent"/>
            </w:pPr>
          </w:p>
        </w:tc>
      </w:tr>
      <w:tr w:rsidR="00CB5F9E" w14:paraId="6894C2FB" w14:textId="77777777" w:rsidTr="00E439EC">
        <w:tc>
          <w:tcPr>
            <w:tcW w:w="612" w:type="dxa"/>
            <w:vAlign w:val="center"/>
          </w:tcPr>
          <w:p w14:paraId="5E541EF8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5C3500B6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7869202E" w14:textId="77777777" w:rsidR="00CB5F9E" w:rsidRDefault="00CB5F9E" w:rsidP="00E439EC">
            <w:pPr>
              <w:pStyle w:val="TableContent"/>
            </w:pPr>
            <w:r w:rsidRPr="004F4CB3">
              <w:t>VARCHAR (19)</w:t>
            </w:r>
          </w:p>
        </w:tc>
        <w:tc>
          <w:tcPr>
            <w:tcW w:w="3367" w:type="dxa"/>
            <w:vAlign w:val="center"/>
          </w:tcPr>
          <w:p w14:paraId="74046B49" w14:textId="77777777" w:rsidR="00CB5F9E" w:rsidRDefault="00CB5F9E" w:rsidP="00E439EC">
            <w:pPr>
              <w:pStyle w:val="TableContent"/>
            </w:pPr>
          </w:p>
        </w:tc>
      </w:tr>
      <w:tr w:rsidR="00CB5F9E" w14:paraId="1322888D" w14:textId="77777777" w:rsidTr="00E439EC">
        <w:tc>
          <w:tcPr>
            <w:tcW w:w="612" w:type="dxa"/>
            <w:vAlign w:val="center"/>
          </w:tcPr>
          <w:p w14:paraId="2E0913F1" w14:textId="77777777" w:rsidR="00CB5F9E" w:rsidRPr="00EA73C7" w:rsidRDefault="00CB5F9E" w:rsidP="00E439EC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2D4EC896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4271F9A2" w14:textId="77777777" w:rsidR="00CB5F9E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29829F35" w14:textId="77777777" w:rsidR="00CB5F9E" w:rsidRDefault="00CB5F9E" w:rsidP="00E439EC">
            <w:pPr>
              <w:pStyle w:val="TableContent"/>
            </w:pPr>
          </w:p>
        </w:tc>
      </w:tr>
      <w:tr w:rsidR="00CB5F9E" w14:paraId="337989F7" w14:textId="77777777" w:rsidTr="00E439EC">
        <w:tc>
          <w:tcPr>
            <w:tcW w:w="612" w:type="dxa"/>
            <w:vAlign w:val="center"/>
          </w:tcPr>
          <w:p w14:paraId="2EDD49F6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7A6B39CE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7E959310" w14:textId="77777777" w:rsidR="00CB5F9E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4B37B723" w14:textId="77777777" w:rsidR="00CB5F9E" w:rsidRDefault="00CB5F9E" w:rsidP="00E439EC">
            <w:pPr>
              <w:pStyle w:val="TableContent"/>
            </w:pPr>
          </w:p>
        </w:tc>
      </w:tr>
      <w:tr w:rsidR="00CB5F9E" w14:paraId="72A86383" w14:textId="77777777" w:rsidTr="00E439EC">
        <w:tc>
          <w:tcPr>
            <w:tcW w:w="612" w:type="dxa"/>
            <w:vAlign w:val="center"/>
          </w:tcPr>
          <w:p w14:paraId="58AE90CF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3BF64B5D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72B5F36B" w14:textId="77777777" w:rsidR="00CB5F9E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49483865" w14:textId="77777777" w:rsidR="00CB5F9E" w:rsidRDefault="00CB5F9E" w:rsidP="00E439EC">
            <w:pPr>
              <w:pStyle w:val="TableContent"/>
            </w:pPr>
          </w:p>
        </w:tc>
      </w:tr>
      <w:tr w:rsidR="00CB5F9E" w14:paraId="3433139C" w14:textId="77777777" w:rsidTr="00E439EC">
        <w:tc>
          <w:tcPr>
            <w:tcW w:w="612" w:type="dxa"/>
            <w:vAlign w:val="center"/>
          </w:tcPr>
          <w:p w14:paraId="40FE9D37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02E20DF1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353D8A8D" w14:textId="77777777" w:rsidR="00CB5F9E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14F91F51" w14:textId="77777777" w:rsidR="00CB5F9E" w:rsidRDefault="00CB5F9E" w:rsidP="00E439EC">
            <w:pPr>
              <w:pStyle w:val="TableContent"/>
            </w:pPr>
          </w:p>
        </w:tc>
      </w:tr>
      <w:tr w:rsidR="00CB5F9E" w14:paraId="38249FB8" w14:textId="77777777" w:rsidTr="00E439EC">
        <w:tc>
          <w:tcPr>
            <w:tcW w:w="612" w:type="dxa"/>
            <w:vAlign w:val="center"/>
          </w:tcPr>
          <w:p w14:paraId="26840F74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3351AF6E" w14:textId="77777777" w:rsidR="00CB5F9E" w:rsidRPr="00A757C7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5FC3E414" w14:textId="77777777" w:rsidR="00CB5F9E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7911BA4A" w14:textId="77777777" w:rsidR="00CB5F9E" w:rsidRPr="00326BD1" w:rsidRDefault="00CB5F9E" w:rsidP="00E439EC">
            <w:pPr>
              <w:pStyle w:val="TableContent"/>
            </w:pPr>
          </w:p>
        </w:tc>
      </w:tr>
      <w:tr w:rsidR="00CB5F9E" w14:paraId="564C7D96" w14:textId="77777777" w:rsidTr="00E439EC">
        <w:tc>
          <w:tcPr>
            <w:tcW w:w="612" w:type="dxa"/>
            <w:vAlign w:val="center"/>
          </w:tcPr>
          <w:p w14:paraId="701032FA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3880988E" w14:textId="77777777" w:rsidR="00CB5F9E" w:rsidRPr="00A757C7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3869639E" w14:textId="77777777" w:rsidR="00CB5F9E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3E1F6AAE" w14:textId="77777777" w:rsidR="00CB5F9E" w:rsidRPr="00326BD1" w:rsidRDefault="00CB5F9E" w:rsidP="00E439EC">
            <w:pPr>
              <w:pStyle w:val="TableContent"/>
            </w:pPr>
          </w:p>
        </w:tc>
      </w:tr>
      <w:tr w:rsidR="00CB5F9E" w14:paraId="090103E5" w14:textId="77777777" w:rsidTr="00E439EC">
        <w:tc>
          <w:tcPr>
            <w:tcW w:w="612" w:type="dxa"/>
            <w:vAlign w:val="center"/>
          </w:tcPr>
          <w:p w14:paraId="4F7ABE4E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32E395DF" w14:textId="77777777" w:rsidR="00CB5F9E" w:rsidRPr="00644EC6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5FF95630" w14:textId="77777777" w:rsidR="00CB5F9E" w:rsidRPr="00BE771C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7B6C68E5" w14:textId="77777777" w:rsidR="00CB5F9E" w:rsidRDefault="00CB5F9E" w:rsidP="00E439EC">
            <w:pPr>
              <w:pStyle w:val="TableContent"/>
            </w:pPr>
          </w:p>
        </w:tc>
      </w:tr>
    </w:tbl>
    <w:p w14:paraId="4B9947DC" w14:textId="77777777" w:rsidR="00CB5F9E" w:rsidRDefault="00CB5F9E" w:rsidP="00CB5F9E">
      <w:pPr>
        <w:pStyle w:val="Paragraph"/>
        <w:ind w:left="630"/>
      </w:pPr>
    </w:p>
    <w:p w14:paraId="3AC44088" w14:textId="71BA0494" w:rsidR="0013014C" w:rsidRDefault="0013014C" w:rsidP="007131C3">
      <w:pPr>
        <w:pStyle w:val="Paragraph"/>
        <w:numPr>
          <w:ilvl w:val="0"/>
          <w:numId w:val="8"/>
        </w:numPr>
        <w:ind w:left="630" w:hanging="450"/>
      </w:pPr>
      <w:proofErr w:type="spellStart"/>
      <w:r>
        <w:t>tgva_</w:t>
      </w:r>
      <w:r w:rsidR="009621FB">
        <w:t>trx_log_tran_down</w:t>
      </w:r>
      <w:proofErr w:type="spellEnd"/>
    </w:p>
    <w:tbl>
      <w:tblPr>
        <w:tblStyle w:val="TableGrid"/>
        <w:tblW w:w="8455" w:type="dxa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2065"/>
        <w:gridCol w:w="6390"/>
      </w:tblGrid>
      <w:tr w:rsidR="00CB5F9E" w14:paraId="6911F534" w14:textId="77777777" w:rsidTr="00E439EC">
        <w:tc>
          <w:tcPr>
            <w:tcW w:w="2065" w:type="dxa"/>
          </w:tcPr>
          <w:p w14:paraId="2EE4F68E" w14:textId="77777777" w:rsidR="00CB5F9E" w:rsidRDefault="00CB5F9E" w:rsidP="00E439EC">
            <w:pPr>
              <w:pStyle w:val="Paragraph"/>
              <w:tabs>
                <w:tab w:val="left" w:pos="1773"/>
              </w:tabs>
            </w:pPr>
            <w:r>
              <w:t xml:space="preserve">Nama </w:t>
            </w:r>
            <w:proofErr w:type="spellStart"/>
            <w:r>
              <w:t>Tabel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20D3668D" w14:textId="77777777" w:rsidR="00CB5F9E" w:rsidRDefault="00CB5F9E" w:rsidP="00E439EC">
            <w:pPr>
              <w:pStyle w:val="Paragraph"/>
            </w:pPr>
          </w:p>
        </w:tc>
      </w:tr>
      <w:tr w:rsidR="00CB5F9E" w14:paraId="48CCE32E" w14:textId="77777777" w:rsidTr="00E439EC">
        <w:tc>
          <w:tcPr>
            <w:tcW w:w="2065" w:type="dxa"/>
          </w:tcPr>
          <w:p w14:paraId="70F8BEC1" w14:textId="77777777" w:rsidR="00CB5F9E" w:rsidRDefault="00CB5F9E" w:rsidP="00E439EC">
            <w:pPr>
              <w:pStyle w:val="Paragraph"/>
              <w:tabs>
                <w:tab w:val="left" w:pos="1773"/>
              </w:tabs>
            </w:pPr>
            <w:proofErr w:type="spellStart"/>
            <w:r>
              <w:t>Deskripsi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11BADD6A" w14:textId="77777777" w:rsidR="00CB5F9E" w:rsidRDefault="00CB5F9E" w:rsidP="00E439EC">
            <w:pPr>
              <w:pStyle w:val="Paragraph"/>
            </w:pPr>
          </w:p>
        </w:tc>
      </w:tr>
    </w:tbl>
    <w:p w14:paraId="084E88CC" w14:textId="08CD7955" w:rsidR="00CB5F9E" w:rsidRDefault="00CB5F9E" w:rsidP="00CB5F9E">
      <w:pPr>
        <w:pStyle w:val="Paragraph"/>
        <w:ind w:left="630"/>
      </w:pPr>
    </w:p>
    <w:tbl>
      <w:tblPr>
        <w:tblStyle w:val="TableGrid"/>
        <w:tblW w:w="8767" w:type="dxa"/>
        <w:tblInd w:w="175" w:type="dxa"/>
        <w:tblLook w:val="04A0" w:firstRow="1" w:lastRow="0" w:firstColumn="1" w:lastColumn="0" w:noHBand="0" w:noVBand="1"/>
      </w:tblPr>
      <w:tblGrid>
        <w:gridCol w:w="612"/>
        <w:gridCol w:w="3168"/>
        <w:gridCol w:w="1620"/>
        <w:gridCol w:w="3367"/>
      </w:tblGrid>
      <w:tr w:rsidR="00CB5F9E" w14:paraId="739041B5" w14:textId="77777777" w:rsidTr="00E439EC">
        <w:tc>
          <w:tcPr>
            <w:tcW w:w="612" w:type="dxa"/>
            <w:shd w:val="clear" w:color="auto" w:fill="9CC2E5" w:themeFill="accent5" w:themeFillTint="99"/>
            <w:vAlign w:val="center"/>
          </w:tcPr>
          <w:p w14:paraId="1A4B40A2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Key ID</w:t>
            </w:r>
          </w:p>
        </w:tc>
        <w:tc>
          <w:tcPr>
            <w:tcW w:w="3168" w:type="dxa"/>
            <w:shd w:val="clear" w:color="auto" w:fill="9CC2E5" w:themeFill="accent5" w:themeFillTint="99"/>
            <w:vAlign w:val="center"/>
          </w:tcPr>
          <w:p w14:paraId="53FB4710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Nama Field</w:t>
            </w:r>
          </w:p>
        </w:tc>
        <w:tc>
          <w:tcPr>
            <w:tcW w:w="1620" w:type="dxa"/>
            <w:shd w:val="clear" w:color="auto" w:fill="9CC2E5" w:themeFill="accent5" w:themeFillTint="99"/>
            <w:vAlign w:val="center"/>
          </w:tcPr>
          <w:p w14:paraId="69E22433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Tipe</w:t>
            </w:r>
            <w:proofErr w:type="spellEnd"/>
            <w:r w:rsidRPr="007A0594">
              <w:rPr>
                <w:b/>
                <w:bCs/>
              </w:rPr>
              <w:t xml:space="preserve"> Data</w:t>
            </w:r>
          </w:p>
        </w:tc>
        <w:tc>
          <w:tcPr>
            <w:tcW w:w="3367" w:type="dxa"/>
            <w:shd w:val="clear" w:color="auto" w:fill="9CC2E5" w:themeFill="accent5" w:themeFillTint="99"/>
            <w:vAlign w:val="center"/>
          </w:tcPr>
          <w:p w14:paraId="2393AE3E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Deskripsi</w:t>
            </w:r>
            <w:proofErr w:type="spellEnd"/>
          </w:p>
        </w:tc>
      </w:tr>
      <w:tr w:rsidR="00CB5F9E" w14:paraId="5E9A2454" w14:textId="77777777" w:rsidTr="00E439EC">
        <w:tc>
          <w:tcPr>
            <w:tcW w:w="612" w:type="dxa"/>
            <w:vAlign w:val="center"/>
          </w:tcPr>
          <w:p w14:paraId="0035BE02" w14:textId="77777777" w:rsidR="00CB5F9E" w:rsidRDefault="00CB5F9E" w:rsidP="00E439EC">
            <w:pPr>
              <w:pStyle w:val="TableContent"/>
            </w:pPr>
            <w:r>
              <w:lastRenderedPageBreak/>
              <w:t>PK</w:t>
            </w:r>
          </w:p>
        </w:tc>
        <w:tc>
          <w:tcPr>
            <w:tcW w:w="3168" w:type="dxa"/>
          </w:tcPr>
          <w:p w14:paraId="28C712F1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782E7493" w14:textId="77777777" w:rsidR="00CB5F9E" w:rsidRDefault="00CB5F9E" w:rsidP="00E439EC">
            <w:pPr>
              <w:pStyle w:val="TableContent"/>
            </w:pPr>
            <w:r w:rsidRPr="004F4CB3">
              <w:t>INT4 (32)</w:t>
            </w:r>
          </w:p>
        </w:tc>
        <w:tc>
          <w:tcPr>
            <w:tcW w:w="3367" w:type="dxa"/>
            <w:vAlign w:val="center"/>
          </w:tcPr>
          <w:p w14:paraId="293B2F81" w14:textId="77777777" w:rsidR="00CB5F9E" w:rsidRDefault="00CB5F9E" w:rsidP="00E439EC">
            <w:pPr>
              <w:pStyle w:val="TableContent"/>
            </w:pPr>
          </w:p>
        </w:tc>
      </w:tr>
      <w:tr w:rsidR="00CB5F9E" w14:paraId="3A2C8552" w14:textId="77777777" w:rsidTr="00E439EC">
        <w:tc>
          <w:tcPr>
            <w:tcW w:w="612" w:type="dxa"/>
            <w:vAlign w:val="center"/>
          </w:tcPr>
          <w:p w14:paraId="5A709AC2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2CEDE210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3D0654A2" w14:textId="77777777" w:rsidR="00CB5F9E" w:rsidRDefault="00CB5F9E" w:rsidP="00E439EC">
            <w:pPr>
              <w:pStyle w:val="TableContent"/>
            </w:pPr>
            <w:r w:rsidRPr="004F4CB3">
              <w:t>VARCHAR (45)</w:t>
            </w:r>
          </w:p>
        </w:tc>
        <w:tc>
          <w:tcPr>
            <w:tcW w:w="3367" w:type="dxa"/>
            <w:vAlign w:val="center"/>
          </w:tcPr>
          <w:p w14:paraId="36E99601" w14:textId="77777777" w:rsidR="00CB5F9E" w:rsidRDefault="00CB5F9E" w:rsidP="00E439EC">
            <w:pPr>
              <w:pStyle w:val="TableContent"/>
            </w:pPr>
          </w:p>
        </w:tc>
      </w:tr>
      <w:tr w:rsidR="00CB5F9E" w14:paraId="3E88AF21" w14:textId="77777777" w:rsidTr="00E439EC">
        <w:tc>
          <w:tcPr>
            <w:tcW w:w="612" w:type="dxa"/>
            <w:vAlign w:val="center"/>
          </w:tcPr>
          <w:p w14:paraId="59037646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74DD5350" w14:textId="77777777" w:rsidR="00CB5F9E" w:rsidRPr="00644EC6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69D215E0" w14:textId="77777777" w:rsidR="00CB5F9E" w:rsidRPr="00BE771C" w:rsidRDefault="00CB5F9E" w:rsidP="00E439EC">
            <w:pPr>
              <w:pStyle w:val="TableContent"/>
            </w:pPr>
            <w:r w:rsidRPr="004F4CB3">
              <w:t>VARCHAR (19)</w:t>
            </w:r>
          </w:p>
        </w:tc>
        <w:tc>
          <w:tcPr>
            <w:tcW w:w="3367" w:type="dxa"/>
            <w:vAlign w:val="center"/>
          </w:tcPr>
          <w:p w14:paraId="3B9E2F48" w14:textId="77777777" w:rsidR="00CB5F9E" w:rsidRDefault="00CB5F9E" w:rsidP="00E439EC">
            <w:pPr>
              <w:pStyle w:val="TableContent"/>
            </w:pPr>
          </w:p>
        </w:tc>
      </w:tr>
      <w:tr w:rsidR="00CB5F9E" w14:paraId="16B131E8" w14:textId="77777777" w:rsidTr="00E439EC">
        <w:tc>
          <w:tcPr>
            <w:tcW w:w="612" w:type="dxa"/>
            <w:vAlign w:val="center"/>
          </w:tcPr>
          <w:p w14:paraId="1CB353E4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26A60F92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4BB0214A" w14:textId="77777777" w:rsidR="00CB5F9E" w:rsidRDefault="00CB5F9E" w:rsidP="00E439EC">
            <w:pPr>
              <w:pStyle w:val="TableContent"/>
            </w:pPr>
            <w:r w:rsidRPr="004F4CB3">
              <w:t>VARCHAR (19)</w:t>
            </w:r>
          </w:p>
        </w:tc>
        <w:tc>
          <w:tcPr>
            <w:tcW w:w="3367" w:type="dxa"/>
            <w:vAlign w:val="center"/>
          </w:tcPr>
          <w:p w14:paraId="3EF9F823" w14:textId="77777777" w:rsidR="00CB5F9E" w:rsidRDefault="00CB5F9E" w:rsidP="00E439EC">
            <w:pPr>
              <w:pStyle w:val="TableContent"/>
            </w:pPr>
          </w:p>
        </w:tc>
      </w:tr>
      <w:tr w:rsidR="00CB5F9E" w14:paraId="24C2E4C9" w14:textId="77777777" w:rsidTr="00E439EC">
        <w:tc>
          <w:tcPr>
            <w:tcW w:w="612" w:type="dxa"/>
            <w:vAlign w:val="center"/>
          </w:tcPr>
          <w:p w14:paraId="26D446EF" w14:textId="77777777" w:rsidR="00CB5F9E" w:rsidRPr="00EA73C7" w:rsidRDefault="00CB5F9E" w:rsidP="00E439EC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38B1F466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1DF9C207" w14:textId="77777777" w:rsidR="00CB5F9E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11953946" w14:textId="77777777" w:rsidR="00CB5F9E" w:rsidRDefault="00CB5F9E" w:rsidP="00E439EC">
            <w:pPr>
              <w:pStyle w:val="TableContent"/>
            </w:pPr>
          </w:p>
        </w:tc>
      </w:tr>
      <w:tr w:rsidR="00CB5F9E" w14:paraId="74534130" w14:textId="77777777" w:rsidTr="00E439EC">
        <w:tc>
          <w:tcPr>
            <w:tcW w:w="612" w:type="dxa"/>
            <w:vAlign w:val="center"/>
          </w:tcPr>
          <w:p w14:paraId="63CFA8E4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308F23AC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7E584616" w14:textId="77777777" w:rsidR="00CB5F9E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1B85BA92" w14:textId="77777777" w:rsidR="00CB5F9E" w:rsidRDefault="00CB5F9E" w:rsidP="00E439EC">
            <w:pPr>
              <w:pStyle w:val="TableContent"/>
            </w:pPr>
          </w:p>
        </w:tc>
      </w:tr>
      <w:tr w:rsidR="00CB5F9E" w14:paraId="0525384F" w14:textId="77777777" w:rsidTr="00E439EC">
        <w:tc>
          <w:tcPr>
            <w:tcW w:w="612" w:type="dxa"/>
            <w:vAlign w:val="center"/>
          </w:tcPr>
          <w:p w14:paraId="38F8B996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38F47FBE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16D5641B" w14:textId="77777777" w:rsidR="00CB5F9E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136E2F9C" w14:textId="77777777" w:rsidR="00CB5F9E" w:rsidRDefault="00CB5F9E" w:rsidP="00E439EC">
            <w:pPr>
              <w:pStyle w:val="TableContent"/>
            </w:pPr>
          </w:p>
        </w:tc>
      </w:tr>
      <w:tr w:rsidR="00CB5F9E" w14:paraId="4B5BC8B1" w14:textId="77777777" w:rsidTr="00E439EC">
        <w:tc>
          <w:tcPr>
            <w:tcW w:w="612" w:type="dxa"/>
            <w:vAlign w:val="center"/>
          </w:tcPr>
          <w:p w14:paraId="7FEDF0DB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663E10AB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76126DEC" w14:textId="77777777" w:rsidR="00CB5F9E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3C0FF5F7" w14:textId="77777777" w:rsidR="00CB5F9E" w:rsidRDefault="00CB5F9E" w:rsidP="00E439EC">
            <w:pPr>
              <w:pStyle w:val="TableContent"/>
            </w:pPr>
          </w:p>
        </w:tc>
      </w:tr>
      <w:tr w:rsidR="00CB5F9E" w14:paraId="5D73E97D" w14:textId="77777777" w:rsidTr="00E439EC">
        <w:tc>
          <w:tcPr>
            <w:tcW w:w="612" w:type="dxa"/>
            <w:vAlign w:val="center"/>
          </w:tcPr>
          <w:p w14:paraId="1B2EFE7A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74E54F6E" w14:textId="77777777" w:rsidR="00CB5F9E" w:rsidRPr="00A757C7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1C25293F" w14:textId="77777777" w:rsidR="00CB5F9E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58AC1A25" w14:textId="77777777" w:rsidR="00CB5F9E" w:rsidRPr="00326BD1" w:rsidRDefault="00CB5F9E" w:rsidP="00E439EC">
            <w:pPr>
              <w:pStyle w:val="TableContent"/>
            </w:pPr>
          </w:p>
        </w:tc>
      </w:tr>
      <w:tr w:rsidR="00CB5F9E" w14:paraId="47B784CC" w14:textId="77777777" w:rsidTr="00E439EC">
        <w:tc>
          <w:tcPr>
            <w:tcW w:w="612" w:type="dxa"/>
            <w:vAlign w:val="center"/>
          </w:tcPr>
          <w:p w14:paraId="42D13767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6F473FD5" w14:textId="77777777" w:rsidR="00CB5F9E" w:rsidRPr="00A757C7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1B68D148" w14:textId="77777777" w:rsidR="00CB5F9E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1F317739" w14:textId="77777777" w:rsidR="00CB5F9E" w:rsidRPr="00326BD1" w:rsidRDefault="00CB5F9E" w:rsidP="00E439EC">
            <w:pPr>
              <w:pStyle w:val="TableContent"/>
            </w:pPr>
          </w:p>
        </w:tc>
      </w:tr>
      <w:tr w:rsidR="00CB5F9E" w14:paraId="22122C04" w14:textId="77777777" w:rsidTr="00E439EC">
        <w:tc>
          <w:tcPr>
            <w:tcW w:w="612" w:type="dxa"/>
            <w:vAlign w:val="center"/>
          </w:tcPr>
          <w:p w14:paraId="666E5DB3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330D82D4" w14:textId="77777777" w:rsidR="00CB5F9E" w:rsidRPr="00644EC6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2860E0F3" w14:textId="77777777" w:rsidR="00CB5F9E" w:rsidRPr="00BE771C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27A28D44" w14:textId="77777777" w:rsidR="00CB5F9E" w:rsidRDefault="00CB5F9E" w:rsidP="00E439EC">
            <w:pPr>
              <w:pStyle w:val="TableContent"/>
            </w:pPr>
          </w:p>
        </w:tc>
      </w:tr>
    </w:tbl>
    <w:p w14:paraId="4DB455C5" w14:textId="77777777" w:rsidR="00CB5F9E" w:rsidRDefault="00CB5F9E" w:rsidP="00CB5F9E">
      <w:pPr>
        <w:pStyle w:val="Paragraph"/>
        <w:ind w:left="630"/>
      </w:pPr>
    </w:p>
    <w:p w14:paraId="73CDE247" w14:textId="56CF6BF4" w:rsidR="0013014C" w:rsidRDefault="0013014C" w:rsidP="007131C3">
      <w:pPr>
        <w:pStyle w:val="Paragraph"/>
        <w:numPr>
          <w:ilvl w:val="0"/>
          <w:numId w:val="8"/>
        </w:numPr>
        <w:ind w:left="630" w:hanging="450"/>
      </w:pPr>
      <w:proofErr w:type="spellStart"/>
      <w:r>
        <w:t>tgva_</w:t>
      </w:r>
      <w:r w:rsidR="009621FB">
        <w:t>trx_tran_main</w:t>
      </w:r>
      <w:proofErr w:type="spellEnd"/>
    </w:p>
    <w:tbl>
      <w:tblPr>
        <w:tblStyle w:val="TableGrid"/>
        <w:tblW w:w="8455" w:type="dxa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2065"/>
        <w:gridCol w:w="6390"/>
      </w:tblGrid>
      <w:tr w:rsidR="00CB5F9E" w14:paraId="1392F81C" w14:textId="77777777" w:rsidTr="00E439EC">
        <w:tc>
          <w:tcPr>
            <w:tcW w:w="2065" w:type="dxa"/>
          </w:tcPr>
          <w:p w14:paraId="6AAD9D33" w14:textId="77777777" w:rsidR="00CB5F9E" w:rsidRDefault="00CB5F9E" w:rsidP="00E439EC">
            <w:pPr>
              <w:pStyle w:val="Paragraph"/>
              <w:tabs>
                <w:tab w:val="left" w:pos="1773"/>
              </w:tabs>
            </w:pPr>
            <w:r>
              <w:t xml:space="preserve">Nama </w:t>
            </w:r>
            <w:proofErr w:type="spellStart"/>
            <w:r>
              <w:t>Tabel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2174A963" w14:textId="77777777" w:rsidR="00CB5F9E" w:rsidRDefault="00CB5F9E" w:rsidP="00E439EC">
            <w:pPr>
              <w:pStyle w:val="Paragraph"/>
            </w:pPr>
          </w:p>
        </w:tc>
      </w:tr>
      <w:tr w:rsidR="00CB5F9E" w14:paraId="7EEB95F6" w14:textId="77777777" w:rsidTr="00E439EC">
        <w:tc>
          <w:tcPr>
            <w:tcW w:w="2065" w:type="dxa"/>
          </w:tcPr>
          <w:p w14:paraId="0845060B" w14:textId="77777777" w:rsidR="00CB5F9E" w:rsidRDefault="00CB5F9E" w:rsidP="00E439EC">
            <w:pPr>
              <w:pStyle w:val="Paragraph"/>
              <w:tabs>
                <w:tab w:val="left" w:pos="1773"/>
              </w:tabs>
            </w:pPr>
            <w:proofErr w:type="spellStart"/>
            <w:r>
              <w:t>Deskripsi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5B058C7E" w14:textId="77777777" w:rsidR="00CB5F9E" w:rsidRDefault="00CB5F9E" w:rsidP="00E439EC">
            <w:pPr>
              <w:pStyle w:val="Paragraph"/>
            </w:pPr>
          </w:p>
        </w:tc>
      </w:tr>
    </w:tbl>
    <w:p w14:paraId="6E6D49ED" w14:textId="2E2F65C7" w:rsidR="00CB5F9E" w:rsidRDefault="00CB5F9E" w:rsidP="00CB5F9E">
      <w:pPr>
        <w:pStyle w:val="Paragraph"/>
        <w:ind w:left="630"/>
      </w:pPr>
    </w:p>
    <w:tbl>
      <w:tblPr>
        <w:tblStyle w:val="TableGrid"/>
        <w:tblW w:w="8767" w:type="dxa"/>
        <w:tblInd w:w="175" w:type="dxa"/>
        <w:tblLook w:val="04A0" w:firstRow="1" w:lastRow="0" w:firstColumn="1" w:lastColumn="0" w:noHBand="0" w:noVBand="1"/>
      </w:tblPr>
      <w:tblGrid>
        <w:gridCol w:w="612"/>
        <w:gridCol w:w="3168"/>
        <w:gridCol w:w="1620"/>
        <w:gridCol w:w="3367"/>
      </w:tblGrid>
      <w:tr w:rsidR="00CB5F9E" w14:paraId="4626235C" w14:textId="77777777" w:rsidTr="00E439EC">
        <w:tc>
          <w:tcPr>
            <w:tcW w:w="612" w:type="dxa"/>
            <w:shd w:val="clear" w:color="auto" w:fill="9CC2E5" w:themeFill="accent5" w:themeFillTint="99"/>
            <w:vAlign w:val="center"/>
          </w:tcPr>
          <w:p w14:paraId="6943C5A5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Key ID</w:t>
            </w:r>
          </w:p>
        </w:tc>
        <w:tc>
          <w:tcPr>
            <w:tcW w:w="3168" w:type="dxa"/>
            <w:shd w:val="clear" w:color="auto" w:fill="9CC2E5" w:themeFill="accent5" w:themeFillTint="99"/>
            <w:vAlign w:val="center"/>
          </w:tcPr>
          <w:p w14:paraId="68023676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Nama Field</w:t>
            </w:r>
          </w:p>
        </w:tc>
        <w:tc>
          <w:tcPr>
            <w:tcW w:w="1620" w:type="dxa"/>
            <w:shd w:val="clear" w:color="auto" w:fill="9CC2E5" w:themeFill="accent5" w:themeFillTint="99"/>
            <w:vAlign w:val="center"/>
          </w:tcPr>
          <w:p w14:paraId="37F03FCF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Tipe</w:t>
            </w:r>
            <w:proofErr w:type="spellEnd"/>
            <w:r w:rsidRPr="007A0594">
              <w:rPr>
                <w:b/>
                <w:bCs/>
              </w:rPr>
              <w:t xml:space="preserve"> Data</w:t>
            </w:r>
          </w:p>
        </w:tc>
        <w:tc>
          <w:tcPr>
            <w:tcW w:w="3367" w:type="dxa"/>
            <w:shd w:val="clear" w:color="auto" w:fill="9CC2E5" w:themeFill="accent5" w:themeFillTint="99"/>
            <w:vAlign w:val="center"/>
          </w:tcPr>
          <w:p w14:paraId="16CCB41B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Deskripsi</w:t>
            </w:r>
            <w:proofErr w:type="spellEnd"/>
          </w:p>
        </w:tc>
      </w:tr>
      <w:tr w:rsidR="00CB5F9E" w14:paraId="1D987E7F" w14:textId="77777777" w:rsidTr="00E439EC">
        <w:tc>
          <w:tcPr>
            <w:tcW w:w="612" w:type="dxa"/>
            <w:vAlign w:val="center"/>
          </w:tcPr>
          <w:p w14:paraId="40275910" w14:textId="77777777" w:rsidR="00CB5F9E" w:rsidRDefault="00CB5F9E" w:rsidP="00E439EC">
            <w:pPr>
              <w:pStyle w:val="TableContent"/>
            </w:pPr>
            <w:r>
              <w:t>PK</w:t>
            </w:r>
          </w:p>
        </w:tc>
        <w:tc>
          <w:tcPr>
            <w:tcW w:w="3168" w:type="dxa"/>
          </w:tcPr>
          <w:p w14:paraId="40909015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04F4443C" w14:textId="77777777" w:rsidR="00CB5F9E" w:rsidRDefault="00CB5F9E" w:rsidP="00E439EC">
            <w:pPr>
              <w:pStyle w:val="TableContent"/>
            </w:pPr>
            <w:r w:rsidRPr="004F4CB3">
              <w:t>INT4 (32)</w:t>
            </w:r>
          </w:p>
        </w:tc>
        <w:tc>
          <w:tcPr>
            <w:tcW w:w="3367" w:type="dxa"/>
            <w:vAlign w:val="center"/>
          </w:tcPr>
          <w:p w14:paraId="29EA53AB" w14:textId="77777777" w:rsidR="00CB5F9E" w:rsidRDefault="00CB5F9E" w:rsidP="00E439EC">
            <w:pPr>
              <w:pStyle w:val="TableContent"/>
            </w:pPr>
          </w:p>
        </w:tc>
      </w:tr>
      <w:tr w:rsidR="00CB5F9E" w14:paraId="0D97DD38" w14:textId="77777777" w:rsidTr="00E439EC">
        <w:tc>
          <w:tcPr>
            <w:tcW w:w="612" w:type="dxa"/>
            <w:vAlign w:val="center"/>
          </w:tcPr>
          <w:p w14:paraId="7E398A87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00844652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6D8A7334" w14:textId="77777777" w:rsidR="00CB5F9E" w:rsidRDefault="00CB5F9E" w:rsidP="00E439EC">
            <w:pPr>
              <w:pStyle w:val="TableContent"/>
            </w:pPr>
            <w:r w:rsidRPr="004F4CB3">
              <w:t>VARCHAR (45)</w:t>
            </w:r>
          </w:p>
        </w:tc>
        <w:tc>
          <w:tcPr>
            <w:tcW w:w="3367" w:type="dxa"/>
            <w:vAlign w:val="center"/>
          </w:tcPr>
          <w:p w14:paraId="737293AA" w14:textId="77777777" w:rsidR="00CB5F9E" w:rsidRDefault="00CB5F9E" w:rsidP="00E439EC">
            <w:pPr>
              <w:pStyle w:val="TableContent"/>
            </w:pPr>
          </w:p>
        </w:tc>
      </w:tr>
      <w:tr w:rsidR="00CB5F9E" w14:paraId="3C07A6F2" w14:textId="77777777" w:rsidTr="00E439EC">
        <w:tc>
          <w:tcPr>
            <w:tcW w:w="612" w:type="dxa"/>
            <w:vAlign w:val="center"/>
          </w:tcPr>
          <w:p w14:paraId="160E5595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3EF5FD5C" w14:textId="77777777" w:rsidR="00CB5F9E" w:rsidRPr="00644EC6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7E059027" w14:textId="77777777" w:rsidR="00CB5F9E" w:rsidRPr="00BE771C" w:rsidRDefault="00CB5F9E" w:rsidP="00E439EC">
            <w:pPr>
              <w:pStyle w:val="TableContent"/>
            </w:pPr>
            <w:r w:rsidRPr="004F4CB3">
              <w:t>VARCHAR (19)</w:t>
            </w:r>
          </w:p>
        </w:tc>
        <w:tc>
          <w:tcPr>
            <w:tcW w:w="3367" w:type="dxa"/>
            <w:vAlign w:val="center"/>
          </w:tcPr>
          <w:p w14:paraId="3678314A" w14:textId="77777777" w:rsidR="00CB5F9E" w:rsidRDefault="00CB5F9E" w:rsidP="00E439EC">
            <w:pPr>
              <w:pStyle w:val="TableContent"/>
            </w:pPr>
          </w:p>
        </w:tc>
      </w:tr>
      <w:tr w:rsidR="00CB5F9E" w14:paraId="132901B8" w14:textId="77777777" w:rsidTr="00E439EC">
        <w:tc>
          <w:tcPr>
            <w:tcW w:w="612" w:type="dxa"/>
            <w:vAlign w:val="center"/>
          </w:tcPr>
          <w:p w14:paraId="0C9C5B33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6563595D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2F683A93" w14:textId="77777777" w:rsidR="00CB5F9E" w:rsidRDefault="00CB5F9E" w:rsidP="00E439EC">
            <w:pPr>
              <w:pStyle w:val="TableContent"/>
            </w:pPr>
            <w:r w:rsidRPr="004F4CB3">
              <w:t>VARCHAR (19)</w:t>
            </w:r>
          </w:p>
        </w:tc>
        <w:tc>
          <w:tcPr>
            <w:tcW w:w="3367" w:type="dxa"/>
            <w:vAlign w:val="center"/>
          </w:tcPr>
          <w:p w14:paraId="4C9BE18F" w14:textId="77777777" w:rsidR="00CB5F9E" w:rsidRDefault="00CB5F9E" w:rsidP="00E439EC">
            <w:pPr>
              <w:pStyle w:val="TableContent"/>
            </w:pPr>
          </w:p>
        </w:tc>
      </w:tr>
      <w:tr w:rsidR="00CB5F9E" w14:paraId="2CC504DA" w14:textId="77777777" w:rsidTr="00E439EC">
        <w:tc>
          <w:tcPr>
            <w:tcW w:w="612" w:type="dxa"/>
            <w:vAlign w:val="center"/>
          </w:tcPr>
          <w:p w14:paraId="2733B05C" w14:textId="77777777" w:rsidR="00CB5F9E" w:rsidRPr="00EA73C7" w:rsidRDefault="00CB5F9E" w:rsidP="00E439EC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05017BF6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24FD4B3C" w14:textId="77777777" w:rsidR="00CB5F9E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243BFF7C" w14:textId="77777777" w:rsidR="00CB5F9E" w:rsidRDefault="00CB5F9E" w:rsidP="00E439EC">
            <w:pPr>
              <w:pStyle w:val="TableContent"/>
            </w:pPr>
          </w:p>
        </w:tc>
      </w:tr>
      <w:tr w:rsidR="00CB5F9E" w14:paraId="1EB8BE70" w14:textId="77777777" w:rsidTr="00E439EC">
        <w:tc>
          <w:tcPr>
            <w:tcW w:w="612" w:type="dxa"/>
            <w:vAlign w:val="center"/>
          </w:tcPr>
          <w:p w14:paraId="1D57D9A4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4E453621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503A69C0" w14:textId="77777777" w:rsidR="00CB5F9E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6BF7DBD0" w14:textId="77777777" w:rsidR="00CB5F9E" w:rsidRDefault="00CB5F9E" w:rsidP="00E439EC">
            <w:pPr>
              <w:pStyle w:val="TableContent"/>
            </w:pPr>
          </w:p>
        </w:tc>
      </w:tr>
      <w:tr w:rsidR="00CB5F9E" w14:paraId="08539AE1" w14:textId="77777777" w:rsidTr="00E439EC">
        <w:tc>
          <w:tcPr>
            <w:tcW w:w="612" w:type="dxa"/>
            <w:vAlign w:val="center"/>
          </w:tcPr>
          <w:p w14:paraId="306E9C8A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1E782969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02D95B5E" w14:textId="77777777" w:rsidR="00CB5F9E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6792DDCB" w14:textId="77777777" w:rsidR="00CB5F9E" w:rsidRDefault="00CB5F9E" w:rsidP="00E439EC">
            <w:pPr>
              <w:pStyle w:val="TableContent"/>
            </w:pPr>
          </w:p>
        </w:tc>
      </w:tr>
      <w:tr w:rsidR="00CB5F9E" w14:paraId="43C640CF" w14:textId="77777777" w:rsidTr="00E439EC">
        <w:tc>
          <w:tcPr>
            <w:tcW w:w="612" w:type="dxa"/>
            <w:vAlign w:val="center"/>
          </w:tcPr>
          <w:p w14:paraId="0A6963F6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082C8D04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302A9238" w14:textId="77777777" w:rsidR="00CB5F9E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6C3837EC" w14:textId="77777777" w:rsidR="00CB5F9E" w:rsidRDefault="00CB5F9E" w:rsidP="00E439EC">
            <w:pPr>
              <w:pStyle w:val="TableContent"/>
            </w:pPr>
          </w:p>
        </w:tc>
      </w:tr>
      <w:tr w:rsidR="00CB5F9E" w14:paraId="1E6D3AD7" w14:textId="77777777" w:rsidTr="00E439EC">
        <w:tc>
          <w:tcPr>
            <w:tcW w:w="612" w:type="dxa"/>
            <w:vAlign w:val="center"/>
          </w:tcPr>
          <w:p w14:paraId="27B12A94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52BB4063" w14:textId="77777777" w:rsidR="00CB5F9E" w:rsidRPr="00A757C7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74A200E2" w14:textId="77777777" w:rsidR="00CB5F9E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0608E606" w14:textId="77777777" w:rsidR="00CB5F9E" w:rsidRPr="00326BD1" w:rsidRDefault="00CB5F9E" w:rsidP="00E439EC">
            <w:pPr>
              <w:pStyle w:val="TableContent"/>
            </w:pPr>
          </w:p>
        </w:tc>
      </w:tr>
      <w:tr w:rsidR="00CB5F9E" w14:paraId="33FBF396" w14:textId="77777777" w:rsidTr="00E439EC">
        <w:tc>
          <w:tcPr>
            <w:tcW w:w="612" w:type="dxa"/>
            <w:vAlign w:val="center"/>
          </w:tcPr>
          <w:p w14:paraId="5F770898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74919BC9" w14:textId="77777777" w:rsidR="00CB5F9E" w:rsidRPr="00A757C7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111275CB" w14:textId="77777777" w:rsidR="00CB5F9E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0C3DA552" w14:textId="77777777" w:rsidR="00CB5F9E" w:rsidRPr="00326BD1" w:rsidRDefault="00CB5F9E" w:rsidP="00E439EC">
            <w:pPr>
              <w:pStyle w:val="TableContent"/>
            </w:pPr>
          </w:p>
        </w:tc>
      </w:tr>
      <w:tr w:rsidR="00CB5F9E" w14:paraId="4B260851" w14:textId="77777777" w:rsidTr="00E439EC">
        <w:tc>
          <w:tcPr>
            <w:tcW w:w="612" w:type="dxa"/>
            <w:vAlign w:val="center"/>
          </w:tcPr>
          <w:p w14:paraId="63BC8F31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53CE3280" w14:textId="77777777" w:rsidR="00CB5F9E" w:rsidRPr="00644EC6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28744154" w14:textId="77777777" w:rsidR="00CB5F9E" w:rsidRPr="00BE771C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0EFAEB6A" w14:textId="77777777" w:rsidR="00CB5F9E" w:rsidRDefault="00CB5F9E" w:rsidP="00E439EC">
            <w:pPr>
              <w:pStyle w:val="TableContent"/>
            </w:pPr>
          </w:p>
        </w:tc>
      </w:tr>
    </w:tbl>
    <w:p w14:paraId="6B605257" w14:textId="77777777" w:rsidR="00CB5F9E" w:rsidRDefault="00CB5F9E" w:rsidP="00CB5F9E">
      <w:pPr>
        <w:pStyle w:val="Paragraph"/>
        <w:ind w:left="630"/>
      </w:pPr>
    </w:p>
    <w:p w14:paraId="1C5E5DB9" w14:textId="46DDD7D0" w:rsidR="0013014C" w:rsidRDefault="0013014C" w:rsidP="007131C3">
      <w:pPr>
        <w:pStyle w:val="Paragraph"/>
        <w:numPr>
          <w:ilvl w:val="0"/>
          <w:numId w:val="8"/>
        </w:numPr>
        <w:ind w:left="630" w:hanging="450"/>
      </w:pPr>
      <w:proofErr w:type="spellStart"/>
      <w:r>
        <w:t>tgva_</w:t>
      </w:r>
      <w:r w:rsidR="009621FB">
        <w:t>valid_billing_number</w:t>
      </w:r>
      <w:proofErr w:type="spellEnd"/>
    </w:p>
    <w:tbl>
      <w:tblPr>
        <w:tblStyle w:val="TableGrid"/>
        <w:tblW w:w="8455" w:type="dxa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2065"/>
        <w:gridCol w:w="6390"/>
      </w:tblGrid>
      <w:tr w:rsidR="00CB5F9E" w14:paraId="3D322A55" w14:textId="77777777" w:rsidTr="00E439EC">
        <w:tc>
          <w:tcPr>
            <w:tcW w:w="2065" w:type="dxa"/>
          </w:tcPr>
          <w:p w14:paraId="1E57E4CC" w14:textId="77777777" w:rsidR="00CB5F9E" w:rsidRDefault="00CB5F9E" w:rsidP="00E439EC">
            <w:pPr>
              <w:pStyle w:val="Paragraph"/>
              <w:tabs>
                <w:tab w:val="left" w:pos="1773"/>
              </w:tabs>
            </w:pPr>
            <w:r>
              <w:t xml:space="preserve">Nama </w:t>
            </w:r>
            <w:proofErr w:type="spellStart"/>
            <w:r>
              <w:t>Tabel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2CF1395B" w14:textId="77777777" w:rsidR="00CB5F9E" w:rsidRDefault="00CB5F9E" w:rsidP="00E439EC">
            <w:pPr>
              <w:pStyle w:val="Paragraph"/>
            </w:pPr>
          </w:p>
        </w:tc>
      </w:tr>
      <w:tr w:rsidR="00CB5F9E" w14:paraId="5A9A409D" w14:textId="77777777" w:rsidTr="00E439EC">
        <w:tc>
          <w:tcPr>
            <w:tcW w:w="2065" w:type="dxa"/>
          </w:tcPr>
          <w:p w14:paraId="488EC34A" w14:textId="77777777" w:rsidR="00CB5F9E" w:rsidRDefault="00CB5F9E" w:rsidP="00E439EC">
            <w:pPr>
              <w:pStyle w:val="Paragraph"/>
              <w:tabs>
                <w:tab w:val="left" w:pos="1773"/>
              </w:tabs>
            </w:pPr>
            <w:proofErr w:type="spellStart"/>
            <w:r>
              <w:lastRenderedPageBreak/>
              <w:t>Deskripsi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27E6C181" w14:textId="77777777" w:rsidR="00CB5F9E" w:rsidRDefault="00CB5F9E" w:rsidP="00E439EC">
            <w:pPr>
              <w:pStyle w:val="Paragraph"/>
            </w:pPr>
          </w:p>
        </w:tc>
      </w:tr>
    </w:tbl>
    <w:p w14:paraId="47AD1A1B" w14:textId="0D19D7DB" w:rsidR="00CB5F9E" w:rsidRDefault="00CB5F9E" w:rsidP="00CB5F9E">
      <w:pPr>
        <w:pStyle w:val="Paragraph"/>
        <w:ind w:left="630"/>
      </w:pPr>
    </w:p>
    <w:tbl>
      <w:tblPr>
        <w:tblStyle w:val="TableGrid"/>
        <w:tblW w:w="8767" w:type="dxa"/>
        <w:tblInd w:w="175" w:type="dxa"/>
        <w:tblLook w:val="04A0" w:firstRow="1" w:lastRow="0" w:firstColumn="1" w:lastColumn="0" w:noHBand="0" w:noVBand="1"/>
      </w:tblPr>
      <w:tblGrid>
        <w:gridCol w:w="612"/>
        <w:gridCol w:w="3168"/>
        <w:gridCol w:w="1620"/>
        <w:gridCol w:w="3367"/>
      </w:tblGrid>
      <w:tr w:rsidR="00CB5F9E" w14:paraId="3A73503D" w14:textId="77777777" w:rsidTr="00E439EC">
        <w:tc>
          <w:tcPr>
            <w:tcW w:w="612" w:type="dxa"/>
            <w:shd w:val="clear" w:color="auto" w:fill="9CC2E5" w:themeFill="accent5" w:themeFillTint="99"/>
            <w:vAlign w:val="center"/>
          </w:tcPr>
          <w:p w14:paraId="03ECB8D7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Key ID</w:t>
            </w:r>
          </w:p>
        </w:tc>
        <w:tc>
          <w:tcPr>
            <w:tcW w:w="3168" w:type="dxa"/>
            <w:shd w:val="clear" w:color="auto" w:fill="9CC2E5" w:themeFill="accent5" w:themeFillTint="99"/>
            <w:vAlign w:val="center"/>
          </w:tcPr>
          <w:p w14:paraId="2B7BC1A2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Nama Field</w:t>
            </w:r>
          </w:p>
        </w:tc>
        <w:tc>
          <w:tcPr>
            <w:tcW w:w="1620" w:type="dxa"/>
            <w:shd w:val="clear" w:color="auto" w:fill="9CC2E5" w:themeFill="accent5" w:themeFillTint="99"/>
            <w:vAlign w:val="center"/>
          </w:tcPr>
          <w:p w14:paraId="45C0402A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Tipe</w:t>
            </w:r>
            <w:proofErr w:type="spellEnd"/>
            <w:r w:rsidRPr="007A0594">
              <w:rPr>
                <w:b/>
                <w:bCs/>
              </w:rPr>
              <w:t xml:space="preserve"> Data</w:t>
            </w:r>
          </w:p>
        </w:tc>
        <w:tc>
          <w:tcPr>
            <w:tcW w:w="3367" w:type="dxa"/>
            <w:shd w:val="clear" w:color="auto" w:fill="9CC2E5" w:themeFill="accent5" w:themeFillTint="99"/>
            <w:vAlign w:val="center"/>
          </w:tcPr>
          <w:p w14:paraId="7B6A5CB4" w14:textId="77777777" w:rsidR="00CB5F9E" w:rsidRPr="007A0594" w:rsidRDefault="00CB5F9E" w:rsidP="00E439E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Deskripsi</w:t>
            </w:r>
            <w:proofErr w:type="spellEnd"/>
          </w:p>
        </w:tc>
      </w:tr>
      <w:tr w:rsidR="00CB5F9E" w14:paraId="2E1588C7" w14:textId="77777777" w:rsidTr="00E439EC">
        <w:tc>
          <w:tcPr>
            <w:tcW w:w="612" w:type="dxa"/>
            <w:vAlign w:val="center"/>
          </w:tcPr>
          <w:p w14:paraId="74DA0EE5" w14:textId="77777777" w:rsidR="00CB5F9E" w:rsidRDefault="00CB5F9E" w:rsidP="00E439EC">
            <w:pPr>
              <w:pStyle w:val="TableContent"/>
            </w:pPr>
            <w:r>
              <w:t>PK</w:t>
            </w:r>
          </w:p>
        </w:tc>
        <w:tc>
          <w:tcPr>
            <w:tcW w:w="3168" w:type="dxa"/>
          </w:tcPr>
          <w:p w14:paraId="6C7A661E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2EAC81B7" w14:textId="77777777" w:rsidR="00CB5F9E" w:rsidRDefault="00CB5F9E" w:rsidP="00E439EC">
            <w:pPr>
              <w:pStyle w:val="TableContent"/>
            </w:pPr>
            <w:r w:rsidRPr="004F4CB3">
              <w:t>INT4 (32)</w:t>
            </w:r>
          </w:p>
        </w:tc>
        <w:tc>
          <w:tcPr>
            <w:tcW w:w="3367" w:type="dxa"/>
            <w:vAlign w:val="center"/>
          </w:tcPr>
          <w:p w14:paraId="2AF903DA" w14:textId="77777777" w:rsidR="00CB5F9E" w:rsidRDefault="00CB5F9E" w:rsidP="00E439EC">
            <w:pPr>
              <w:pStyle w:val="TableContent"/>
            </w:pPr>
          </w:p>
        </w:tc>
      </w:tr>
      <w:tr w:rsidR="00CB5F9E" w14:paraId="0E68DA62" w14:textId="77777777" w:rsidTr="00E439EC">
        <w:tc>
          <w:tcPr>
            <w:tcW w:w="612" w:type="dxa"/>
            <w:vAlign w:val="center"/>
          </w:tcPr>
          <w:p w14:paraId="0B2D182F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5C05670A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564ECBAA" w14:textId="77777777" w:rsidR="00CB5F9E" w:rsidRDefault="00CB5F9E" w:rsidP="00E439EC">
            <w:pPr>
              <w:pStyle w:val="TableContent"/>
            </w:pPr>
            <w:r w:rsidRPr="004F4CB3">
              <w:t>VARCHAR (45)</w:t>
            </w:r>
          </w:p>
        </w:tc>
        <w:tc>
          <w:tcPr>
            <w:tcW w:w="3367" w:type="dxa"/>
            <w:vAlign w:val="center"/>
          </w:tcPr>
          <w:p w14:paraId="27E81B37" w14:textId="77777777" w:rsidR="00CB5F9E" w:rsidRDefault="00CB5F9E" w:rsidP="00E439EC">
            <w:pPr>
              <w:pStyle w:val="TableContent"/>
            </w:pPr>
          </w:p>
        </w:tc>
      </w:tr>
      <w:tr w:rsidR="00CB5F9E" w14:paraId="00687AF4" w14:textId="77777777" w:rsidTr="00E439EC">
        <w:tc>
          <w:tcPr>
            <w:tcW w:w="612" w:type="dxa"/>
            <w:vAlign w:val="center"/>
          </w:tcPr>
          <w:p w14:paraId="678EAD6D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67A027E8" w14:textId="77777777" w:rsidR="00CB5F9E" w:rsidRPr="00644EC6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0627CC0C" w14:textId="77777777" w:rsidR="00CB5F9E" w:rsidRPr="00BE771C" w:rsidRDefault="00CB5F9E" w:rsidP="00E439EC">
            <w:pPr>
              <w:pStyle w:val="TableContent"/>
            </w:pPr>
            <w:r w:rsidRPr="004F4CB3">
              <w:t>VARCHAR (19)</w:t>
            </w:r>
          </w:p>
        </w:tc>
        <w:tc>
          <w:tcPr>
            <w:tcW w:w="3367" w:type="dxa"/>
            <w:vAlign w:val="center"/>
          </w:tcPr>
          <w:p w14:paraId="3FCB96E4" w14:textId="77777777" w:rsidR="00CB5F9E" w:rsidRDefault="00CB5F9E" w:rsidP="00E439EC">
            <w:pPr>
              <w:pStyle w:val="TableContent"/>
            </w:pPr>
          </w:p>
        </w:tc>
      </w:tr>
      <w:tr w:rsidR="00CB5F9E" w14:paraId="4CF700F5" w14:textId="77777777" w:rsidTr="00E439EC">
        <w:tc>
          <w:tcPr>
            <w:tcW w:w="612" w:type="dxa"/>
            <w:vAlign w:val="center"/>
          </w:tcPr>
          <w:p w14:paraId="4341991D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469BC966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618A2A71" w14:textId="77777777" w:rsidR="00CB5F9E" w:rsidRDefault="00CB5F9E" w:rsidP="00E439EC">
            <w:pPr>
              <w:pStyle w:val="TableContent"/>
            </w:pPr>
            <w:r w:rsidRPr="004F4CB3">
              <w:t>VARCHAR (19)</w:t>
            </w:r>
          </w:p>
        </w:tc>
        <w:tc>
          <w:tcPr>
            <w:tcW w:w="3367" w:type="dxa"/>
            <w:vAlign w:val="center"/>
          </w:tcPr>
          <w:p w14:paraId="0C8B0978" w14:textId="77777777" w:rsidR="00CB5F9E" w:rsidRDefault="00CB5F9E" w:rsidP="00E439EC">
            <w:pPr>
              <w:pStyle w:val="TableContent"/>
            </w:pPr>
          </w:p>
        </w:tc>
      </w:tr>
      <w:tr w:rsidR="00CB5F9E" w14:paraId="142A15A8" w14:textId="77777777" w:rsidTr="00E439EC">
        <w:tc>
          <w:tcPr>
            <w:tcW w:w="612" w:type="dxa"/>
            <w:vAlign w:val="center"/>
          </w:tcPr>
          <w:p w14:paraId="3AEC91F8" w14:textId="77777777" w:rsidR="00CB5F9E" w:rsidRPr="00EA73C7" w:rsidRDefault="00CB5F9E" w:rsidP="00E439EC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20A89E34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7FC9F2D3" w14:textId="77777777" w:rsidR="00CB5F9E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017582DD" w14:textId="77777777" w:rsidR="00CB5F9E" w:rsidRDefault="00CB5F9E" w:rsidP="00E439EC">
            <w:pPr>
              <w:pStyle w:val="TableContent"/>
            </w:pPr>
          </w:p>
        </w:tc>
      </w:tr>
      <w:tr w:rsidR="00CB5F9E" w14:paraId="7972A34E" w14:textId="77777777" w:rsidTr="00E439EC">
        <w:tc>
          <w:tcPr>
            <w:tcW w:w="612" w:type="dxa"/>
            <w:vAlign w:val="center"/>
          </w:tcPr>
          <w:p w14:paraId="2D8D7871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2752650D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1EFB6553" w14:textId="77777777" w:rsidR="00CB5F9E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2D6AE8D3" w14:textId="77777777" w:rsidR="00CB5F9E" w:rsidRDefault="00CB5F9E" w:rsidP="00E439EC">
            <w:pPr>
              <w:pStyle w:val="TableContent"/>
            </w:pPr>
          </w:p>
        </w:tc>
      </w:tr>
      <w:tr w:rsidR="00CB5F9E" w14:paraId="02F45DE7" w14:textId="77777777" w:rsidTr="00E439EC">
        <w:tc>
          <w:tcPr>
            <w:tcW w:w="612" w:type="dxa"/>
            <w:vAlign w:val="center"/>
          </w:tcPr>
          <w:p w14:paraId="3DEFD5D1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34EA9981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270FB6E4" w14:textId="77777777" w:rsidR="00CB5F9E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20E8182E" w14:textId="77777777" w:rsidR="00CB5F9E" w:rsidRDefault="00CB5F9E" w:rsidP="00E439EC">
            <w:pPr>
              <w:pStyle w:val="TableContent"/>
            </w:pPr>
          </w:p>
        </w:tc>
      </w:tr>
      <w:tr w:rsidR="00CB5F9E" w14:paraId="22DEABCC" w14:textId="77777777" w:rsidTr="00E439EC">
        <w:tc>
          <w:tcPr>
            <w:tcW w:w="612" w:type="dxa"/>
            <w:vAlign w:val="center"/>
          </w:tcPr>
          <w:p w14:paraId="73C31B71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1F00A48F" w14:textId="77777777" w:rsidR="00CB5F9E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76B5B8B8" w14:textId="77777777" w:rsidR="00CB5F9E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347C6295" w14:textId="77777777" w:rsidR="00CB5F9E" w:rsidRDefault="00CB5F9E" w:rsidP="00E439EC">
            <w:pPr>
              <w:pStyle w:val="TableContent"/>
            </w:pPr>
          </w:p>
        </w:tc>
      </w:tr>
      <w:tr w:rsidR="00CB5F9E" w14:paraId="4CD2F0C7" w14:textId="77777777" w:rsidTr="00E439EC">
        <w:tc>
          <w:tcPr>
            <w:tcW w:w="612" w:type="dxa"/>
            <w:vAlign w:val="center"/>
          </w:tcPr>
          <w:p w14:paraId="53717764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42FE1FB4" w14:textId="77777777" w:rsidR="00CB5F9E" w:rsidRPr="00A757C7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2A131735" w14:textId="77777777" w:rsidR="00CB5F9E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396E056D" w14:textId="77777777" w:rsidR="00CB5F9E" w:rsidRPr="00326BD1" w:rsidRDefault="00CB5F9E" w:rsidP="00E439EC">
            <w:pPr>
              <w:pStyle w:val="TableContent"/>
            </w:pPr>
          </w:p>
        </w:tc>
      </w:tr>
      <w:tr w:rsidR="00CB5F9E" w14:paraId="11ABDD1F" w14:textId="77777777" w:rsidTr="00E439EC">
        <w:tc>
          <w:tcPr>
            <w:tcW w:w="612" w:type="dxa"/>
            <w:vAlign w:val="center"/>
          </w:tcPr>
          <w:p w14:paraId="536BD563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6AE621A9" w14:textId="77777777" w:rsidR="00CB5F9E" w:rsidRPr="00A757C7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19A6436A" w14:textId="77777777" w:rsidR="00CB5F9E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1A74E618" w14:textId="77777777" w:rsidR="00CB5F9E" w:rsidRPr="00326BD1" w:rsidRDefault="00CB5F9E" w:rsidP="00E439EC">
            <w:pPr>
              <w:pStyle w:val="TableContent"/>
            </w:pPr>
          </w:p>
        </w:tc>
      </w:tr>
      <w:tr w:rsidR="00CB5F9E" w14:paraId="7541DEA4" w14:textId="77777777" w:rsidTr="00E439EC">
        <w:tc>
          <w:tcPr>
            <w:tcW w:w="612" w:type="dxa"/>
            <w:vAlign w:val="center"/>
          </w:tcPr>
          <w:p w14:paraId="094E9CCC" w14:textId="77777777" w:rsidR="00CB5F9E" w:rsidRDefault="00CB5F9E" w:rsidP="00E439EC">
            <w:pPr>
              <w:pStyle w:val="TableContent"/>
            </w:pPr>
          </w:p>
        </w:tc>
        <w:tc>
          <w:tcPr>
            <w:tcW w:w="3168" w:type="dxa"/>
          </w:tcPr>
          <w:p w14:paraId="27E1E9DF" w14:textId="77777777" w:rsidR="00CB5F9E" w:rsidRPr="00644EC6" w:rsidRDefault="00CB5F9E" w:rsidP="00E439EC">
            <w:pPr>
              <w:pStyle w:val="TableContent"/>
            </w:pPr>
          </w:p>
        </w:tc>
        <w:tc>
          <w:tcPr>
            <w:tcW w:w="1620" w:type="dxa"/>
          </w:tcPr>
          <w:p w14:paraId="20D5C67D" w14:textId="77777777" w:rsidR="00CB5F9E" w:rsidRPr="00BE771C" w:rsidRDefault="00CB5F9E" w:rsidP="00E439E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442C5EE9" w14:textId="77777777" w:rsidR="00CB5F9E" w:rsidRDefault="00CB5F9E" w:rsidP="00E439EC">
            <w:pPr>
              <w:pStyle w:val="TableContent"/>
            </w:pPr>
          </w:p>
        </w:tc>
      </w:tr>
    </w:tbl>
    <w:p w14:paraId="337AAA86" w14:textId="77777777" w:rsidR="00CB5F9E" w:rsidRDefault="00CB5F9E" w:rsidP="00CB5F9E">
      <w:pPr>
        <w:pStyle w:val="Paragraph"/>
        <w:ind w:left="630"/>
      </w:pPr>
    </w:p>
    <w:p w14:paraId="0A4923C4" w14:textId="77777777" w:rsidR="0013014C" w:rsidRDefault="0013014C">
      <w:pPr>
        <w:spacing w:after="160" w:afterAutospacing="0" w:line="259" w:lineRule="auto"/>
        <w:jc w:val="left"/>
        <w:rPr>
          <w:lang w:val="en-US"/>
        </w:rPr>
      </w:pPr>
      <w:r>
        <w:br w:type="page"/>
      </w:r>
    </w:p>
    <w:p w14:paraId="5797D860" w14:textId="77777777" w:rsidR="0013014C" w:rsidRDefault="0013014C" w:rsidP="0013014C">
      <w:pPr>
        <w:pStyle w:val="Paragraph"/>
      </w:pPr>
    </w:p>
    <w:tbl>
      <w:tblPr>
        <w:tblStyle w:val="TableGrid"/>
        <w:tblW w:w="8455" w:type="dxa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2065"/>
        <w:gridCol w:w="6390"/>
      </w:tblGrid>
      <w:tr w:rsidR="00C814F5" w14:paraId="7354B9F3" w14:textId="77777777" w:rsidTr="00820EDC">
        <w:tc>
          <w:tcPr>
            <w:tcW w:w="2065" w:type="dxa"/>
          </w:tcPr>
          <w:p w14:paraId="64652C64" w14:textId="77777777" w:rsidR="00C814F5" w:rsidRDefault="00C814F5" w:rsidP="00820EDC">
            <w:pPr>
              <w:pStyle w:val="Paragraph"/>
              <w:tabs>
                <w:tab w:val="left" w:pos="1773"/>
              </w:tabs>
            </w:pPr>
            <w:r>
              <w:t xml:space="preserve">Nama </w:t>
            </w:r>
            <w:proofErr w:type="spellStart"/>
            <w:r>
              <w:t>Tabel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1864EFEB" w14:textId="77777777" w:rsidR="00C814F5" w:rsidRDefault="00C814F5" w:rsidP="00820EDC">
            <w:pPr>
              <w:pStyle w:val="Paragraph"/>
            </w:pPr>
          </w:p>
        </w:tc>
      </w:tr>
      <w:tr w:rsidR="00C814F5" w14:paraId="4586EE09" w14:textId="77777777" w:rsidTr="00820EDC">
        <w:tc>
          <w:tcPr>
            <w:tcW w:w="2065" w:type="dxa"/>
          </w:tcPr>
          <w:p w14:paraId="146E863B" w14:textId="77777777" w:rsidR="00C814F5" w:rsidRDefault="00C814F5" w:rsidP="00820EDC">
            <w:pPr>
              <w:pStyle w:val="Paragraph"/>
              <w:tabs>
                <w:tab w:val="left" w:pos="1773"/>
              </w:tabs>
            </w:pPr>
            <w:proofErr w:type="spellStart"/>
            <w:r>
              <w:t>Deskripsi</w:t>
            </w:r>
            <w:proofErr w:type="spellEnd"/>
            <w:r>
              <w:tab/>
              <w:t>:</w:t>
            </w:r>
          </w:p>
        </w:tc>
        <w:tc>
          <w:tcPr>
            <w:tcW w:w="6390" w:type="dxa"/>
          </w:tcPr>
          <w:p w14:paraId="6F204F16" w14:textId="77777777" w:rsidR="00C814F5" w:rsidRDefault="00C814F5" w:rsidP="00820EDC">
            <w:pPr>
              <w:pStyle w:val="Paragraph"/>
            </w:pPr>
          </w:p>
        </w:tc>
      </w:tr>
    </w:tbl>
    <w:p w14:paraId="1A382788" w14:textId="337161F4" w:rsidR="003416DB" w:rsidRDefault="003416DB" w:rsidP="003416DB">
      <w:pPr>
        <w:pStyle w:val="Paragraph"/>
        <w:ind w:left="180"/>
      </w:pPr>
    </w:p>
    <w:tbl>
      <w:tblPr>
        <w:tblStyle w:val="TableGrid"/>
        <w:tblW w:w="8767" w:type="dxa"/>
        <w:tblInd w:w="175" w:type="dxa"/>
        <w:tblLook w:val="04A0" w:firstRow="1" w:lastRow="0" w:firstColumn="1" w:lastColumn="0" w:noHBand="0" w:noVBand="1"/>
      </w:tblPr>
      <w:tblGrid>
        <w:gridCol w:w="612"/>
        <w:gridCol w:w="3168"/>
        <w:gridCol w:w="1620"/>
        <w:gridCol w:w="3367"/>
      </w:tblGrid>
      <w:tr w:rsidR="00C814F5" w14:paraId="5E322044" w14:textId="77777777" w:rsidTr="00820EDC">
        <w:tc>
          <w:tcPr>
            <w:tcW w:w="612" w:type="dxa"/>
            <w:shd w:val="clear" w:color="auto" w:fill="9CC2E5" w:themeFill="accent5" w:themeFillTint="99"/>
            <w:vAlign w:val="center"/>
          </w:tcPr>
          <w:p w14:paraId="13702DC7" w14:textId="77777777" w:rsidR="00C814F5" w:rsidRPr="007A0594" w:rsidRDefault="00C814F5" w:rsidP="00820ED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Key ID</w:t>
            </w:r>
          </w:p>
        </w:tc>
        <w:tc>
          <w:tcPr>
            <w:tcW w:w="3168" w:type="dxa"/>
            <w:shd w:val="clear" w:color="auto" w:fill="9CC2E5" w:themeFill="accent5" w:themeFillTint="99"/>
            <w:vAlign w:val="center"/>
          </w:tcPr>
          <w:p w14:paraId="5198D9E6" w14:textId="77777777" w:rsidR="00C814F5" w:rsidRPr="007A0594" w:rsidRDefault="00C814F5" w:rsidP="00820EDC">
            <w:pPr>
              <w:pStyle w:val="TableContent"/>
              <w:jc w:val="center"/>
              <w:rPr>
                <w:b/>
                <w:bCs/>
              </w:rPr>
            </w:pPr>
            <w:r w:rsidRPr="007A0594">
              <w:rPr>
                <w:b/>
                <w:bCs/>
              </w:rPr>
              <w:t>Nama Field</w:t>
            </w:r>
          </w:p>
        </w:tc>
        <w:tc>
          <w:tcPr>
            <w:tcW w:w="1620" w:type="dxa"/>
            <w:shd w:val="clear" w:color="auto" w:fill="9CC2E5" w:themeFill="accent5" w:themeFillTint="99"/>
            <w:vAlign w:val="center"/>
          </w:tcPr>
          <w:p w14:paraId="6FEC25A4" w14:textId="77777777" w:rsidR="00C814F5" w:rsidRPr="007A0594" w:rsidRDefault="00C814F5" w:rsidP="00820ED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Tipe</w:t>
            </w:r>
            <w:proofErr w:type="spellEnd"/>
            <w:r w:rsidRPr="007A0594">
              <w:rPr>
                <w:b/>
                <w:bCs/>
              </w:rPr>
              <w:t xml:space="preserve"> Data</w:t>
            </w:r>
          </w:p>
        </w:tc>
        <w:tc>
          <w:tcPr>
            <w:tcW w:w="3367" w:type="dxa"/>
            <w:shd w:val="clear" w:color="auto" w:fill="9CC2E5" w:themeFill="accent5" w:themeFillTint="99"/>
            <w:vAlign w:val="center"/>
          </w:tcPr>
          <w:p w14:paraId="516D03A8" w14:textId="77777777" w:rsidR="00C814F5" w:rsidRPr="007A0594" w:rsidRDefault="00C814F5" w:rsidP="00820EDC">
            <w:pPr>
              <w:pStyle w:val="TableContent"/>
              <w:jc w:val="center"/>
              <w:rPr>
                <w:b/>
                <w:bCs/>
              </w:rPr>
            </w:pPr>
            <w:proofErr w:type="spellStart"/>
            <w:r w:rsidRPr="007A0594">
              <w:rPr>
                <w:b/>
                <w:bCs/>
              </w:rPr>
              <w:t>Deskripsi</w:t>
            </w:r>
            <w:proofErr w:type="spellEnd"/>
          </w:p>
        </w:tc>
      </w:tr>
      <w:tr w:rsidR="00C814F5" w14:paraId="590BBD75" w14:textId="77777777" w:rsidTr="00820EDC">
        <w:tc>
          <w:tcPr>
            <w:tcW w:w="612" w:type="dxa"/>
            <w:vAlign w:val="center"/>
          </w:tcPr>
          <w:p w14:paraId="440CC18C" w14:textId="77777777" w:rsidR="00C814F5" w:rsidRDefault="00C814F5" w:rsidP="00820EDC">
            <w:pPr>
              <w:pStyle w:val="TableContent"/>
            </w:pPr>
            <w:r>
              <w:t>PK</w:t>
            </w:r>
          </w:p>
        </w:tc>
        <w:tc>
          <w:tcPr>
            <w:tcW w:w="3168" w:type="dxa"/>
          </w:tcPr>
          <w:p w14:paraId="3869E077" w14:textId="5A88DD8F" w:rsidR="00C814F5" w:rsidRDefault="00C814F5" w:rsidP="00820EDC">
            <w:pPr>
              <w:pStyle w:val="TableContent"/>
            </w:pPr>
          </w:p>
        </w:tc>
        <w:tc>
          <w:tcPr>
            <w:tcW w:w="1620" w:type="dxa"/>
          </w:tcPr>
          <w:p w14:paraId="50D50F72" w14:textId="77777777" w:rsidR="00C814F5" w:rsidRDefault="00C814F5" w:rsidP="00820EDC">
            <w:pPr>
              <w:pStyle w:val="TableContent"/>
            </w:pPr>
            <w:r w:rsidRPr="004F4CB3">
              <w:t>INT4 (32)</w:t>
            </w:r>
          </w:p>
        </w:tc>
        <w:tc>
          <w:tcPr>
            <w:tcW w:w="3367" w:type="dxa"/>
            <w:vAlign w:val="center"/>
          </w:tcPr>
          <w:p w14:paraId="18BE5691" w14:textId="77777777" w:rsidR="00C814F5" w:rsidRDefault="00C814F5" w:rsidP="00820EDC">
            <w:pPr>
              <w:pStyle w:val="TableContent"/>
            </w:pPr>
          </w:p>
        </w:tc>
      </w:tr>
      <w:tr w:rsidR="00C814F5" w14:paraId="1D5F5880" w14:textId="77777777" w:rsidTr="00820EDC">
        <w:tc>
          <w:tcPr>
            <w:tcW w:w="612" w:type="dxa"/>
            <w:vAlign w:val="center"/>
          </w:tcPr>
          <w:p w14:paraId="327027F7" w14:textId="77777777" w:rsidR="00C814F5" w:rsidRDefault="00C814F5" w:rsidP="00820EDC">
            <w:pPr>
              <w:pStyle w:val="TableContent"/>
            </w:pPr>
          </w:p>
        </w:tc>
        <w:tc>
          <w:tcPr>
            <w:tcW w:w="3168" w:type="dxa"/>
          </w:tcPr>
          <w:p w14:paraId="13BA0F3E" w14:textId="4FA88B65" w:rsidR="00C814F5" w:rsidRDefault="00C814F5" w:rsidP="00820EDC">
            <w:pPr>
              <w:pStyle w:val="TableContent"/>
            </w:pPr>
          </w:p>
        </w:tc>
        <w:tc>
          <w:tcPr>
            <w:tcW w:w="1620" w:type="dxa"/>
          </w:tcPr>
          <w:p w14:paraId="63E76F33" w14:textId="77777777" w:rsidR="00C814F5" w:rsidRDefault="00C814F5" w:rsidP="00820EDC">
            <w:pPr>
              <w:pStyle w:val="TableContent"/>
            </w:pPr>
            <w:r w:rsidRPr="004F4CB3">
              <w:t>VARCHAR (45)</w:t>
            </w:r>
          </w:p>
        </w:tc>
        <w:tc>
          <w:tcPr>
            <w:tcW w:w="3367" w:type="dxa"/>
            <w:vAlign w:val="center"/>
          </w:tcPr>
          <w:p w14:paraId="40A1E1C7" w14:textId="77777777" w:rsidR="00C814F5" w:rsidRDefault="00C814F5" w:rsidP="00820EDC">
            <w:pPr>
              <w:pStyle w:val="TableContent"/>
            </w:pPr>
          </w:p>
        </w:tc>
      </w:tr>
      <w:tr w:rsidR="00C814F5" w14:paraId="5C99A624" w14:textId="77777777" w:rsidTr="00820EDC">
        <w:tc>
          <w:tcPr>
            <w:tcW w:w="612" w:type="dxa"/>
            <w:vAlign w:val="center"/>
          </w:tcPr>
          <w:p w14:paraId="6DD2EBBB" w14:textId="77777777" w:rsidR="00C814F5" w:rsidRDefault="00C814F5" w:rsidP="00820EDC">
            <w:pPr>
              <w:pStyle w:val="TableContent"/>
            </w:pPr>
          </w:p>
        </w:tc>
        <w:tc>
          <w:tcPr>
            <w:tcW w:w="3168" w:type="dxa"/>
          </w:tcPr>
          <w:p w14:paraId="4FAA5ED7" w14:textId="0FF8705F" w:rsidR="00C814F5" w:rsidRPr="00644EC6" w:rsidRDefault="00C814F5" w:rsidP="00820EDC">
            <w:pPr>
              <w:pStyle w:val="TableContent"/>
            </w:pPr>
          </w:p>
        </w:tc>
        <w:tc>
          <w:tcPr>
            <w:tcW w:w="1620" w:type="dxa"/>
          </w:tcPr>
          <w:p w14:paraId="56054C53" w14:textId="77777777" w:rsidR="00C814F5" w:rsidRPr="00BE771C" w:rsidRDefault="00C814F5" w:rsidP="00820EDC">
            <w:pPr>
              <w:pStyle w:val="TableContent"/>
            </w:pPr>
            <w:r w:rsidRPr="004F4CB3">
              <w:t>VARCHAR (19)</w:t>
            </w:r>
          </w:p>
        </w:tc>
        <w:tc>
          <w:tcPr>
            <w:tcW w:w="3367" w:type="dxa"/>
            <w:vAlign w:val="center"/>
          </w:tcPr>
          <w:p w14:paraId="244DED69" w14:textId="77777777" w:rsidR="00C814F5" w:rsidRDefault="00C814F5" w:rsidP="00820EDC">
            <w:pPr>
              <w:pStyle w:val="TableContent"/>
            </w:pPr>
          </w:p>
        </w:tc>
      </w:tr>
      <w:tr w:rsidR="00C814F5" w14:paraId="00492D59" w14:textId="77777777" w:rsidTr="00820EDC">
        <w:tc>
          <w:tcPr>
            <w:tcW w:w="612" w:type="dxa"/>
            <w:vAlign w:val="center"/>
          </w:tcPr>
          <w:p w14:paraId="0D879A7C" w14:textId="77777777" w:rsidR="00C814F5" w:rsidRDefault="00C814F5" w:rsidP="00820EDC">
            <w:pPr>
              <w:pStyle w:val="TableContent"/>
            </w:pPr>
          </w:p>
        </w:tc>
        <w:tc>
          <w:tcPr>
            <w:tcW w:w="3168" w:type="dxa"/>
          </w:tcPr>
          <w:p w14:paraId="263E2DA3" w14:textId="48FB9559" w:rsidR="00C814F5" w:rsidRDefault="00C814F5" w:rsidP="00820EDC">
            <w:pPr>
              <w:pStyle w:val="TableContent"/>
            </w:pPr>
          </w:p>
        </w:tc>
        <w:tc>
          <w:tcPr>
            <w:tcW w:w="1620" w:type="dxa"/>
          </w:tcPr>
          <w:p w14:paraId="3A698E99" w14:textId="77777777" w:rsidR="00C814F5" w:rsidRDefault="00C814F5" w:rsidP="00820EDC">
            <w:pPr>
              <w:pStyle w:val="TableContent"/>
            </w:pPr>
            <w:r w:rsidRPr="004F4CB3">
              <w:t>VARCHAR (19)</w:t>
            </w:r>
          </w:p>
        </w:tc>
        <w:tc>
          <w:tcPr>
            <w:tcW w:w="3367" w:type="dxa"/>
            <w:vAlign w:val="center"/>
          </w:tcPr>
          <w:p w14:paraId="7E9048E3" w14:textId="77777777" w:rsidR="00C814F5" w:rsidRDefault="00C814F5" w:rsidP="00820EDC">
            <w:pPr>
              <w:pStyle w:val="TableContent"/>
            </w:pPr>
          </w:p>
        </w:tc>
      </w:tr>
      <w:tr w:rsidR="00C814F5" w14:paraId="49F8C60C" w14:textId="77777777" w:rsidTr="00820EDC">
        <w:tc>
          <w:tcPr>
            <w:tcW w:w="612" w:type="dxa"/>
            <w:vAlign w:val="center"/>
          </w:tcPr>
          <w:p w14:paraId="125D4CA2" w14:textId="77777777" w:rsidR="00C814F5" w:rsidRPr="00EA73C7" w:rsidRDefault="00C814F5" w:rsidP="00820EDC">
            <w:pPr>
              <w:pStyle w:val="TableContent"/>
              <w:rPr>
                <w:b/>
                <w:bCs/>
              </w:rPr>
            </w:pPr>
          </w:p>
        </w:tc>
        <w:tc>
          <w:tcPr>
            <w:tcW w:w="3168" w:type="dxa"/>
          </w:tcPr>
          <w:p w14:paraId="20519728" w14:textId="77777777" w:rsidR="00C814F5" w:rsidRDefault="00C814F5" w:rsidP="00820EDC">
            <w:pPr>
              <w:pStyle w:val="TableContent"/>
            </w:pPr>
          </w:p>
        </w:tc>
        <w:tc>
          <w:tcPr>
            <w:tcW w:w="1620" w:type="dxa"/>
          </w:tcPr>
          <w:p w14:paraId="75209321" w14:textId="77777777" w:rsidR="00C814F5" w:rsidRDefault="00C814F5" w:rsidP="00820ED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7DB954D7" w14:textId="77777777" w:rsidR="00C814F5" w:rsidRDefault="00C814F5" w:rsidP="00820EDC">
            <w:pPr>
              <w:pStyle w:val="TableContent"/>
            </w:pPr>
          </w:p>
        </w:tc>
      </w:tr>
      <w:tr w:rsidR="00C814F5" w14:paraId="5A2D1F59" w14:textId="77777777" w:rsidTr="00820EDC">
        <w:tc>
          <w:tcPr>
            <w:tcW w:w="612" w:type="dxa"/>
            <w:vAlign w:val="center"/>
          </w:tcPr>
          <w:p w14:paraId="67D2A3A2" w14:textId="77777777" w:rsidR="00C814F5" w:rsidRDefault="00C814F5" w:rsidP="00820EDC">
            <w:pPr>
              <w:pStyle w:val="TableContent"/>
            </w:pPr>
          </w:p>
        </w:tc>
        <w:tc>
          <w:tcPr>
            <w:tcW w:w="3168" w:type="dxa"/>
          </w:tcPr>
          <w:p w14:paraId="16DC5F90" w14:textId="77777777" w:rsidR="00C814F5" w:rsidRDefault="00C814F5" w:rsidP="00820EDC">
            <w:pPr>
              <w:pStyle w:val="TableContent"/>
            </w:pPr>
          </w:p>
        </w:tc>
        <w:tc>
          <w:tcPr>
            <w:tcW w:w="1620" w:type="dxa"/>
          </w:tcPr>
          <w:p w14:paraId="1F4AC565" w14:textId="77777777" w:rsidR="00C814F5" w:rsidRDefault="00C814F5" w:rsidP="00820ED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1283825F" w14:textId="77777777" w:rsidR="00C814F5" w:rsidRDefault="00C814F5" w:rsidP="00820EDC">
            <w:pPr>
              <w:pStyle w:val="TableContent"/>
            </w:pPr>
          </w:p>
        </w:tc>
      </w:tr>
      <w:tr w:rsidR="00C814F5" w14:paraId="223E8384" w14:textId="77777777" w:rsidTr="00820EDC">
        <w:tc>
          <w:tcPr>
            <w:tcW w:w="612" w:type="dxa"/>
            <w:vAlign w:val="center"/>
          </w:tcPr>
          <w:p w14:paraId="101872F3" w14:textId="77777777" w:rsidR="00C814F5" w:rsidRDefault="00C814F5" w:rsidP="00820EDC">
            <w:pPr>
              <w:pStyle w:val="TableContent"/>
            </w:pPr>
          </w:p>
        </w:tc>
        <w:tc>
          <w:tcPr>
            <w:tcW w:w="3168" w:type="dxa"/>
          </w:tcPr>
          <w:p w14:paraId="14FE910C" w14:textId="77777777" w:rsidR="00C814F5" w:rsidRDefault="00C814F5" w:rsidP="00820EDC">
            <w:pPr>
              <w:pStyle w:val="TableContent"/>
            </w:pPr>
          </w:p>
        </w:tc>
        <w:tc>
          <w:tcPr>
            <w:tcW w:w="1620" w:type="dxa"/>
          </w:tcPr>
          <w:p w14:paraId="050F38C1" w14:textId="77777777" w:rsidR="00C814F5" w:rsidRDefault="00C814F5" w:rsidP="00820ED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3400EADA" w14:textId="77777777" w:rsidR="00C814F5" w:rsidRDefault="00C814F5" w:rsidP="00820EDC">
            <w:pPr>
              <w:pStyle w:val="TableContent"/>
            </w:pPr>
          </w:p>
        </w:tc>
      </w:tr>
      <w:tr w:rsidR="00C814F5" w14:paraId="42C14BBC" w14:textId="77777777" w:rsidTr="00820EDC">
        <w:tc>
          <w:tcPr>
            <w:tcW w:w="612" w:type="dxa"/>
            <w:vAlign w:val="center"/>
          </w:tcPr>
          <w:p w14:paraId="53481C05" w14:textId="77777777" w:rsidR="00C814F5" w:rsidRDefault="00C814F5" w:rsidP="00820EDC">
            <w:pPr>
              <w:pStyle w:val="TableContent"/>
            </w:pPr>
          </w:p>
        </w:tc>
        <w:tc>
          <w:tcPr>
            <w:tcW w:w="3168" w:type="dxa"/>
          </w:tcPr>
          <w:p w14:paraId="1067C715" w14:textId="77777777" w:rsidR="00C814F5" w:rsidRDefault="00C814F5" w:rsidP="00820EDC">
            <w:pPr>
              <w:pStyle w:val="TableContent"/>
            </w:pPr>
          </w:p>
        </w:tc>
        <w:tc>
          <w:tcPr>
            <w:tcW w:w="1620" w:type="dxa"/>
          </w:tcPr>
          <w:p w14:paraId="784D2D3E" w14:textId="77777777" w:rsidR="00C814F5" w:rsidRDefault="00C814F5" w:rsidP="00820ED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43CDA1B4" w14:textId="77777777" w:rsidR="00C814F5" w:rsidRDefault="00C814F5" w:rsidP="00820EDC">
            <w:pPr>
              <w:pStyle w:val="TableContent"/>
            </w:pPr>
          </w:p>
        </w:tc>
      </w:tr>
      <w:tr w:rsidR="00C814F5" w14:paraId="2C60E13E" w14:textId="77777777" w:rsidTr="00820EDC">
        <w:tc>
          <w:tcPr>
            <w:tcW w:w="612" w:type="dxa"/>
            <w:vAlign w:val="center"/>
          </w:tcPr>
          <w:p w14:paraId="0C8340DE" w14:textId="77777777" w:rsidR="00C814F5" w:rsidRDefault="00C814F5" w:rsidP="00820EDC">
            <w:pPr>
              <w:pStyle w:val="TableContent"/>
            </w:pPr>
          </w:p>
        </w:tc>
        <w:tc>
          <w:tcPr>
            <w:tcW w:w="3168" w:type="dxa"/>
          </w:tcPr>
          <w:p w14:paraId="225C48C3" w14:textId="77777777" w:rsidR="00C814F5" w:rsidRPr="00A757C7" w:rsidRDefault="00C814F5" w:rsidP="00820EDC">
            <w:pPr>
              <w:pStyle w:val="TableContent"/>
            </w:pPr>
          </w:p>
        </w:tc>
        <w:tc>
          <w:tcPr>
            <w:tcW w:w="1620" w:type="dxa"/>
          </w:tcPr>
          <w:p w14:paraId="49601896" w14:textId="77777777" w:rsidR="00C814F5" w:rsidRDefault="00C814F5" w:rsidP="00820ED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069C11BB" w14:textId="77777777" w:rsidR="00C814F5" w:rsidRPr="00326BD1" w:rsidRDefault="00C814F5" w:rsidP="00820EDC">
            <w:pPr>
              <w:pStyle w:val="TableContent"/>
            </w:pPr>
          </w:p>
        </w:tc>
      </w:tr>
      <w:tr w:rsidR="00C814F5" w14:paraId="5D173789" w14:textId="77777777" w:rsidTr="00820EDC">
        <w:tc>
          <w:tcPr>
            <w:tcW w:w="612" w:type="dxa"/>
            <w:vAlign w:val="center"/>
          </w:tcPr>
          <w:p w14:paraId="1BADC4BE" w14:textId="77777777" w:rsidR="00C814F5" w:rsidRDefault="00C814F5" w:rsidP="00820EDC">
            <w:pPr>
              <w:pStyle w:val="TableContent"/>
            </w:pPr>
          </w:p>
        </w:tc>
        <w:tc>
          <w:tcPr>
            <w:tcW w:w="3168" w:type="dxa"/>
          </w:tcPr>
          <w:p w14:paraId="74616FDB" w14:textId="77777777" w:rsidR="00C814F5" w:rsidRPr="00A757C7" w:rsidRDefault="00C814F5" w:rsidP="00820EDC">
            <w:pPr>
              <w:pStyle w:val="TableContent"/>
            </w:pPr>
          </w:p>
        </w:tc>
        <w:tc>
          <w:tcPr>
            <w:tcW w:w="1620" w:type="dxa"/>
          </w:tcPr>
          <w:p w14:paraId="590D25A9" w14:textId="77777777" w:rsidR="00C814F5" w:rsidRDefault="00C814F5" w:rsidP="00820ED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686A9D08" w14:textId="77777777" w:rsidR="00C814F5" w:rsidRPr="00326BD1" w:rsidRDefault="00C814F5" w:rsidP="00820EDC">
            <w:pPr>
              <w:pStyle w:val="TableContent"/>
            </w:pPr>
          </w:p>
        </w:tc>
      </w:tr>
      <w:tr w:rsidR="00C814F5" w14:paraId="52AD39A2" w14:textId="77777777" w:rsidTr="00820EDC">
        <w:tc>
          <w:tcPr>
            <w:tcW w:w="612" w:type="dxa"/>
            <w:vAlign w:val="center"/>
          </w:tcPr>
          <w:p w14:paraId="5EBA77BB" w14:textId="77777777" w:rsidR="00C814F5" w:rsidRDefault="00C814F5" w:rsidP="00820EDC">
            <w:pPr>
              <w:pStyle w:val="TableContent"/>
            </w:pPr>
          </w:p>
        </w:tc>
        <w:tc>
          <w:tcPr>
            <w:tcW w:w="3168" w:type="dxa"/>
          </w:tcPr>
          <w:p w14:paraId="32902F87" w14:textId="77777777" w:rsidR="00C814F5" w:rsidRPr="00644EC6" w:rsidRDefault="00C814F5" w:rsidP="00820EDC">
            <w:pPr>
              <w:pStyle w:val="TableContent"/>
            </w:pPr>
          </w:p>
        </w:tc>
        <w:tc>
          <w:tcPr>
            <w:tcW w:w="1620" w:type="dxa"/>
          </w:tcPr>
          <w:p w14:paraId="607C2BC7" w14:textId="77777777" w:rsidR="00C814F5" w:rsidRPr="00BE771C" w:rsidRDefault="00C814F5" w:rsidP="00820EDC">
            <w:pPr>
              <w:pStyle w:val="TableContent"/>
            </w:pPr>
          </w:p>
        </w:tc>
        <w:tc>
          <w:tcPr>
            <w:tcW w:w="3367" w:type="dxa"/>
            <w:vAlign w:val="center"/>
          </w:tcPr>
          <w:p w14:paraId="16A8540D" w14:textId="77777777" w:rsidR="00C814F5" w:rsidRDefault="00C814F5" w:rsidP="00820EDC">
            <w:pPr>
              <w:pStyle w:val="TableContent"/>
            </w:pPr>
          </w:p>
        </w:tc>
      </w:tr>
    </w:tbl>
    <w:p w14:paraId="1FC78DC8" w14:textId="530D2374" w:rsidR="003416DB" w:rsidRDefault="003416DB" w:rsidP="003416DB">
      <w:pPr>
        <w:pStyle w:val="Paragraph"/>
        <w:ind w:left="180"/>
      </w:pPr>
    </w:p>
    <w:p w14:paraId="6B4CB92F" w14:textId="77777777" w:rsidR="00FA485B" w:rsidRDefault="00FA485B" w:rsidP="003416DB">
      <w:pPr>
        <w:pStyle w:val="Paragraph"/>
        <w:ind w:left="180"/>
        <w:sectPr w:rsidR="00FA485B" w:rsidSect="00BB7084">
          <w:pgSz w:w="11906" w:h="16838"/>
          <w:pgMar w:top="1440" w:right="1440" w:bottom="1440" w:left="1440" w:header="0" w:footer="0" w:gutter="0"/>
          <w:cols w:space="708"/>
          <w:docGrid w:linePitch="360"/>
        </w:sectPr>
      </w:pPr>
    </w:p>
    <w:p w14:paraId="498ACB8A" w14:textId="621D08FF" w:rsidR="00A770F5" w:rsidRDefault="00A770F5" w:rsidP="00A770F5">
      <w:pPr>
        <w:pStyle w:val="Heading2"/>
        <w:ind w:hanging="540"/>
        <w:rPr>
          <w:lang w:val="en-US"/>
        </w:rPr>
      </w:pPr>
      <w:bookmarkStart w:id="135" w:name="_Ref113289757"/>
      <w:bookmarkStart w:id="136" w:name="_Toc117602879"/>
      <w:r>
        <w:rPr>
          <w:lang w:val="en-US"/>
        </w:rPr>
        <w:lastRenderedPageBreak/>
        <w:t>Daftar Query</w:t>
      </w:r>
      <w:bookmarkEnd w:id="135"/>
      <w:bookmarkEnd w:id="136"/>
    </w:p>
    <w:p w14:paraId="0EEF1ACC" w14:textId="32E40645" w:rsidR="0036473E" w:rsidRPr="0036473E" w:rsidRDefault="0036473E" w:rsidP="0036473E">
      <w:pPr>
        <w:pStyle w:val="Heading2"/>
        <w:ind w:hanging="540"/>
        <w:rPr>
          <w:lang w:val="en-US"/>
        </w:rPr>
      </w:pPr>
      <w:r>
        <w:rPr>
          <w:lang w:val="en-US"/>
        </w:rPr>
        <w:t>Daftar Query View Table</w:t>
      </w:r>
    </w:p>
    <w:p w14:paraId="50C6F5E8" w14:textId="73BC40A2" w:rsidR="00E44DF3" w:rsidRDefault="00FA485B" w:rsidP="00FA485B">
      <w:pPr>
        <w:pStyle w:val="Paragraph"/>
        <w:numPr>
          <w:ilvl w:val="0"/>
          <w:numId w:val="9"/>
        </w:numPr>
      </w:pPr>
      <w:r>
        <w:t xml:space="preserve">Get </w:t>
      </w:r>
      <w:r w:rsidRPr="00FA485B">
        <w:t>List</w:t>
      </w:r>
      <w:r>
        <w:t xml:space="preserve"> Transaction</w:t>
      </w:r>
    </w:p>
    <w:tbl>
      <w:tblPr>
        <w:tblStyle w:val="TableGrid"/>
        <w:tblW w:w="8455" w:type="dxa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2065"/>
        <w:gridCol w:w="6390"/>
      </w:tblGrid>
      <w:tr w:rsidR="00FA485B" w14:paraId="5455B3A1" w14:textId="77777777" w:rsidTr="00770456">
        <w:tc>
          <w:tcPr>
            <w:tcW w:w="2065" w:type="dxa"/>
          </w:tcPr>
          <w:p w14:paraId="187A29B2" w14:textId="1D549C5D" w:rsidR="00FA485B" w:rsidRPr="00FA485B" w:rsidRDefault="00FA485B" w:rsidP="00770456">
            <w:pPr>
              <w:pStyle w:val="Paragraph"/>
              <w:tabs>
                <w:tab w:val="left" w:pos="1773"/>
              </w:tabs>
              <w:rPr>
                <w:sz w:val="20"/>
                <w:szCs w:val="20"/>
              </w:rPr>
            </w:pPr>
            <w:r w:rsidRPr="00FA485B">
              <w:rPr>
                <w:sz w:val="20"/>
                <w:szCs w:val="20"/>
              </w:rPr>
              <w:t xml:space="preserve">Nama </w:t>
            </w:r>
            <w:r w:rsidRPr="00FA485B">
              <w:rPr>
                <w:sz w:val="20"/>
                <w:szCs w:val="20"/>
              </w:rPr>
              <w:t>Query</w:t>
            </w:r>
            <w:r w:rsidRPr="00FA485B">
              <w:rPr>
                <w:sz w:val="20"/>
                <w:szCs w:val="20"/>
              </w:rPr>
              <w:tab/>
              <w:t>:</w:t>
            </w:r>
          </w:p>
        </w:tc>
        <w:tc>
          <w:tcPr>
            <w:tcW w:w="6390" w:type="dxa"/>
          </w:tcPr>
          <w:p w14:paraId="219E6357" w14:textId="6AFE1DC6" w:rsidR="00FA485B" w:rsidRPr="00FA485B" w:rsidRDefault="00FA485B" w:rsidP="00770456">
            <w:pPr>
              <w:pStyle w:val="Paragrap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Get list transaction</w:t>
            </w:r>
          </w:p>
        </w:tc>
      </w:tr>
      <w:tr w:rsidR="00FA485B" w14:paraId="460F46DE" w14:textId="77777777" w:rsidTr="00770456">
        <w:tc>
          <w:tcPr>
            <w:tcW w:w="2065" w:type="dxa"/>
          </w:tcPr>
          <w:p w14:paraId="76D91C13" w14:textId="77777777" w:rsidR="00FA485B" w:rsidRPr="00FA485B" w:rsidRDefault="00FA485B" w:rsidP="00770456">
            <w:pPr>
              <w:pStyle w:val="Paragraph"/>
              <w:tabs>
                <w:tab w:val="left" w:pos="1773"/>
              </w:tabs>
              <w:rPr>
                <w:sz w:val="20"/>
                <w:szCs w:val="20"/>
              </w:rPr>
            </w:pPr>
            <w:proofErr w:type="spellStart"/>
            <w:r w:rsidRPr="00FA485B">
              <w:rPr>
                <w:sz w:val="20"/>
                <w:szCs w:val="20"/>
              </w:rPr>
              <w:t>Deskripsi</w:t>
            </w:r>
            <w:proofErr w:type="spellEnd"/>
            <w:r w:rsidRPr="00FA485B">
              <w:rPr>
                <w:sz w:val="20"/>
                <w:szCs w:val="20"/>
              </w:rPr>
              <w:tab/>
              <w:t>:</w:t>
            </w:r>
          </w:p>
        </w:tc>
        <w:tc>
          <w:tcPr>
            <w:tcW w:w="6390" w:type="dxa"/>
          </w:tcPr>
          <w:p w14:paraId="0216F706" w14:textId="72807453" w:rsidR="00FA485B" w:rsidRPr="00FA485B" w:rsidRDefault="00FA485B" w:rsidP="00770456">
            <w:pPr>
              <w:pStyle w:val="Paragrap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Query yang </w:t>
            </w:r>
            <w:proofErr w:type="spellStart"/>
            <w:r>
              <w:rPr>
                <w:sz w:val="20"/>
                <w:szCs w:val="20"/>
              </w:rPr>
              <w:t>digunakan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mengambil</w:t>
            </w:r>
            <w:proofErr w:type="spellEnd"/>
            <w:r>
              <w:rPr>
                <w:sz w:val="20"/>
                <w:szCs w:val="20"/>
              </w:rPr>
              <w:t xml:space="preserve"> data</w:t>
            </w:r>
            <w:r w:rsidR="00E622A6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master transaction Virtual account online dan offline</w:t>
            </w:r>
          </w:p>
        </w:tc>
      </w:tr>
    </w:tbl>
    <w:p w14:paraId="18087B98" w14:textId="612E8972" w:rsidR="00FA485B" w:rsidRDefault="00FA485B" w:rsidP="00FA485B">
      <w:pPr>
        <w:pStyle w:val="Paragraph"/>
        <w:ind w:left="540"/>
      </w:pPr>
    </w:p>
    <w:p w14:paraId="1E7C42EE" w14:textId="5D6E9167" w:rsidR="00DC4AE1" w:rsidRDefault="00DC4AE1" w:rsidP="00DC4AE1">
      <w:pPr>
        <w:pStyle w:val="Paragraph"/>
        <w:ind w:left="180"/>
      </w:pPr>
      <w:r>
        <w:rPr>
          <w:noProof/>
        </w:rPr>
        <mc:AlternateContent>
          <mc:Choice Requires="wps">
            <w:drawing>
              <wp:inline distT="0" distB="0" distL="0" distR="0" wp14:anchorId="75CD1161" wp14:editId="634C6794">
                <wp:extent cx="5620407" cy="4619296"/>
                <wp:effectExtent l="0" t="0" r="18415" b="10160"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0407" cy="46192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47E514" w14:textId="298D427F" w:rsidR="00110D9B" w:rsidRDefault="0036473E" w:rsidP="007D4F0D">
                            <w:pPr>
                              <w:pStyle w:val="Query"/>
                              <w:tabs>
                                <w:tab w:val="clear" w:pos="450"/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</w:tabs>
                            </w:pPr>
                            <w:r w:rsidRPr="008B26A2">
                              <w:rPr>
                                <w:b/>
                                <w:bCs/>
                                <w:color w:val="FF0000"/>
                              </w:rPr>
                              <w:t>CREATE</w:t>
                            </w:r>
                            <w:r w:rsidRPr="008B26A2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8B26A2">
                              <w:rPr>
                                <w:b/>
                                <w:bCs/>
                                <w:color w:val="00B050"/>
                              </w:rPr>
                              <w:t>VIEW</w:t>
                            </w:r>
                            <w:r w:rsidRPr="008B26A2"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>
                              <w:t>v_transaction</w:t>
                            </w:r>
                            <w:proofErr w:type="spellEnd"/>
                          </w:p>
                          <w:p w14:paraId="2B3CD4DC" w14:textId="2E5CC5DC" w:rsidR="0036473E" w:rsidRPr="006A24DF" w:rsidRDefault="0036473E" w:rsidP="007D4F0D">
                            <w:pPr>
                              <w:pStyle w:val="Query"/>
                              <w:tabs>
                                <w:tab w:val="clear" w:pos="450"/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</w:tabs>
                              <w:rPr>
                                <w:b/>
                                <w:bCs/>
                              </w:rPr>
                            </w:pPr>
                            <w:r>
                              <w:tab/>
                            </w:r>
                            <w:r w:rsidRPr="008B26A2">
                              <w:rPr>
                                <w:b/>
                                <w:bCs/>
                                <w:color w:val="FF0000"/>
                              </w:rPr>
                              <w:t>SELECT</w:t>
                            </w:r>
                          </w:p>
                          <w:p w14:paraId="61E9CC2C" w14:textId="2AF22E82" w:rsidR="0056782A" w:rsidRDefault="0036473E" w:rsidP="00913500">
                            <w:pPr>
                              <w:pStyle w:val="Query"/>
                              <w:tabs>
                                <w:tab w:val="clear" w:pos="450"/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</w:tabs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 w:rsidR="00913500">
                              <w:t>tl.vao_tl_trx_dt</w:t>
                            </w:r>
                            <w:proofErr w:type="spellEnd"/>
                            <w:r w:rsidR="00913500">
                              <w:t xml:space="preserve"> </w:t>
                            </w:r>
                            <w:r w:rsidR="00913500" w:rsidRPr="008B26A2">
                              <w:rPr>
                                <w:b/>
                                <w:bCs/>
                                <w:color w:val="FF0000"/>
                              </w:rPr>
                              <w:t>AS</w:t>
                            </w:r>
                            <w:r w:rsidR="00913500" w:rsidRPr="008B26A2"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="00913500">
                              <w:t>tgl_tran</w:t>
                            </w:r>
                            <w:proofErr w:type="spellEnd"/>
                            <w:r w:rsidR="00913500">
                              <w:t>,</w:t>
                            </w:r>
                          </w:p>
                          <w:p w14:paraId="27EEFFE7" w14:textId="5E1E86E7" w:rsidR="00913500" w:rsidRDefault="00913500" w:rsidP="00913500">
                            <w:pPr>
                              <w:pStyle w:val="Query"/>
                              <w:tabs>
                                <w:tab w:val="clear" w:pos="450"/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</w:tabs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cl.vao_c_name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8B26A2">
                              <w:rPr>
                                <w:b/>
                                <w:bCs/>
                                <w:color w:val="FF0000"/>
                              </w:rPr>
                              <w:t>AS</w:t>
                            </w:r>
                            <w:r w:rsidRPr="008B26A2"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t>client_name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542A30B2" w14:textId="0880D010" w:rsidR="00913500" w:rsidRDefault="00913500" w:rsidP="00913500">
                            <w:pPr>
                              <w:pStyle w:val="Query"/>
                              <w:tabs>
                                <w:tab w:val="clear" w:pos="450"/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</w:tabs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pr_vao_p_name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8B26A2">
                              <w:rPr>
                                <w:b/>
                                <w:bCs/>
                                <w:color w:val="FF0000"/>
                              </w:rPr>
                              <w:t>AS</w:t>
                            </w:r>
                            <w:r w:rsidRPr="008B26A2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>product,</w:t>
                            </w:r>
                          </w:p>
                          <w:p w14:paraId="50BA9847" w14:textId="0775A172" w:rsidR="00913500" w:rsidRDefault="00F7683E" w:rsidP="00913500">
                            <w:pPr>
                              <w:pStyle w:val="Query"/>
                              <w:tabs>
                                <w:tab w:val="clear" w:pos="450"/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</w:tabs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bi.vao_b_va_number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8B26A2">
                              <w:rPr>
                                <w:b/>
                                <w:bCs/>
                                <w:color w:val="FF0000"/>
                              </w:rPr>
                              <w:t>AS</w:t>
                            </w:r>
                            <w:r w:rsidRPr="008B26A2"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t>va_number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46BF3794" w14:textId="3FB88F68" w:rsidR="00F7683E" w:rsidRDefault="003601F2" w:rsidP="00913500">
                            <w:pPr>
                              <w:pStyle w:val="Query"/>
                              <w:tabs>
                                <w:tab w:val="clear" w:pos="450"/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</w:tabs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tl.vao_tl_source_account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8B26A2">
                              <w:rPr>
                                <w:b/>
                                <w:bCs/>
                                <w:color w:val="FF0000"/>
                              </w:rPr>
                              <w:t>AS</w:t>
                            </w:r>
                            <w:r w:rsidRPr="008B26A2"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t>rek_sumber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26626399" w14:textId="327041B4" w:rsidR="003601F2" w:rsidRDefault="003601F2" w:rsidP="00913500">
                            <w:pPr>
                              <w:pStyle w:val="Query"/>
                              <w:tabs>
                                <w:tab w:val="clear" w:pos="450"/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</w:tabs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 w:rsidR="00F66CFA">
                              <w:t>tl.vao_tl_merchant_type</w:t>
                            </w:r>
                            <w:proofErr w:type="spellEnd"/>
                            <w:r w:rsidR="00F66CFA">
                              <w:t xml:space="preserve"> </w:t>
                            </w:r>
                            <w:r w:rsidR="00F66CFA" w:rsidRPr="008B26A2">
                              <w:rPr>
                                <w:b/>
                                <w:bCs/>
                                <w:color w:val="FF0000"/>
                              </w:rPr>
                              <w:t>AS</w:t>
                            </w:r>
                            <w:r w:rsidR="00F66CFA" w:rsidRPr="008B26A2">
                              <w:rPr>
                                <w:color w:val="FF0000"/>
                              </w:rPr>
                              <w:t xml:space="preserve"> </w:t>
                            </w:r>
                            <w:r w:rsidR="00F66CFA">
                              <w:t>merchant,</w:t>
                            </w:r>
                          </w:p>
                          <w:p w14:paraId="17955FD3" w14:textId="0094EA1E" w:rsidR="00F66CFA" w:rsidRDefault="00F66CFA" w:rsidP="00913500">
                            <w:pPr>
                              <w:pStyle w:val="Query"/>
                              <w:tabs>
                                <w:tab w:val="clear" w:pos="450"/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</w:tabs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tl.vao_tl_trx_amount</w:t>
                            </w:r>
                            <w:proofErr w:type="spellEnd"/>
                            <w:r>
                              <w:t xml:space="preserve"> </w:t>
                            </w:r>
                            <w:r w:rsidR="006A24DF" w:rsidRPr="008B26A2">
                              <w:rPr>
                                <w:b/>
                                <w:bCs/>
                                <w:color w:val="FF0000"/>
                              </w:rPr>
                              <w:t>AS</w:t>
                            </w:r>
                            <w:r w:rsidRPr="008B26A2"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t>jumlah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50C98186" w14:textId="139EF07E" w:rsidR="00F66CFA" w:rsidRDefault="00F66CFA" w:rsidP="00913500">
                            <w:pPr>
                              <w:pStyle w:val="Query"/>
                              <w:tabs>
                                <w:tab w:val="clear" w:pos="450"/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</w:tabs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BA61F4">
                              <w:rPr>
                                <w:color w:val="ED7D31" w:themeColor="accent2"/>
                              </w:rPr>
                              <w:t xml:space="preserve">‘1’ </w:t>
                            </w:r>
                            <w:r w:rsidRPr="008B26A2">
                              <w:rPr>
                                <w:b/>
                                <w:bCs/>
                                <w:color w:val="FF0000"/>
                              </w:rPr>
                              <w:t>AS</w:t>
                            </w:r>
                            <w:r w:rsidRPr="008B26A2"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t>jenis_va</w:t>
                            </w:r>
                            <w:proofErr w:type="spellEnd"/>
                          </w:p>
                          <w:p w14:paraId="537CC2C7" w14:textId="0CB97A5F" w:rsidR="00F66CFA" w:rsidRDefault="00F66CFA" w:rsidP="00913500">
                            <w:pPr>
                              <w:pStyle w:val="Query"/>
                              <w:tabs>
                                <w:tab w:val="clear" w:pos="450"/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</w:tabs>
                            </w:pPr>
                            <w:r>
                              <w:tab/>
                            </w:r>
                            <w:r w:rsidRPr="008B26A2">
                              <w:rPr>
                                <w:b/>
                                <w:bCs/>
                                <w:color w:val="FF0000"/>
                              </w:rPr>
                              <w:t>FROM</w:t>
                            </w:r>
                            <w:r w:rsidR="00C4685D" w:rsidRPr="008B26A2"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="00C4685D">
                              <w:t>vao_transaction_log</w:t>
                            </w:r>
                            <w:proofErr w:type="spellEnd"/>
                            <w:r w:rsidR="00C4685D">
                              <w:t xml:space="preserve"> </w:t>
                            </w:r>
                            <w:proofErr w:type="spellStart"/>
                            <w:r w:rsidR="00C4685D">
                              <w:t>tl</w:t>
                            </w:r>
                            <w:proofErr w:type="spellEnd"/>
                          </w:p>
                          <w:p w14:paraId="42984E93" w14:textId="1B7D0A2F" w:rsidR="00C4685D" w:rsidRDefault="00C4685D" w:rsidP="00913500">
                            <w:pPr>
                              <w:pStyle w:val="Query"/>
                              <w:tabs>
                                <w:tab w:val="clear" w:pos="450"/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</w:tabs>
                            </w:pPr>
                            <w:r>
                              <w:tab/>
                            </w:r>
                            <w:r w:rsidRPr="008B26A2">
                              <w:rPr>
                                <w:b/>
                                <w:bCs/>
                                <w:color w:val="FF0000"/>
                              </w:rPr>
                              <w:t>INNER</w:t>
                            </w:r>
                            <w:r w:rsidRPr="008B26A2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8B26A2">
                              <w:rPr>
                                <w:b/>
                                <w:bCs/>
                                <w:color w:val="FF0000"/>
                              </w:rPr>
                              <w:t>JOIN</w:t>
                            </w:r>
                            <w:r w:rsidRPr="008B26A2"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t>vao_client</w:t>
                            </w:r>
                            <w:proofErr w:type="spellEnd"/>
                            <w:r>
                              <w:t xml:space="preserve"> cl </w:t>
                            </w:r>
                            <w:r w:rsidRPr="008B26A2">
                              <w:rPr>
                                <w:b/>
                                <w:bCs/>
                                <w:color w:val="FF0000"/>
                              </w:rPr>
                              <w:t>ON</w:t>
                            </w:r>
                            <w:r w:rsidRPr="008B26A2"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t>tl.vao_tl_c_id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cl.vao_c_id</w:t>
                            </w:r>
                            <w:proofErr w:type="spellEnd"/>
                          </w:p>
                          <w:p w14:paraId="26FC7754" w14:textId="55874D6A" w:rsidR="00C4685D" w:rsidRDefault="00C4685D" w:rsidP="00913500">
                            <w:pPr>
                              <w:pStyle w:val="Query"/>
                              <w:tabs>
                                <w:tab w:val="clear" w:pos="450"/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</w:tabs>
                            </w:pPr>
                            <w:r>
                              <w:tab/>
                            </w:r>
                            <w:r w:rsidRPr="008B26A2">
                              <w:rPr>
                                <w:b/>
                                <w:bCs/>
                                <w:color w:val="FF0000"/>
                              </w:rPr>
                              <w:t>INNER</w:t>
                            </w:r>
                            <w:r w:rsidRPr="008B26A2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8B26A2">
                              <w:rPr>
                                <w:b/>
                                <w:bCs/>
                                <w:color w:val="FF0000"/>
                              </w:rPr>
                              <w:t>JOIN</w:t>
                            </w:r>
                            <w:r w:rsidRPr="008B26A2"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t>vao_product</w:t>
                            </w:r>
                            <w:proofErr w:type="spellEnd"/>
                            <w:r>
                              <w:t xml:space="preserve"> pr </w:t>
                            </w:r>
                            <w:r w:rsidRPr="008B26A2">
                              <w:rPr>
                                <w:b/>
                                <w:bCs/>
                                <w:color w:val="FF0000"/>
                              </w:rPr>
                              <w:t>ON</w:t>
                            </w:r>
                            <w:r w:rsidRPr="008B26A2"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t>tl.vao_tl_p_id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pr.</w:t>
                            </w:r>
                            <w:r w:rsidR="00C51D68">
                              <w:t>v</w:t>
                            </w:r>
                            <w:r>
                              <w:t>ao_p_id</w:t>
                            </w:r>
                            <w:proofErr w:type="spellEnd"/>
                          </w:p>
                          <w:p w14:paraId="48CC4DBB" w14:textId="6C7FB9FA" w:rsidR="00C51D68" w:rsidRDefault="00C51D68" w:rsidP="00913500">
                            <w:pPr>
                              <w:pStyle w:val="Query"/>
                              <w:tabs>
                                <w:tab w:val="clear" w:pos="450"/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</w:tabs>
                            </w:pPr>
                            <w:r>
                              <w:tab/>
                            </w:r>
                            <w:r w:rsidRPr="008B26A2">
                              <w:rPr>
                                <w:b/>
                                <w:bCs/>
                                <w:color w:val="FF0000"/>
                              </w:rPr>
                              <w:t xml:space="preserve">INNER JOIN </w:t>
                            </w:r>
                            <w:proofErr w:type="spellStart"/>
                            <w:r>
                              <w:t>vao_billing</w:t>
                            </w:r>
                            <w:proofErr w:type="spellEnd"/>
                            <w:r>
                              <w:t xml:space="preserve"> bi </w:t>
                            </w:r>
                            <w:r w:rsidRPr="008B26A2">
                              <w:rPr>
                                <w:b/>
                                <w:bCs/>
                                <w:color w:val="FF0000"/>
                              </w:rPr>
                              <w:t>ON</w:t>
                            </w:r>
                            <w:r w:rsidRPr="008B26A2"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t>tl.vao_tl_b_id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bi.vao_b_id</w:t>
                            </w:r>
                            <w:proofErr w:type="spellEnd"/>
                          </w:p>
                          <w:p w14:paraId="7B0E9BD6" w14:textId="56F250F0" w:rsidR="00C51D68" w:rsidRDefault="00C51D68" w:rsidP="00913500">
                            <w:pPr>
                              <w:pStyle w:val="Query"/>
                              <w:tabs>
                                <w:tab w:val="clear" w:pos="450"/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</w:tabs>
                            </w:pPr>
                          </w:p>
                          <w:p w14:paraId="2917FE7A" w14:textId="74E742C2" w:rsidR="008B26A2" w:rsidRPr="00BA61F4" w:rsidRDefault="008B26A2" w:rsidP="00913500">
                            <w:pPr>
                              <w:pStyle w:val="Query"/>
                              <w:tabs>
                                <w:tab w:val="clear" w:pos="450"/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</w:tabs>
                              <w:rPr>
                                <w:b/>
                                <w:bCs/>
                              </w:rPr>
                            </w:pPr>
                            <w:r>
                              <w:tab/>
                            </w:r>
                            <w:r w:rsidRPr="00BA61F4">
                              <w:rPr>
                                <w:b/>
                                <w:bCs/>
                                <w:color w:val="FF0000"/>
                              </w:rPr>
                              <w:t>UNION</w:t>
                            </w:r>
                          </w:p>
                          <w:p w14:paraId="66F8F85F" w14:textId="785D43ED" w:rsidR="008B26A2" w:rsidRDefault="008B26A2" w:rsidP="00913500">
                            <w:pPr>
                              <w:pStyle w:val="Query"/>
                              <w:tabs>
                                <w:tab w:val="clear" w:pos="450"/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</w:tabs>
                            </w:pPr>
                          </w:p>
                          <w:p w14:paraId="2D03DF1F" w14:textId="6C05A153" w:rsidR="008B26A2" w:rsidRPr="00BA61F4" w:rsidRDefault="008B26A2" w:rsidP="00913500">
                            <w:pPr>
                              <w:pStyle w:val="Query"/>
                              <w:tabs>
                                <w:tab w:val="clear" w:pos="450"/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</w:tabs>
                              <w:rPr>
                                <w:b/>
                                <w:bCs/>
                              </w:rPr>
                            </w:pPr>
                            <w:r>
                              <w:tab/>
                            </w:r>
                            <w:r w:rsidRPr="00BA61F4">
                              <w:rPr>
                                <w:b/>
                                <w:bCs/>
                                <w:color w:val="FF0000"/>
                              </w:rPr>
                              <w:t>SELECT</w:t>
                            </w:r>
                          </w:p>
                          <w:p w14:paraId="2F0AD3BB" w14:textId="23F2CF76" w:rsidR="001C1CFE" w:rsidRDefault="001C1CFE" w:rsidP="00204852">
                            <w:pPr>
                              <w:pStyle w:val="Query"/>
                              <w:tabs>
                                <w:tab w:val="clear" w:pos="450"/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</w:tabs>
                              <w:ind w:left="360"/>
                            </w:pPr>
                            <w:r>
                              <w:tab/>
                            </w:r>
                            <w:r w:rsidR="00F12F9C">
                              <w:t>(</w:t>
                            </w:r>
                            <w:r w:rsidR="00F12F9C" w:rsidRPr="00BA61F4">
                              <w:rPr>
                                <w:b/>
                                <w:bCs/>
                                <w:color w:val="FF0000"/>
                              </w:rPr>
                              <w:t>TO_</w:t>
                            </w:r>
                            <w:proofErr w:type="gramStart"/>
                            <w:r w:rsidR="00F12F9C" w:rsidRPr="00BA61F4">
                              <w:rPr>
                                <w:b/>
                                <w:bCs/>
                                <w:color w:val="FF0000"/>
                              </w:rPr>
                              <w:t>TIMESTAMP</w:t>
                            </w:r>
                            <w:r w:rsidR="00F12F9C">
                              <w:t>(</w:t>
                            </w:r>
                            <w:proofErr w:type="gramEnd"/>
                            <w:r w:rsidR="00F12F9C">
                              <w:t>tr.va_t_dt,</w:t>
                            </w:r>
                            <w:r w:rsidR="00F12F9C" w:rsidRPr="00BA61F4">
                              <w:rPr>
                                <w:color w:val="ED7D31" w:themeColor="accent2"/>
                              </w:rPr>
                              <w:t>’YYYYMMDDHH24MISS’</w:t>
                            </w:r>
                            <w:r w:rsidR="00F12F9C">
                              <w:t>)</w:t>
                            </w:r>
                            <w:r w:rsidR="00F12F9C" w:rsidRPr="00D00CCE">
                              <w:rPr>
                                <w:color w:val="FF0000"/>
                              </w:rPr>
                              <w:t>::timestamp(0)</w:t>
                            </w:r>
                            <w:r w:rsidR="00F12F9C">
                              <w:t xml:space="preserve">)::varchar </w:t>
                            </w:r>
                            <w:r w:rsidR="00BA61F4" w:rsidRPr="00BA61F4">
                              <w:rPr>
                                <w:b/>
                                <w:bCs/>
                                <w:color w:val="FF0000"/>
                              </w:rPr>
                              <w:t>AS</w:t>
                            </w:r>
                            <w:r w:rsidR="00F12F9C">
                              <w:t xml:space="preserve"> </w:t>
                            </w:r>
                            <w:proofErr w:type="spellStart"/>
                            <w:r w:rsidR="00204852">
                              <w:t>tgl_tran</w:t>
                            </w:r>
                            <w:proofErr w:type="spellEnd"/>
                            <w:r w:rsidR="00204852">
                              <w:t>,</w:t>
                            </w:r>
                          </w:p>
                          <w:p w14:paraId="685033DC" w14:textId="7DD99E8F" w:rsidR="00204852" w:rsidRDefault="00204852" w:rsidP="00913500">
                            <w:pPr>
                              <w:pStyle w:val="Query"/>
                              <w:tabs>
                                <w:tab w:val="clear" w:pos="450"/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</w:tabs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 w:rsidR="00AD1C47">
                              <w:t>cl.va_c_name</w:t>
                            </w:r>
                            <w:proofErr w:type="spellEnd"/>
                            <w:r w:rsidR="00AD1C47">
                              <w:t xml:space="preserve"> </w:t>
                            </w:r>
                            <w:r w:rsidR="00AD1C47" w:rsidRPr="00BA61F4">
                              <w:rPr>
                                <w:b/>
                                <w:bCs/>
                                <w:color w:val="FF0000"/>
                              </w:rPr>
                              <w:t>AS</w:t>
                            </w:r>
                            <w:r w:rsidR="00AD1C47" w:rsidRPr="00BA61F4"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="00AD1C47">
                              <w:t>client_name</w:t>
                            </w:r>
                            <w:proofErr w:type="spellEnd"/>
                            <w:r w:rsidR="00AD1C47">
                              <w:t>,</w:t>
                            </w:r>
                          </w:p>
                          <w:p w14:paraId="20A4C5C4" w14:textId="02D344B6" w:rsidR="00AD1C47" w:rsidRDefault="00AD1C47" w:rsidP="00913500">
                            <w:pPr>
                              <w:pStyle w:val="Query"/>
                              <w:tabs>
                                <w:tab w:val="clear" w:pos="450"/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</w:tabs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bc.va_bc_title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BA61F4">
                              <w:rPr>
                                <w:b/>
                                <w:bCs/>
                                <w:color w:val="FF0000"/>
                              </w:rPr>
                              <w:t>AS</w:t>
                            </w:r>
                            <w:r w:rsidRPr="00BA61F4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>product,</w:t>
                            </w:r>
                          </w:p>
                          <w:p w14:paraId="7DFFA8A5" w14:textId="17A5B5BA" w:rsidR="00AD1C47" w:rsidRDefault="00AD1C47" w:rsidP="00913500">
                            <w:pPr>
                              <w:pStyle w:val="Query"/>
                              <w:tabs>
                                <w:tab w:val="clear" w:pos="450"/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</w:tabs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tr.va_bn_code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BA61F4">
                              <w:rPr>
                                <w:b/>
                                <w:bCs/>
                                <w:color w:val="FF0000"/>
                              </w:rPr>
                              <w:t>AS</w:t>
                            </w:r>
                            <w:r w:rsidR="0058459D" w:rsidRPr="00BA61F4"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="0058459D">
                              <w:t>va_number</w:t>
                            </w:r>
                            <w:proofErr w:type="spellEnd"/>
                            <w:r w:rsidR="0058459D">
                              <w:t>,</w:t>
                            </w:r>
                          </w:p>
                          <w:p w14:paraId="4B396474" w14:textId="7D63C508" w:rsidR="0058459D" w:rsidRDefault="0058459D" w:rsidP="00913500">
                            <w:pPr>
                              <w:pStyle w:val="Query"/>
                              <w:tabs>
                                <w:tab w:val="clear" w:pos="450"/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</w:tabs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tr.va_t_acc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BA61F4">
                              <w:rPr>
                                <w:b/>
                                <w:bCs/>
                                <w:color w:val="FF0000"/>
                              </w:rPr>
                              <w:t>AS</w:t>
                            </w:r>
                            <w:r w:rsidRPr="00BA61F4"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t>rek_sumber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778AB2CC" w14:textId="73CCFCCB" w:rsidR="0058459D" w:rsidRDefault="0058459D" w:rsidP="00913500">
                            <w:pPr>
                              <w:pStyle w:val="Query"/>
                              <w:tabs>
                                <w:tab w:val="clear" w:pos="450"/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</w:tabs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tr.va_t_merchant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BA61F4">
                              <w:rPr>
                                <w:b/>
                                <w:bCs/>
                                <w:color w:val="FF0000"/>
                              </w:rPr>
                              <w:t>AS</w:t>
                            </w:r>
                            <w:r w:rsidRPr="00BA61F4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>merchant,</w:t>
                            </w:r>
                          </w:p>
                          <w:p w14:paraId="1A0AF4E1" w14:textId="14B31DEA" w:rsidR="0058459D" w:rsidRDefault="0058459D" w:rsidP="00913500">
                            <w:pPr>
                              <w:pStyle w:val="Query"/>
                              <w:tabs>
                                <w:tab w:val="clear" w:pos="450"/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</w:tabs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 w:rsidR="009741F1">
                              <w:t>tr.va_t_</w:t>
                            </w:r>
                            <w:proofErr w:type="gramStart"/>
                            <w:r w:rsidR="009741F1">
                              <w:t>amount</w:t>
                            </w:r>
                            <w:proofErr w:type="spellEnd"/>
                            <w:r w:rsidR="009741F1" w:rsidRPr="00D00CCE">
                              <w:rPr>
                                <w:color w:val="FF0000"/>
                              </w:rPr>
                              <w:t>::</w:t>
                            </w:r>
                            <w:proofErr w:type="gramEnd"/>
                            <w:r w:rsidR="009741F1" w:rsidRPr="00D00CCE">
                              <w:rPr>
                                <w:color w:val="FF0000"/>
                              </w:rPr>
                              <w:t>varchar</w:t>
                            </w:r>
                            <w:r w:rsidR="009741F1">
                              <w:t xml:space="preserve"> </w:t>
                            </w:r>
                            <w:r w:rsidR="009741F1" w:rsidRPr="00BA61F4">
                              <w:rPr>
                                <w:b/>
                                <w:bCs/>
                                <w:color w:val="FF0000"/>
                              </w:rPr>
                              <w:t>AS</w:t>
                            </w:r>
                            <w:r w:rsidR="009741F1" w:rsidRPr="00BA61F4"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="009741F1">
                              <w:t>jumlah</w:t>
                            </w:r>
                            <w:proofErr w:type="spellEnd"/>
                            <w:r w:rsidR="009741F1">
                              <w:t>,</w:t>
                            </w:r>
                          </w:p>
                          <w:p w14:paraId="368F46D1" w14:textId="39368E01" w:rsidR="009741F1" w:rsidRDefault="009741F1" w:rsidP="00913500">
                            <w:pPr>
                              <w:pStyle w:val="Query"/>
                              <w:tabs>
                                <w:tab w:val="clear" w:pos="450"/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</w:tabs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BA61F4">
                              <w:rPr>
                                <w:color w:val="ED7D31" w:themeColor="accent2"/>
                              </w:rPr>
                              <w:t>‘0’</w:t>
                            </w:r>
                            <w:r>
                              <w:t xml:space="preserve"> </w:t>
                            </w:r>
                            <w:r w:rsidRPr="00BA61F4">
                              <w:rPr>
                                <w:b/>
                                <w:bCs/>
                                <w:color w:val="FF0000"/>
                              </w:rPr>
                              <w:t>AS</w:t>
                            </w:r>
                            <w:r w:rsidRPr="00BA61F4"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t>jenis_va</w:t>
                            </w:r>
                            <w:proofErr w:type="spellEnd"/>
                          </w:p>
                          <w:p w14:paraId="7CF29A52" w14:textId="11B7EA1E" w:rsidR="009741F1" w:rsidRDefault="009741F1" w:rsidP="00913500">
                            <w:pPr>
                              <w:pStyle w:val="Query"/>
                              <w:tabs>
                                <w:tab w:val="clear" w:pos="450"/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</w:tabs>
                            </w:pPr>
                            <w:r>
                              <w:tab/>
                            </w:r>
                            <w:r w:rsidRPr="00BA61F4">
                              <w:rPr>
                                <w:b/>
                                <w:bCs/>
                                <w:color w:val="FF0000"/>
                              </w:rPr>
                              <w:t>FROM</w:t>
                            </w:r>
                            <w:r w:rsidRPr="00BA61F4"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t>tgva_transactions</w:t>
                            </w:r>
                            <w:proofErr w:type="spellEnd"/>
                            <w:r>
                              <w:t xml:space="preserve"> tr</w:t>
                            </w:r>
                          </w:p>
                          <w:p w14:paraId="579D4648" w14:textId="08581328" w:rsidR="009741F1" w:rsidRDefault="009741F1" w:rsidP="00913500">
                            <w:pPr>
                              <w:pStyle w:val="Query"/>
                              <w:tabs>
                                <w:tab w:val="clear" w:pos="450"/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</w:tabs>
                            </w:pPr>
                            <w:r>
                              <w:tab/>
                            </w:r>
                            <w:r w:rsidRPr="00BA61F4">
                              <w:rPr>
                                <w:b/>
                                <w:bCs/>
                                <w:color w:val="FF0000"/>
                              </w:rPr>
                              <w:t>INNER</w:t>
                            </w:r>
                            <w:r w:rsidRPr="00BA61F4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BA61F4">
                              <w:rPr>
                                <w:b/>
                                <w:bCs/>
                                <w:color w:val="FF0000"/>
                              </w:rPr>
                              <w:t>JOIN</w:t>
                            </w:r>
                            <w:r w:rsidRPr="00BA61F4"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="006A6C94">
                              <w:t>tgva_cin</w:t>
                            </w:r>
                            <w:proofErr w:type="spellEnd"/>
                            <w:r w:rsidR="006A6C94">
                              <w:t xml:space="preserve"> cl </w:t>
                            </w:r>
                            <w:r w:rsidR="006A6C94" w:rsidRPr="00BA61F4">
                              <w:rPr>
                                <w:b/>
                                <w:bCs/>
                                <w:color w:val="FF0000"/>
                              </w:rPr>
                              <w:t>ON</w:t>
                            </w:r>
                            <w:r w:rsidR="006A6C94" w:rsidRPr="00BA61F4"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="006A6C94">
                              <w:t>tr.va_c_cin</w:t>
                            </w:r>
                            <w:proofErr w:type="spellEnd"/>
                            <w:r w:rsidR="006A6C94">
                              <w:t xml:space="preserve"> = </w:t>
                            </w:r>
                            <w:proofErr w:type="spellStart"/>
                            <w:r w:rsidR="006A6C94">
                              <w:t>cl.va_c_cin</w:t>
                            </w:r>
                            <w:proofErr w:type="spellEnd"/>
                          </w:p>
                          <w:p w14:paraId="3D6699AD" w14:textId="77777777" w:rsidR="00BA61F4" w:rsidRDefault="006A6C94" w:rsidP="00913500">
                            <w:pPr>
                              <w:pStyle w:val="Query"/>
                              <w:tabs>
                                <w:tab w:val="clear" w:pos="450"/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</w:tabs>
                            </w:pPr>
                            <w:r>
                              <w:tab/>
                            </w:r>
                            <w:r w:rsidRPr="00BA61F4">
                              <w:rPr>
                                <w:b/>
                                <w:bCs/>
                                <w:color w:val="FF0000"/>
                              </w:rPr>
                              <w:t>INNER</w:t>
                            </w:r>
                            <w:r w:rsidRPr="00BA61F4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BA61F4">
                              <w:rPr>
                                <w:b/>
                                <w:bCs/>
                                <w:color w:val="FF0000"/>
                              </w:rPr>
                              <w:t>JOIN</w:t>
                            </w:r>
                            <w:r w:rsidRPr="00BA61F4"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t>tgva_billing_code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bc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BA61F4">
                              <w:rPr>
                                <w:b/>
                                <w:bCs/>
                                <w:color w:val="FF0000"/>
                              </w:rPr>
                              <w:t>ON</w:t>
                            </w:r>
                            <w:r w:rsidRPr="00BA61F4"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t>tr.va_bc_code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 w:rsidR="00BA61F4">
                              <w:t>bc.va_bc_code</w:t>
                            </w:r>
                            <w:proofErr w:type="spellEnd"/>
                          </w:p>
                          <w:p w14:paraId="35E39D0E" w14:textId="24225B2A" w:rsidR="006A6C94" w:rsidRPr="00F12F9C" w:rsidRDefault="00BA61F4" w:rsidP="00913500">
                            <w:pPr>
                              <w:pStyle w:val="Query"/>
                              <w:tabs>
                                <w:tab w:val="clear" w:pos="450"/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</w:tabs>
                            </w:pPr>
                            <w:r>
                              <w:t>;</w:t>
                            </w:r>
                            <w:r w:rsidR="006A6C94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CD1161" id="Rectangle 56" o:spid="_x0000_s1031" style="width:442.55pt;height:36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" filled="f" strokecolor="black [3213]" strokeweight="1pt">
                <v:textbox>
                  <w:txbxContent>
                    <w:p w14:paraId="4F47E514" w14:textId="298D427F" w:rsidR="00110D9B" w:rsidRDefault="0036473E" w:rsidP="007D4F0D">
                      <w:pPr>
                        <w:pStyle w:val="Query"/>
                        <w:tabs>
                          <w:tab w:val="clear" w:pos="450"/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</w:tabs>
                      </w:pPr>
                      <w:r w:rsidRPr="008B26A2">
                        <w:rPr>
                          <w:b/>
                          <w:bCs/>
                          <w:color w:val="FF0000"/>
                        </w:rPr>
                        <w:t>CREATE</w:t>
                      </w:r>
                      <w:r w:rsidRPr="008B26A2">
                        <w:rPr>
                          <w:color w:val="FF0000"/>
                        </w:rPr>
                        <w:t xml:space="preserve"> </w:t>
                      </w:r>
                      <w:r w:rsidRPr="008B26A2">
                        <w:rPr>
                          <w:b/>
                          <w:bCs/>
                          <w:color w:val="00B050"/>
                        </w:rPr>
                        <w:t>VIEW</w:t>
                      </w:r>
                      <w:r w:rsidRPr="008B26A2"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r>
                        <w:t>v_transaction</w:t>
                      </w:r>
                      <w:proofErr w:type="spellEnd"/>
                    </w:p>
                    <w:p w14:paraId="2B3CD4DC" w14:textId="2E5CC5DC" w:rsidR="0036473E" w:rsidRPr="006A24DF" w:rsidRDefault="0036473E" w:rsidP="007D4F0D">
                      <w:pPr>
                        <w:pStyle w:val="Query"/>
                        <w:tabs>
                          <w:tab w:val="clear" w:pos="450"/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</w:tabs>
                        <w:rPr>
                          <w:b/>
                          <w:bCs/>
                        </w:rPr>
                      </w:pPr>
                      <w:r>
                        <w:tab/>
                      </w:r>
                      <w:r w:rsidRPr="008B26A2">
                        <w:rPr>
                          <w:b/>
                          <w:bCs/>
                          <w:color w:val="FF0000"/>
                        </w:rPr>
                        <w:t>SELECT</w:t>
                      </w:r>
                    </w:p>
                    <w:p w14:paraId="61E9CC2C" w14:textId="2AF22E82" w:rsidR="0056782A" w:rsidRDefault="0036473E" w:rsidP="00913500">
                      <w:pPr>
                        <w:pStyle w:val="Query"/>
                        <w:tabs>
                          <w:tab w:val="clear" w:pos="450"/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</w:tabs>
                      </w:pPr>
                      <w:r>
                        <w:tab/>
                      </w:r>
                      <w:r>
                        <w:tab/>
                      </w:r>
                      <w:proofErr w:type="spellStart"/>
                      <w:r w:rsidR="00913500">
                        <w:t>tl.vao_tl_trx_dt</w:t>
                      </w:r>
                      <w:proofErr w:type="spellEnd"/>
                      <w:r w:rsidR="00913500">
                        <w:t xml:space="preserve"> </w:t>
                      </w:r>
                      <w:r w:rsidR="00913500" w:rsidRPr="008B26A2">
                        <w:rPr>
                          <w:b/>
                          <w:bCs/>
                          <w:color w:val="FF0000"/>
                        </w:rPr>
                        <w:t>AS</w:t>
                      </w:r>
                      <w:r w:rsidR="00913500" w:rsidRPr="008B26A2"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 w:rsidR="00913500">
                        <w:t>tgl_tran</w:t>
                      </w:r>
                      <w:proofErr w:type="spellEnd"/>
                      <w:r w:rsidR="00913500">
                        <w:t>,</w:t>
                      </w:r>
                    </w:p>
                    <w:p w14:paraId="27EEFFE7" w14:textId="5E1E86E7" w:rsidR="00913500" w:rsidRDefault="00913500" w:rsidP="00913500">
                      <w:pPr>
                        <w:pStyle w:val="Query"/>
                        <w:tabs>
                          <w:tab w:val="clear" w:pos="450"/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</w:tabs>
                      </w:pP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cl.vao_c_name</w:t>
                      </w:r>
                      <w:proofErr w:type="spellEnd"/>
                      <w:r>
                        <w:t xml:space="preserve"> </w:t>
                      </w:r>
                      <w:r w:rsidRPr="008B26A2">
                        <w:rPr>
                          <w:b/>
                          <w:bCs/>
                          <w:color w:val="FF0000"/>
                        </w:rPr>
                        <w:t>AS</w:t>
                      </w:r>
                      <w:r w:rsidRPr="008B26A2"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t>client_name</w:t>
                      </w:r>
                      <w:proofErr w:type="spellEnd"/>
                      <w:r>
                        <w:t>,</w:t>
                      </w:r>
                    </w:p>
                    <w:p w14:paraId="542A30B2" w14:textId="0880D010" w:rsidR="00913500" w:rsidRDefault="00913500" w:rsidP="00913500">
                      <w:pPr>
                        <w:pStyle w:val="Query"/>
                        <w:tabs>
                          <w:tab w:val="clear" w:pos="450"/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</w:tabs>
                      </w:pP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pr_vao_p_name</w:t>
                      </w:r>
                      <w:proofErr w:type="spellEnd"/>
                      <w:r>
                        <w:t xml:space="preserve"> </w:t>
                      </w:r>
                      <w:r w:rsidRPr="008B26A2">
                        <w:rPr>
                          <w:b/>
                          <w:bCs/>
                          <w:color w:val="FF0000"/>
                        </w:rPr>
                        <w:t>AS</w:t>
                      </w:r>
                      <w:r w:rsidRPr="008B26A2">
                        <w:rPr>
                          <w:color w:val="FF0000"/>
                        </w:rPr>
                        <w:t xml:space="preserve"> </w:t>
                      </w:r>
                      <w:r>
                        <w:t>product,</w:t>
                      </w:r>
                    </w:p>
                    <w:p w14:paraId="50BA9847" w14:textId="0775A172" w:rsidR="00913500" w:rsidRDefault="00F7683E" w:rsidP="00913500">
                      <w:pPr>
                        <w:pStyle w:val="Query"/>
                        <w:tabs>
                          <w:tab w:val="clear" w:pos="450"/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</w:tabs>
                      </w:pP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bi.vao_b_va_number</w:t>
                      </w:r>
                      <w:proofErr w:type="spellEnd"/>
                      <w:r>
                        <w:t xml:space="preserve"> </w:t>
                      </w:r>
                      <w:r w:rsidRPr="008B26A2">
                        <w:rPr>
                          <w:b/>
                          <w:bCs/>
                          <w:color w:val="FF0000"/>
                        </w:rPr>
                        <w:t>AS</w:t>
                      </w:r>
                      <w:r w:rsidRPr="008B26A2"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t>va_number</w:t>
                      </w:r>
                      <w:proofErr w:type="spellEnd"/>
                      <w:r>
                        <w:t>,</w:t>
                      </w:r>
                    </w:p>
                    <w:p w14:paraId="46BF3794" w14:textId="3FB88F68" w:rsidR="00F7683E" w:rsidRDefault="003601F2" w:rsidP="00913500">
                      <w:pPr>
                        <w:pStyle w:val="Query"/>
                        <w:tabs>
                          <w:tab w:val="clear" w:pos="450"/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</w:tabs>
                      </w:pP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tl.vao_tl_source_account</w:t>
                      </w:r>
                      <w:proofErr w:type="spellEnd"/>
                      <w:r>
                        <w:t xml:space="preserve"> </w:t>
                      </w:r>
                      <w:r w:rsidRPr="008B26A2">
                        <w:rPr>
                          <w:b/>
                          <w:bCs/>
                          <w:color w:val="FF0000"/>
                        </w:rPr>
                        <w:t>AS</w:t>
                      </w:r>
                      <w:r w:rsidRPr="008B26A2"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t>rek_sumber</w:t>
                      </w:r>
                      <w:proofErr w:type="spellEnd"/>
                      <w:r>
                        <w:t>,</w:t>
                      </w:r>
                    </w:p>
                    <w:p w14:paraId="26626399" w14:textId="327041B4" w:rsidR="003601F2" w:rsidRDefault="003601F2" w:rsidP="00913500">
                      <w:pPr>
                        <w:pStyle w:val="Query"/>
                        <w:tabs>
                          <w:tab w:val="clear" w:pos="450"/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</w:tabs>
                      </w:pPr>
                      <w:r>
                        <w:tab/>
                      </w:r>
                      <w:r>
                        <w:tab/>
                      </w:r>
                      <w:proofErr w:type="spellStart"/>
                      <w:r w:rsidR="00F66CFA">
                        <w:t>tl.vao_tl_merchant_type</w:t>
                      </w:r>
                      <w:proofErr w:type="spellEnd"/>
                      <w:r w:rsidR="00F66CFA">
                        <w:t xml:space="preserve"> </w:t>
                      </w:r>
                      <w:r w:rsidR="00F66CFA" w:rsidRPr="008B26A2">
                        <w:rPr>
                          <w:b/>
                          <w:bCs/>
                          <w:color w:val="FF0000"/>
                        </w:rPr>
                        <w:t>AS</w:t>
                      </w:r>
                      <w:r w:rsidR="00F66CFA" w:rsidRPr="008B26A2">
                        <w:rPr>
                          <w:color w:val="FF0000"/>
                        </w:rPr>
                        <w:t xml:space="preserve"> </w:t>
                      </w:r>
                      <w:r w:rsidR="00F66CFA">
                        <w:t>merchant,</w:t>
                      </w:r>
                    </w:p>
                    <w:p w14:paraId="17955FD3" w14:textId="0094EA1E" w:rsidR="00F66CFA" w:rsidRDefault="00F66CFA" w:rsidP="00913500">
                      <w:pPr>
                        <w:pStyle w:val="Query"/>
                        <w:tabs>
                          <w:tab w:val="clear" w:pos="450"/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</w:tabs>
                      </w:pP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tl.vao_tl_trx_amount</w:t>
                      </w:r>
                      <w:proofErr w:type="spellEnd"/>
                      <w:r>
                        <w:t xml:space="preserve"> </w:t>
                      </w:r>
                      <w:r w:rsidR="006A24DF" w:rsidRPr="008B26A2">
                        <w:rPr>
                          <w:b/>
                          <w:bCs/>
                          <w:color w:val="FF0000"/>
                        </w:rPr>
                        <w:t>AS</w:t>
                      </w:r>
                      <w:r w:rsidRPr="008B26A2"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t>jumlah</w:t>
                      </w:r>
                      <w:proofErr w:type="spellEnd"/>
                      <w:r>
                        <w:t>,</w:t>
                      </w:r>
                    </w:p>
                    <w:p w14:paraId="50C98186" w14:textId="139EF07E" w:rsidR="00F66CFA" w:rsidRDefault="00F66CFA" w:rsidP="00913500">
                      <w:pPr>
                        <w:pStyle w:val="Query"/>
                        <w:tabs>
                          <w:tab w:val="clear" w:pos="450"/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</w:tabs>
                      </w:pPr>
                      <w:r>
                        <w:tab/>
                      </w:r>
                      <w:r>
                        <w:tab/>
                      </w:r>
                      <w:r w:rsidRPr="00BA61F4">
                        <w:rPr>
                          <w:color w:val="ED7D31" w:themeColor="accent2"/>
                        </w:rPr>
                        <w:t xml:space="preserve">‘1’ </w:t>
                      </w:r>
                      <w:r w:rsidRPr="008B26A2">
                        <w:rPr>
                          <w:b/>
                          <w:bCs/>
                          <w:color w:val="FF0000"/>
                        </w:rPr>
                        <w:t>AS</w:t>
                      </w:r>
                      <w:r w:rsidRPr="008B26A2"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t>jenis_va</w:t>
                      </w:r>
                      <w:proofErr w:type="spellEnd"/>
                    </w:p>
                    <w:p w14:paraId="537CC2C7" w14:textId="0CB97A5F" w:rsidR="00F66CFA" w:rsidRDefault="00F66CFA" w:rsidP="00913500">
                      <w:pPr>
                        <w:pStyle w:val="Query"/>
                        <w:tabs>
                          <w:tab w:val="clear" w:pos="450"/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</w:tabs>
                      </w:pPr>
                      <w:r>
                        <w:tab/>
                      </w:r>
                      <w:r w:rsidRPr="008B26A2">
                        <w:rPr>
                          <w:b/>
                          <w:bCs/>
                          <w:color w:val="FF0000"/>
                        </w:rPr>
                        <w:t>FROM</w:t>
                      </w:r>
                      <w:r w:rsidR="00C4685D" w:rsidRPr="008B26A2"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 w:rsidR="00C4685D">
                        <w:t>vao_transaction_log</w:t>
                      </w:r>
                      <w:proofErr w:type="spellEnd"/>
                      <w:r w:rsidR="00C4685D">
                        <w:t xml:space="preserve"> </w:t>
                      </w:r>
                      <w:proofErr w:type="spellStart"/>
                      <w:r w:rsidR="00C4685D">
                        <w:t>tl</w:t>
                      </w:r>
                      <w:proofErr w:type="spellEnd"/>
                    </w:p>
                    <w:p w14:paraId="42984E93" w14:textId="1B7D0A2F" w:rsidR="00C4685D" w:rsidRDefault="00C4685D" w:rsidP="00913500">
                      <w:pPr>
                        <w:pStyle w:val="Query"/>
                        <w:tabs>
                          <w:tab w:val="clear" w:pos="450"/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</w:tabs>
                      </w:pPr>
                      <w:r>
                        <w:tab/>
                      </w:r>
                      <w:r w:rsidRPr="008B26A2">
                        <w:rPr>
                          <w:b/>
                          <w:bCs/>
                          <w:color w:val="FF0000"/>
                        </w:rPr>
                        <w:t>INNER</w:t>
                      </w:r>
                      <w:r w:rsidRPr="008B26A2">
                        <w:rPr>
                          <w:color w:val="FF0000"/>
                        </w:rPr>
                        <w:t xml:space="preserve"> </w:t>
                      </w:r>
                      <w:r w:rsidRPr="008B26A2">
                        <w:rPr>
                          <w:b/>
                          <w:bCs/>
                          <w:color w:val="FF0000"/>
                        </w:rPr>
                        <w:t>JOIN</w:t>
                      </w:r>
                      <w:r w:rsidRPr="008B26A2"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t>vao_client</w:t>
                      </w:r>
                      <w:proofErr w:type="spellEnd"/>
                      <w:r>
                        <w:t xml:space="preserve"> cl </w:t>
                      </w:r>
                      <w:r w:rsidRPr="008B26A2">
                        <w:rPr>
                          <w:b/>
                          <w:bCs/>
                          <w:color w:val="FF0000"/>
                        </w:rPr>
                        <w:t>ON</w:t>
                      </w:r>
                      <w:r w:rsidRPr="008B26A2"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t>tl.vao_tl_c_id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cl.vao_c_id</w:t>
                      </w:r>
                      <w:proofErr w:type="spellEnd"/>
                    </w:p>
                    <w:p w14:paraId="26FC7754" w14:textId="55874D6A" w:rsidR="00C4685D" w:rsidRDefault="00C4685D" w:rsidP="00913500">
                      <w:pPr>
                        <w:pStyle w:val="Query"/>
                        <w:tabs>
                          <w:tab w:val="clear" w:pos="450"/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</w:tabs>
                      </w:pPr>
                      <w:r>
                        <w:tab/>
                      </w:r>
                      <w:r w:rsidRPr="008B26A2">
                        <w:rPr>
                          <w:b/>
                          <w:bCs/>
                          <w:color w:val="FF0000"/>
                        </w:rPr>
                        <w:t>INNER</w:t>
                      </w:r>
                      <w:r w:rsidRPr="008B26A2">
                        <w:rPr>
                          <w:color w:val="FF0000"/>
                        </w:rPr>
                        <w:t xml:space="preserve"> </w:t>
                      </w:r>
                      <w:r w:rsidRPr="008B26A2">
                        <w:rPr>
                          <w:b/>
                          <w:bCs/>
                          <w:color w:val="FF0000"/>
                        </w:rPr>
                        <w:t>JOIN</w:t>
                      </w:r>
                      <w:r w:rsidRPr="008B26A2"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t>vao_product</w:t>
                      </w:r>
                      <w:proofErr w:type="spellEnd"/>
                      <w:r>
                        <w:t xml:space="preserve"> pr </w:t>
                      </w:r>
                      <w:r w:rsidRPr="008B26A2">
                        <w:rPr>
                          <w:b/>
                          <w:bCs/>
                          <w:color w:val="FF0000"/>
                        </w:rPr>
                        <w:t>ON</w:t>
                      </w:r>
                      <w:r w:rsidRPr="008B26A2"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t>tl.vao_tl_p_id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pr.</w:t>
                      </w:r>
                      <w:r w:rsidR="00C51D68">
                        <w:t>v</w:t>
                      </w:r>
                      <w:r>
                        <w:t>ao_p_id</w:t>
                      </w:r>
                      <w:proofErr w:type="spellEnd"/>
                    </w:p>
                    <w:p w14:paraId="48CC4DBB" w14:textId="6C7FB9FA" w:rsidR="00C51D68" w:rsidRDefault="00C51D68" w:rsidP="00913500">
                      <w:pPr>
                        <w:pStyle w:val="Query"/>
                        <w:tabs>
                          <w:tab w:val="clear" w:pos="450"/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</w:tabs>
                      </w:pPr>
                      <w:r>
                        <w:tab/>
                      </w:r>
                      <w:r w:rsidRPr="008B26A2">
                        <w:rPr>
                          <w:b/>
                          <w:bCs/>
                          <w:color w:val="FF0000"/>
                        </w:rPr>
                        <w:t xml:space="preserve">INNER JOIN </w:t>
                      </w:r>
                      <w:proofErr w:type="spellStart"/>
                      <w:r>
                        <w:t>vao_billing</w:t>
                      </w:r>
                      <w:proofErr w:type="spellEnd"/>
                      <w:r>
                        <w:t xml:space="preserve"> bi </w:t>
                      </w:r>
                      <w:r w:rsidRPr="008B26A2">
                        <w:rPr>
                          <w:b/>
                          <w:bCs/>
                          <w:color w:val="FF0000"/>
                        </w:rPr>
                        <w:t>ON</w:t>
                      </w:r>
                      <w:r w:rsidRPr="008B26A2"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t>tl.vao_tl_b_id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bi.vao_b_id</w:t>
                      </w:r>
                      <w:proofErr w:type="spellEnd"/>
                    </w:p>
                    <w:p w14:paraId="7B0E9BD6" w14:textId="56F250F0" w:rsidR="00C51D68" w:rsidRDefault="00C51D68" w:rsidP="00913500">
                      <w:pPr>
                        <w:pStyle w:val="Query"/>
                        <w:tabs>
                          <w:tab w:val="clear" w:pos="450"/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</w:tabs>
                      </w:pPr>
                    </w:p>
                    <w:p w14:paraId="2917FE7A" w14:textId="74E742C2" w:rsidR="008B26A2" w:rsidRPr="00BA61F4" w:rsidRDefault="008B26A2" w:rsidP="00913500">
                      <w:pPr>
                        <w:pStyle w:val="Query"/>
                        <w:tabs>
                          <w:tab w:val="clear" w:pos="450"/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</w:tabs>
                        <w:rPr>
                          <w:b/>
                          <w:bCs/>
                        </w:rPr>
                      </w:pPr>
                      <w:r>
                        <w:tab/>
                      </w:r>
                      <w:r w:rsidRPr="00BA61F4">
                        <w:rPr>
                          <w:b/>
                          <w:bCs/>
                          <w:color w:val="FF0000"/>
                        </w:rPr>
                        <w:t>UNION</w:t>
                      </w:r>
                    </w:p>
                    <w:p w14:paraId="66F8F85F" w14:textId="785D43ED" w:rsidR="008B26A2" w:rsidRDefault="008B26A2" w:rsidP="00913500">
                      <w:pPr>
                        <w:pStyle w:val="Query"/>
                        <w:tabs>
                          <w:tab w:val="clear" w:pos="450"/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</w:tabs>
                      </w:pPr>
                    </w:p>
                    <w:p w14:paraId="2D03DF1F" w14:textId="6C05A153" w:rsidR="008B26A2" w:rsidRPr="00BA61F4" w:rsidRDefault="008B26A2" w:rsidP="00913500">
                      <w:pPr>
                        <w:pStyle w:val="Query"/>
                        <w:tabs>
                          <w:tab w:val="clear" w:pos="450"/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</w:tabs>
                        <w:rPr>
                          <w:b/>
                          <w:bCs/>
                        </w:rPr>
                      </w:pPr>
                      <w:r>
                        <w:tab/>
                      </w:r>
                      <w:r w:rsidRPr="00BA61F4">
                        <w:rPr>
                          <w:b/>
                          <w:bCs/>
                          <w:color w:val="FF0000"/>
                        </w:rPr>
                        <w:t>SELECT</w:t>
                      </w:r>
                    </w:p>
                    <w:p w14:paraId="2F0AD3BB" w14:textId="23F2CF76" w:rsidR="001C1CFE" w:rsidRDefault="001C1CFE" w:rsidP="00204852">
                      <w:pPr>
                        <w:pStyle w:val="Query"/>
                        <w:tabs>
                          <w:tab w:val="clear" w:pos="450"/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</w:tabs>
                        <w:ind w:left="360"/>
                      </w:pPr>
                      <w:r>
                        <w:tab/>
                      </w:r>
                      <w:r w:rsidR="00F12F9C">
                        <w:t>(</w:t>
                      </w:r>
                      <w:r w:rsidR="00F12F9C" w:rsidRPr="00BA61F4">
                        <w:rPr>
                          <w:b/>
                          <w:bCs/>
                          <w:color w:val="FF0000"/>
                        </w:rPr>
                        <w:t>TO_</w:t>
                      </w:r>
                      <w:proofErr w:type="gramStart"/>
                      <w:r w:rsidR="00F12F9C" w:rsidRPr="00BA61F4">
                        <w:rPr>
                          <w:b/>
                          <w:bCs/>
                          <w:color w:val="FF0000"/>
                        </w:rPr>
                        <w:t>TIMESTAMP</w:t>
                      </w:r>
                      <w:r w:rsidR="00F12F9C">
                        <w:t>(</w:t>
                      </w:r>
                      <w:proofErr w:type="gramEnd"/>
                      <w:r w:rsidR="00F12F9C">
                        <w:t>tr.va_t_dt,</w:t>
                      </w:r>
                      <w:r w:rsidR="00F12F9C" w:rsidRPr="00BA61F4">
                        <w:rPr>
                          <w:color w:val="ED7D31" w:themeColor="accent2"/>
                        </w:rPr>
                        <w:t>’YYYYMMDDHH24MISS’</w:t>
                      </w:r>
                      <w:r w:rsidR="00F12F9C">
                        <w:t>)</w:t>
                      </w:r>
                      <w:r w:rsidR="00F12F9C" w:rsidRPr="00D00CCE">
                        <w:rPr>
                          <w:color w:val="FF0000"/>
                        </w:rPr>
                        <w:t>::timestamp(0)</w:t>
                      </w:r>
                      <w:r w:rsidR="00F12F9C">
                        <w:t xml:space="preserve">)::varchar </w:t>
                      </w:r>
                      <w:r w:rsidR="00BA61F4" w:rsidRPr="00BA61F4">
                        <w:rPr>
                          <w:b/>
                          <w:bCs/>
                          <w:color w:val="FF0000"/>
                        </w:rPr>
                        <w:t>AS</w:t>
                      </w:r>
                      <w:r w:rsidR="00F12F9C">
                        <w:t xml:space="preserve"> </w:t>
                      </w:r>
                      <w:proofErr w:type="spellStart"/>
                      <w:r w:rsidR="00204852">
                        <w:t>tgl_tran</w:t>
                      </w:r>
                      <w:proofErr w:type="spellEnd"/>
                      <w:r w:rsidR="00204852">
                        <w:t>,</w:t>
                      </w:r>
                    </w:p>
                    <w:p w14:paraId="685033DC" w14:textId="7DD99E8F" w:rsidR="00204852" w:rsidRDefault="00204852" w:rsidP="00913500">
                      <w:pPr>
                        <w:pStyle w:val="Query"/>
                        <w:tabs>
                          <w:tab w:val="clear" w:pos="450"/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</w:tabs>
                      </w:pPr>
                      <w:r>
                        <w:tab/>
                      </w:r>
                      <w:r>
                        <w:tab/>
                      </w:r>
                      <w:proofErr w:type="spellStart"/>
                      <w:r w:rsidR="00AD1C47">
                        <w:t>cl.va_c_name</w:t>
                      </w:r>
                      <w:proofErr w:type="spellEnd"/>
                      <w:r w:rsidR="00AD1C47">
                        <w:t xml:space="preserve"> </w:t>
                      </w:r>
                      <w:r w:rsidR="00AD1C47" w:rsidRPr="00BA61F4">
                        <w:rPr>
                          <w:b/>
                          <w:bCs/>
                          <w:color w:val="FF0000"/>
                        </w:rPr>
                        <w:t>AS</w:t>
                      </w:r>
                      <w:r w:rsidR="00AD1C47" w:rsidRPr="00BA61F4"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 w:rsidR="00AD1C47">
                        <w:t>client_name</w:t>
                      </w:r>
                      <w:proofErr w:type="spellEnd"/>
                      <w:r w:rsidR="00AD1C47">
                        <w:t>,</w:t>
                      </w:r>
                    </w:p>
                    <w:p w14:paraId="20A4C5C4" w14:textId="02D344B6" w:rsidR="00AD1C47" w:rsidRDefault="00AD1C47" w:rsidP="00913500">
                      <w:pPr>
                        <w:pStyle w:val="Query"/>
                        <w:tabs>
                          <w:tab w:val="clear" w:pos="450"/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</w:tabs>
                      </w:pP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bc.va_bc_title</w:t>
                      </w:r>
                      <w:proofErr w:type="spellEnd"/>
                      <w:r>
                        <w:t xml:space="preserve"> </w:t>
                      </w:r>
                      <w:r w:rsidRPr="00BA61F4">
                        <w:rPr>
                          <w:b/>
                          <w:bCs/>
                          <w:color w:val="FF0000"/>
                        </w:rPr>
                        <w:t>AS</w:t>
                      </w:r>
                      <w:r w:rsidRPr="00BA61F4">
                        <w:rPr>
                          <w:color w:val="FF0000"/>
                        </w:rPr>
                        <w:t xml:space="preserve"> </w:t>
                      </w:r>
                      <w:r>
                        <w:t>product,</w:t>
                      </w:r>
                    </w:p>
                    <w:p w14:paraId="7DFFA8A5" w14:textId="17A5B5BA" w:rsidR="00AD1C47" w:rsidRDefault="00AD1C47" w:rsidP="00913500">
                      <w:pPr>
                        <w:pStyle w:val="Query"/>
                        <w:tabs>
                          <w:tab w:val="clear" w:pos="450"/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</w:tabs>
                      </w:pP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tr.va_bn_code</w:t>
                      </w:r>
                      <w:proofErr w:type="spellEnd"/>
                      <w:r>
                        <w:t xml:space="preserve"> </w:t>
                      </w:r>
                      <w:r w:rsidRPr="00BA61F4">
                        <w:rPr>
                          <w:b/>
                          <w:bCs/>
                          <w:color w:val="FF0000"/>
                        </w:rPr>
                        <w:t>AS</w:t>
                      </w:r>
                      <w:r w:rsidR="0058459D" w:rsidRPr="00BA61F4"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 w:rsidR="0058459D">
                        <w:t>va_number</w:t>
                      </w:r>
                      <w:proofErr w:type="spellEnd"/>
                      <w:r w:rsidR="0058459D">
                        <w:t>,</w:t>
                      </w:r>
                    </w:p>
                    <w:p w14:paraId="4B396474" w14:textId="7D63C508" w:rsidR="0058459D" w:rsidRDefault="0058459D" w:rsidP="00913500">
                      <w:pPr>
                        <w:pStyle w:val="Query"/>
                        <w:tabs>
                          <w:tab w:val="clear" w:pos="450"/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</w:tabs>
                      </w:pP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tr.va_t_acc</w:t>
                      </w:r>
                      <w:proofErr w:type="spellEnd"/>
                      <w:r>
                        <w:t xml:space="preserve"> </w:t>
                      </w:r>
                      <w:r w:rsidRPr="00BA61F4">
                        <w:rPr>
                          <w:b/>
                          <w:bCs/>
                          <w:color w:val="FF0000"/>
                        </w:rPr>
                        <w:t>AS</w:t>
                      </w:r>
                      <w:r w:rsidRPr="00BA61F4"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t>rek_sumber</w:t>
                      </w:r>
                      <w:proofErr w:type="spellEnd"/>
                      <w:r>
                        <w:t>,</w:t>
                      </w:r>
                    </w:p>
                    <w:p w14:paraId="778AB2CC" w14:textId="73CCFCCB" w:rsidR="0058459D" w:rsidRDefault="0058459D" w:rsidP="00913500">
                      <w:pPr>
                        <w:pStyle w:val="Query"/>
                        <w:tabs>
                          <w:tab w:val="clear" w:pos="450"/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</w:tabs>
                      </w:pP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tr.va_t_merchant</w:t>
                      </w:r>
                      <w:proofErr w:type="spellEnd"/>
                      <w:r>
                        <w:t xml:space="preserve"> </w:t>
                      </w:r>
                      <w:r w:rsidRPr="00BA61F4">
                        <w:rPr>
                          <w:b/>
                          <w:bCs/>
                          <w:color w:val="FF0000"/>
                        </w:rPr>
                        <w:t>AS</w:t>
                      </w:r>
                      <w:r w:rsidRPr="00BA61F4">
                        <w:rPr>
                          <w:color w:val="FF0000"/>
                        </w:rPr>
                        <w:t xml:space="preserve"> </w:t>
                      </w:r>
                      <w:r>
                        <w:t>merchant,</w:t>
                      </w:r>
                    </w:p>
                    <w:p w14:paraId="1A0AF4E1" w14:textId="14B31DEA" w:rsidR="0058459D" w:rsidRDefault="0058459D" w:rsidP="00913500">
                      <w:pPr>
                        <w:pStyle w:val="Query"/>
                        <w:tabs>
                          <w:tab w:val="clear" w:pos="450"/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</w:tabs>
                      </w:pPr>
                      <w:r>
                        <w:tab/>
                      </w:r>
                      <w:r>
                        <w:tab/>
                      </w:r>
                      <w:proofErr w:type="spellStart"/>
                      <w:r w:rsidR="009741F1">
                        <w:t>tr.va_t_</w:t>
                      </w:r>
                      <w:proofErr w:type="gramStart"/>
                      <w:r w:rsidR="009741F1">
                        <w:t>amount</w:t>
                      </w:r>
                      <w:proofErr w:type="spellEnd"/>
                      <w:r w:rsidR="009741F1" w:rsidRPr="00D00CCE">
                        <w:rPr>
                          <w:color w:val="FF0000"/>
                        </w:rPr>
                        <w:t>::</w:t>
                      </w:r>
                      <w:proofErr w:type="gramEnd"/>
                      <w:r w:rsidR="009741F1" w:rsidRPr="00D00CCE">
                        <w:rPr>
                          <w:color w:val="FF0000"/>
                        </w:rPr>
                        <w:t>varchar</w:t>
                      </w:r>
                      <w:r w:rsidR="009741F1">
                        <w:t xml:space="preserve"> </w:t>
                      </w:r>
                      <w:r w:rsidR="009741F1" w:rsidRPr="00BA61F4">
                        <w:rPr>
                          <w:b/>
                          <w:bCs/>
                          <w:color w:val="FF0000"/>
                        </w:rPr>
                        <w:t>AS</w:t>
                      </w:r>
                      <w:r w:rsidR="009741F1" w:rsidRPr="00BA61F4"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 w:rsidR="009741F1">
                        <w:t>jumlah</w:t>
                      </w:r>
                      <w:proofErr w:type="spellEnd"/>
                      <w:r w:rsidR="009741F1">
                        <w:t>,</w:t>
                      </w:r>
                    </w:p>
                    <w:p w14:paraId="368F46D1" w14:textId="39368E01" w:rsidR="009741F1" w:rsidRDefault="009741F1" w:rsidP="00913500">
                      <w:pPr>
                        <w:pStyle w:val="Query"/>
                        <w:tabs>
                          <w:tab w:val="clear" w:pos="450"/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</w:tabs>
                      </w:pPr>
                      <w:r>
                        <w:tab/>
                      </w:r>
                      <w:r>
                        <w:tab/>
                      </w:r>
                      <w:r w:rsidRPr="00BA61F4">
                        <w:rPr>
                          <w:color w:val="ED7D31" w:themeColor="accent2"/>
                        </w:rPr>
                        <w:t>‘0’</w:t>
                      </w:r>
                      <w:r>
                        <w:t xml:space="preserve"> </w:t>
                      </w:r>
                      <w:r w:rsidRPr="00BA61F4">
                        <w:rPr>
                          <w:b/>
                          <w:bCs/>
                          <w:color w:val="FF0000"/>
                        </w:rPr>
                        <w:t>AS</w:t>
                      </w:r>
                      <w:r w:rsidRPr="00BA61F4"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t>jenis_va</w:t>
                      </w:r>
                      <w:proofErr w:type="spellEnd"/>
                    </w:p>
                    <w:p w14:paraId="7CF29A52" w14:textId="11B7EA1E" w:rsidR="009741F1" w:rsidRDefault="009741F1" w:rsidP="00913500">
                      <w:pPr>
                        <w:pStyle w:val="Query"/>
                        <w:tabs>
                          <w:tab w:val="clear" w:pos="450"/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</w:tabs>
                      </w:pPr>
                      <w:r>
                        <w:tab/>
                      </w:r>
                      <w:r w:rsidRPr="00BA61F4">
                        <w:rPr>
                          <w:b/>
                          <w:bCs/>
                          <w:color w:val="FF0000"/>
                        </w:rPr>
                        <w:t>FROM</w:t>
                      </w:r>
                      <w:r w:rsidRPr="00BA61F4"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t>tgva_transactions</w:t>
                      </w:r>
                      <w:proofErr w:type="spellEnd"/>
                      <w:r>
                        <w:t xml:space="preserve"> tr</w:t>
                      </w:r>
                    </w:p>
                    <w:p w14:paraId="579D4648" w14:textId="08581328" w:rsidR="009741F1" w:rsidRDefault="009741F1" w:rsidP="00913500">
                      <w:pPr>
                        <w:pStyle w:val="Query"/>
                        <w:tabs>
                          <w:tab w:val="clear" w:pos="450"/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</w:tabs>
                      </w:pPr>
                      <w:r>
                        <w:tab/>
                      </w:r>
                      <w:r w:rsidRPr="00BA61F4">
                        <w:rPr>
                          <w:b/>
                          <w:bCs/>
                          <w:color w:val="FF0000"/>
                        </w:rPr>
                        <w:t>INNER</w:t>
                      </w:r>
                      <w:r w:rsidRPr="00BA61F4">
                        <w:rPr>
                          <w:color w:val="FF0000"/>
                        </w:rPr>
                        <w:t xml:space="preserve"> </w:t>
                      </w:r>
                      <w:r w:rsidRPr="00BA61F4">
                        <w:rPr>
                          <w:b/>
                          <w:bCs/>
                          <w:color w:val="FF0000"/>
                        </w:rPr>
                        <w:t>JOIN</w:t>
                      </w:r>
                      <w:r w:rsidRPr="00BA61F4"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 w:rsidR="006A6C94">
                        <w:t>tgva_cin</w:t>
                      </w:r>
                      <w:proofErr w:type="spellEnd"/>
                      <w:r w:rsidR="006A6C94">
                        <w:t xml:space="preserve"> cl </w:t>
                      </w:r>
                      <w:r w:rsidR="006A6C94" w:rsidRPr="00BA61F4">
                        <w:rPr>
                          <w:b/>
                          <w:bCs/>
                          <w:color w:val="FF0000"/>
                        </w:rPr>
                        <w:t>ON</w:t>
                      </w:r>
                      <w:r w:rsidR="006A6C94" w:rsidRPr="00BA61F4"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 w:rsidR="006A6C94">
                        <w:t>tr.va_c_cin</w:t>
                      </w:r>
                      <w:proofErr w:type="spellEnd"/>
                      <w:r w:rsidR="006A6C94">
                        <w:t xml:space="preserve"> = </w:t>
                      </w:r>
                      <w:proofErr w:type="spellStart"/>
                      <w:r w:rsidR="006A6C94">
                        <w:t>cl.va_c_cin</w:t>
                      </w:r>
                      <w:proofErr w:type="spellEnd"/>
                    </w:p>
                    <w:p w14:paraId="3D6699AD" w14:textId="77777777" w:rsidR="00BA61F4" w:rsidRDefault="006A6C94" w:rsidP="00913500">
                      <w:pPr>
                        <w:pStyle w:val="Query"/>
                        <w:tabs>
                          <w:tab w:val="clear" w:pos="450"/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</w:tabs>
                      </w:pPr>
                      <w:r>
                        <w:tab/>
                      </w:r>
                      <w:r w:rsidRPr="00BA61F4">
                        <w:rPr>
                          <w:b/>
                          <w:bCs/>
                          <w:color w:val="FF0000"/>
                        </w:rPr>
                        <w:t>INNER</w:t>
                      </w:r>
                      <w:r w:rsidRPr="00BA61F4">
                        <w:rPr>
                          <w:color w:val="FF0000"/>
                        </w:rPr>
                        <w:t xml:space="preserve"> </w:t>
                      </w:r>
                      <w:r w:rsidRPr="00BA61F4">
                        <w:rPr>
                          <w:b/>
                          <w:bCs/>
                          <w:color w:val="FF0000"/>
                        </w:rPr>
                        <w:t>JOIN</w:t>
                      </w:r>
                      <w:r w:rsidRPr="00BA61F4"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t>tgva_billing_code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bc</w:t>
                      </w:r>
                      <w:proofErr w:type="spellEnd"/>
                      <w:r>
                        <w:t xml:space="preserve"> </w:t>
                      </w:r>
                      <w:r w:rsidRPr="00BA61F4">
                        <w:rPr>
                          <w:b/>
                          <w:bCs/>
                          <w:color w:val="FF0000"/>
                        </w:rPr>
                        <w:t>ON</w:t>
                      </w:r>
                      <w:r w:rsidRPr="00BA61F4"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t>tr.va_bc_code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 w:rsidR="00BA61F4">
                        <w:t>bc.va_bc_code</w:t>
                      </w:r>
                      <w:proofErr w:type="spellEnd"/>
                    </w:p>
                    <w:p w14:paraId="35E39D0E" w14:textId="24225B2A" w:rsidR="006A6C94" w:rsidRPr="00F12F9C" w:rsidRDefault="00BA61F4" w:rsidP="00913500">
                      <w:pPr>
                        <w:pStyle w:val="Query"/>
                        <w:tabs>
                          <w:tab w:val="clear" w:pos="450"/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</w:tabs>
                      </w:pPr>
                      <w:r>
                        <w:t>;</w:t>
                      </w:r>
                      <w:r w:rsidR="006A6C94">
                        <w:t xml:space="preserve">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8A890E5" w14:textId="3DB21429" w:rsidR="00FA485B" w:rsidRDefault="00FA485B" w:rsidP="00FA485B">
      <w:pPr>
        <w:pStyle w:val="Paragraph"/>
        <w:numPr>
          <w:ilvl w:val="0"/>
          <w:numId w:val="9"/>
        </w:numPr>
        <w:sectPr w:rsidR="00FA485B" w:rsidSect="00BB7084">
          <w:pgSz w:w="11906" w:h="16838"/>
          <w:pgMar w:top="1440" w:right="1440" w:bottom="1440" w:left="1440" w:header="0" w:footer="0" w:gutter="0"/>
          <w:cols w:space="708"/>
          <w:docGrid w:linePitch="360"/>
        </w:sectPr>
      </w:pPr>
      <w:r>
        <w:t>Text</w:t>
      </w:r>
    </w:p>
    <w:p w14:paraId="51C9A6F8" w14:textId="672C2CD1" w:rsidR="00D41BC0" w:rsidRDefault="00D87B8C" w:rsidP="00A65382">
      <w:pPr>
        <w:pStyle w:val="Heading1"/>
        <w:rPr>
          <w:lang w:val="en-US"/>
        </w:rPr>
      </w:pPr>
      <w:bookmarkStart w:id="137" w:name="_Toc117602880"/>
      <w:r>
        <w:rPr>
          <w:lang w:val="en-US"/>
        </w:rPr>
        <w:lastRenderedPageBreak/>
        <w:t>User interface</w:t>
      </w:r>
      <w:bookmarkEnd w:id="137"/>
    </w:p>
    <w:sectPr w:rsidR="00D41BC0" w:rsidSect="00E12F78">
      <w:pgSz w:w="11906" w:h="16838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8161DC" w14:textId="77777777" w:rsidR="000F2362" w:rsidRDefault="000F2362" w:rsidP="00A10815">
      <w:pPr>
        <w:spacing w:after="0"/>
      </w:pPr>
      <w:r>
        <w:separator/>
      </w:r>
    </w:p>
  </w:endnote>
  <w:endnote w:type="continuationSeparator" w:id="0">
    <w:p w14:paraId="5016596A" w14:textId="77777777" w:rsidR="000F2362" w:rsidRDefault="000F2362" w:rsidP="00A10815">
      <w:pPr>
        <w:spacing w:after="0"/>
      </w:pPr>
      <w:r>
        <w:continuationSeparator/>
      </w:r>
    </w:p>
  </w:endnote>
  <w:endnote w:type="continuationNotice" w:id="1">
    <w:p w14:paraId="02290432" w14:textId="77777777" w:rsidR="000F2362" w:rsidRDefault="000F2362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982CC" w14:textId="77777777" w:rsidR="00A5572D" w:rsidRPr="000F74B9" w:rsidRDefault="00A5572D" w:rsidP="00542DA5">
    <w:pPr>
      <w:pStyle w:val="Footer"/>
      <w:tabs>
        <w:tab w:val="right" w:pos="8931"/>
      </w:tabs>
      <w:ind w:right="96"/>
      <w:rPr>
        <w:rFonts w:cs="Calibri"/>
        <w:b/>
        <w:sz w:val="144"/>
        <w:szCs w:val="96"/>
      </w:rPr>
    </w:pPr>
    <w:proofErr w:type="spellStart"/>
    <w:r w:rsidRPr="000F74B9">
      <w:rPr>
        <w:rFonts w:cs="Calibri"/>
        <w:b/>
        <w:sz w:val="18"/>
      </w:rPr>
      <w:t>No</w:t>
    </w:r>
    <w:proofErr w:type="spellEnd"/>
    <w:r w:rsidRPr="000F74B9">
      <w:rPr>
        <w:rFonts w:cs="Calibri"/>
        <w:b/>
        <w:sz w:val="18"/>
      </w:rPr>
      <w:t xml:space="preserve"> Dokumen  :</w:t>
    </w:r>
    <w:r w:rsidRPr="000F74B9">
      <w:rPr>
        <w:rFonts w:cs="Calibri"/>
        <w:b/>
        <w:sz w:val="18"/>
      </w:rPr>
      <w:tab/>
    </w:r>
    <w:r w:rsidRPr="000F74B9">
      <w:rPr>
        <w:rFonts w:cs="Calibri"/>
        <w:b/>
        <w:sz w:val="18"/>
      </w:rPr>
      <w:tab/>
    </w:r>
    <w:proofErr w:type="spellStart"/>
    <w:r w:rsidRPr="000F74B9">
      <w:rPr>
        <w:rFonts w:cs="Calibri"/>
        <w:b/>
        <w:bCs/>
        <w:sz w:val="18"/>
      </w:rPr>
      <w:t>Page</w:t>
    </w:r>
    <w:proofErr w:type="spellEnd"/>
    <w:r w:rsidRPr="000F74B9">
      <w:rPr>
        <w:rFonts w:cs="Calibri"/>
        <w:b/>
        <w:bCs/>
        <w:sz w:val="18"/>
      </w:rPr>
      <w:t xml:space="preserve"> </w:t>
    </w:r>
    <w:r w:rsidRPr="000F74B9">
      <w:rPr>
        <w:rFonts w:cs="Calibri"/>
        <w:b/>
        <w:bCs/>
        <w:sz w:val="18"/>
      </w:rPr>
      <w:fldChar w:fldCharType="begin"/>
    </w:r>
    <w:r w:rsidRPr="000F74B9">
      <w:rPr>
        <w:rFonts w:cs="Calibri"/>
        <w:b/>
        <w:bCs/>
        <w:sz w:val="18"/>
      </w:rPr>
      <w:instrText xml:space="preserve"> PAGE </w:instrText>
    </w:r>
    <w:r w:rsidRPr="000F74B9">
      <w:rPr>
        <w:rFonts w:cs="Calibri"/>
        <w:b/>
        <w:bCs/>
        <w:sz w:val="18"/>
      </w:rPr>
      <w:fldChar w:fldCharType="separate"/>
    </w:r>
    <w:r>
      <w:rPr>
        <w:rFonts w:cs="Calibri"/>
        <w:b/>
        <w:bCs/>
        <w:sz w:val="18"/>
      </w:rPr>
      <w:t>1</w:t>
    </w:r>
    <w:r w:rsidRPr="000F74B9">
      <w:rPr>
        <w:rFonts w:cs="Calibri"/>
        <w:b/>
        <w:bCs/>
        <w:sz w:val="18"/>
      </w:rPr>
      <w:fldChar w:fldCharType="end"/>
    </w:r>
  </w:p>
  <w:p w14:paraId="6D6B9E9A" w14:textId="77777777" w:rsidR="00A5572D" w:rsidRDefault="00A557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70" w:type="dxa"/>
      <w:tblInd w:w="-633" w:type="dxa"/>
      <w:tblBorders>
        <w:top w:val="single" w:sz="4" w:space="0" w:color="000080"/>
        <w:left w:val="single" w:sz="4" w:space="0" w:color="000080"/>
        <w:bottom w:val="single" w:sz="4" w:space="0" w:color="000080"/>
        <w:right w:val="single" w:sz="4" w:space="0" w:color="000080"/>
        <w:insideH w:val="single" w:sz="4" w:space="0" w:color="000080"/>
        <w:insideV w:val="single" w:sz="4" w:space="0" w:color="000080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560"/>
      <w:gridCol w:w="1656"/>
      <w:gridCol w:w="1746"/>
      <w:gridCol w:w="1021"/>
      <w:gridCol w:w="844"/>
      <w:gridCol w:w="68"/>
      <w:gridCol w:w="1845"/>
      <w:gridCol w:w="1530"/>
    </w:tblGrid>
    <w:tr w:rsidR="00274AAE" w:rsidRPr="008A159B" w14:paraId="17F9E39C" w14:textId="77777777" w:rsidTr="00775D2B">
      <w:trPr>
        <w:trHeight w:val="348"/>
      </w:trPr>
      <w:tc>
        <w:tcPr>
          <w:tcW w:w="1560" w:type="dxa"/>
          <w:tcBorders>
            <w:bottom w:val="single" w:sz="4" w:space="0" w:color="000080"/>
            <w:right w:val="nil"/>
          </w:tcBorders>
          <w:shd w:val="clear" w:color="auto" w:fill="FFFFFF"/>
          <w:vAlign w:val="center"/>
        </w:tcPr>
        <w:p w14:paraId="44FC51FF" w14:textId="23FF1CD9" w:rsidR="00101BFC" w:rsidRPr="006A2F1C" w:rsidRDefault="00DD7ABE" w:rsidP="00101BFC">
          <w:pPr>
            <w:pStyle w:val="Tablefooter"/>
          </w:pPr>
          <w:r w:rsidRPr="00BB7A4E">
            <w:t>BJB</w:t>
          </w:r>
        </w:p>
      </w:tc>
      <w:tc>
        <w:tcPr>
          <w:tcW w:w="3402" w:type="dxa"/>
          <w:gridSpan w:val="2"/>
          <w:tcBorders>
            <w:left w:val="nil"/>
            <w:bottom w:val="single" w:sz="4" w:space="0" w:color="000080"/>
            <w:right w:val="nil"/>
          </w:tcBorders>
          <w:shd w:val="clear" w:color="auto" w:fill="FFFFFF"/>
          <w:vAlign w:val="center"/>
        </w:tcPr>
        <w:p w14:paraId="1EE28007" w14:textId="77777777" w:rsidR="00101BFC" w:rsidRPr="00035F7E" w:rsidRDefault="00DD7ABE" w:rsidP="00101BFC">
          <w:pPr>
            <w:pStyle w:val="Tablefooter"/>
          </w:pPr>
          <w:r>
            <w:t>SDD-</w:t>
          </w:r>
        </w:p>
      </w:tc>
      <w:tc>
        <w:tcPr>
          <w:tcW w:w="1021" w:type="dxa"/>
          <w:tcBorders>
            <w:left w:val="nil"/>
            <w:bottom w:val="single" w:sz="4" w:space="0" w:color="000080"/>
            <w:right w:val="nil"/>
          </w:tcBorders>
          <w:shd w:val="clear" w:color="auto" w:fill="FFFFFF"/>
          <w:vAlign w:val="center"/>
        </w:tcPr>
        <w:p w14:paraId="72563E98" w14:textId="77777777" w:rsidR="00101BFC" w:rsidRPr="008A159B" w:rsidRDefault="00000000" w:rsidP="00101BFC">
          <w:pPr>
            <w:pStyle w:val="Tablefooter"/>
          </w:pPr>
        </w:p>
      </w:tc>
      <w:tc>
        <w:tcPr>
          <w:tcW w:w="844" w:type="dxa"/>
          <w:tcBorders>
            <w:left w:val="nil"/>
            <w:bottom w:val="single" w:sz="4" w:space="0" w:color="000080"/>
          </w:tcBorders>
          <w:shd w:val="clear" w:color="auto" w:fill="FFFFFF"/>
          <w:vAlign w:val="center"/>
        </w:tcPr>
        <w:p w14:paraId="71AC33F1" w14:textId="7272EFCB" w:rsidR="00101BFC" w:rsidRPr="00C70909" w:rsidRDefault="00DD7ABE" w:rsidP="00101BFC">
          <w:pPr>
            <w:pStyle w:val="Tablefooter"/>
            <w:rPr>
              <w:lang w:val="en-US"/>
            </w:rPr>
          </w:pPr>
          <w:proofErr w:type="spellStart"/>
          <w:r>
            <w:t>Ver</w:t>
          </w:r>
          <w:proofErr w:type="spellEnd"/>
          <w:r>
            <w:t xml:space="preserve"> 1.</w:t>
          </w:r>
          <w:r w:rsidR="008159E5">
            <w:rPr>
              <w:lang w:val="en-US"/>
            </w:rPr>
            <w:t>1</w:t>
          </w:r>
        </w:p>
      </w:tc>
      <w:tc>
        <w:tcPr>
          <w:tcW w:w="1913" w:type="dxa"/>
          <w:gridSpan w:val="2"/>
          <w:tcBorders>
            <w:bottom w:val="nil"/>
          </w:tcBorders>
          <w:shd w:val="clear" w:color="auto" w:fill="FFFFFF"/>
          <w:vAlign w:val="center"/>
        </w:tcPr>
        <w:p w14:paraId="7651A5F3" w14:textId="7BFF8F2A" w:rsidR="00101BFC" w:rsidRPr="00101BFC" w:rsidRDefault="006F05A4" w:rsidP="00101BFC">
          <w:pPr>
            <w:pStyle w:val="Tablefooter"/>
            <w:rPr>
              <w:lang w:val="en-US"/>
            </w:rPr>
          </w:pPr>
          <w:r>
            <w:rPr>
              <w:lang w:val="en-US"/>
            </w:rPr>
            <w:t>1</w:t>
          </w:r>
          <w:r w:rsidR="005B16EA">
            <w:rPr>
              <w:lang w:val="en-US"/>
            </w:rPr>
            <w:t>0</w:t>
          </w:r>
          <w:r w:rsidR="00DD7ABE">
            <w:t xml:space="preserve"> </w:t>
          </w:r>
          <w:proofErr w:type="spellStart"/>
          <w:r w:rsidR="005B16EA">
            <w:rPr>
              <w:lang w:val="en-US"/>
            </w:rPr>
            <w:t>Oktober</w:t>
          </w:r>
          <w:proofErr w:type="spellEnd"/>
          <w:r w:rsidR="00DD7ABE">
            <w:t xml:space="preserve"> 2</w:t>
          </w:r>
          <w:r w:rsidR="004C0F46">
            <w:rPr>
              <w:lang w:val="en-US"/>
            </w:rPr>
            <w:t>0</w:t>
          </w:r>
          <w:r w:rsidR="00DD7ABE">
            <w:t>2</w:t>
          </w:r>
          <w:r w:rsidR="00DD7ABE">
            <w:rPr>
              <w:lang w:val="en-US"/>
            </w:rPr>
            <w:t>2</w:t>
          </w:r>
        </w:p>
      </w:tc>
      <w:tc>
        <w:tcPr>
          <w:tcW w:w="1530" w:type="dxa"/>
          <w:tcBorders>
            <w:bottom w:val="nil"/>
          </w:tcBorders>
          <w:shd w:val="clear" w:color="auto" w:fill="FFFFFF"/>
          <w:vAlign w:val="center"/>
        </w:tcPr>
        <w:p w14:paraId="35584FCB" w14:textId="77777777" w:rsidR="00101BFC" w:rsidRPr="008A159B" w:rsidRDefault="00DD7ABE" w:rsidP="00101BFC">
          <w:pPr>
            <w:pStyle w:val="Tablefooter"/>
            <w:rPr>
              <w:rStyle w:val="PageNumber"/>
            </w:rPr>
          </w:pPr>
          <w:r w:rsidRPr="00035F7E">
            <w:rPr>
              <w:rStyle w:val="PageNumber"/>
            </w:rPr>
            <w:fldChar w:fldCharType="begin"/>
          </w:r>
          <w:r w:rsidRPr="00035F7E">
            <w:rPr>
              <w:rStyle w:val="PageNumber"/>
            </w:rPr>
            <w:instrText xml:space="preserve"> PAGE   \* MERGEFORMAT </w:instrText>
          </w:r>
          <w:r w:rsidRPr="00035F7E"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ii</w:t>
          </w:r>
          <w:r w:rsidRPr="00035F7E">
            <w:rPr>
              <w:rStyle w:val="PageNumber"/>
              <w:noProof/>
            </w:rPr>
            <w:fldChar w:fldCharType="end"/>
          </w:r>
        </w:p>
      </w:tc>
    </w:tr>
    <w:tr w:rsidR="00274AAE" w:rsidRPr="008A159B" w14:paraId="74410BD6" w14:textId="77777777" w:rsidTr="00775D2B">
      <w:tc>
        <w:tcPr>
          <w:tcW w:w="3216" w:type="dxa"/>
          <w:gridSpan w:val="2"/>
          <w:tcBorders>
            <w:left w:val="nil"/>
            <w:bottom w:val="nil"/>
            <w:right w:val="nil"/>
          </w:tcBorders>
          <w:shd w:val="clear" w:color="auto" w:fill="FFFFFF"/>
          <w:vAlign w:val="bottom"/>
        </w:tcPr>
        <w:p w14:paraId="689D8860" w14:textId="77777777" w:rsidR="00101BFC" w:rsidRPr="008A159B" w:rsidRDefault="00000000" w:rsidP="00101BFC">
          <w:pPr>
            <w:pStyle w:val="Footer"/>
            <w:spacing w:before="40" w:after="40"/>
            <w:ind w:left="-450" w:right="-455"/>
            <w:jc w:val="center"/>
            <w:rPr>
              <w:sz w:val="14"/>
            </w:rPr>
          </w:pPr>
        </w:p>
      </w:tc>
      <w:tc>
        <w:tcPr>
          <w:tcW w:w="3679" w:type="dxa"/>
          <w:gridSpan w:val="4"/>
          <w:tcBorders>
            <w:left w:val="nil"/>
            <w:bottom w:val="nil"/>
            <w:right w:val="nil"/>
          </w:tcBorders>
          <w:shd w:val="clear" w:color="auto" w:fill="FFFFFF"/>
          <w:vAlign w:val="center"/>
        </w:tcPr>
        <w:p w14:paraId="7E85A742" w14:textId="77777777" w:rsidR="00101BFC" w:rsidRDefault="00000000" w:rsidP="00101BFC">
          <w:pPr>
            <w:pStyle w:val="Confidentialit"/>
            <w:ind w:left="-450" w:right="-455"/>
            <w:rPr>
              <w:lang w:val="en-GB"/>
            </w:rPr>
          </w:pPr>
        </w:p>
      </w:tc>
      <w:tc>
        <w:tcPr>
          <w:tcW w:w="3375" w:type="dxa"/>
          <w:gridSpan w:val="2"/>
          <w:tcBorders>
            <w:left w:val="nil"/>
            <w:bottom w:val="nil"/>
            <w:right w:val="nil"/>
          </w:tcBorders>
          <w:shd w:val="clear" w:color="auto" w:fill="FFFFFF"/>
          <w:vAlign w:val="center"/>
        </w:tcPr>
        <w:p w14:paraId="686E8DC1" w14:textId="77777777" w:rsidR="00101BFC" w:rsidRPr="008A159B" w:rsidRDefault="00000000" w:rsidP="00101BFC">
          <w:pPr>
            <w:pStyle w:val="Footer"/>
            <w:spacing w:before="40" w:after="40"/>
            <w:ind w:left="-450" w:right="-455"/>
            <w:jc w:val="center"/>
            <w:rPr>
              <w:rStyle w:val="PageNumber"/>
            </w:rPr>
          </w:pPr>
        </w:p>
      </w:tc>
    </w:tr>
  </w:tbl>
  <w:p w14:paraId="0BE79330" w14:textId="60A13870" w:rsidR="00A10815" w:rsidRDefault="00A108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1BD79" w14:textId="77777777" w:rsidR="000F2362" w:rsidRDefault="000F2362" w:rsidP="00A10815">
      <w:pPr>
        <w:spacing w:after="0"/>
      </w:pPr>
      <w:r>
        <w:separator/>
      </w:r>
    </w:p>
  </w:footnote>
  <w:footnote w:type="continuationSeparator" w:id="0">
    <w:p w14:paraId="45C6EF73" w14:textId="77777777" w:rsidR="000F2362" w:rsidRDefault="000F2362" w:rsidP="00A10815">
      <w:pPr>
        <w:spacing w:after="0"/>
      </w:pPr>
      <w:r>
        <w:continuationSeparator/>
      </w:r>
    </w:p>
  </w:footnote>
  <w:footnote w:type="continuationNotice" w:id="1">
    <w:p w14:paraId="62CC7E7A" w14:textId="77777777" w:rsidR="000F2362" w:rsidRDefault="000F2362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6F641" w14:textId="77777777" w:rsidR="00A5572D" w:rsidRDefault="00A5572D" w:rsidP="00294489">
    <w:pPr>
      <w:pStyle w:val="Header"/>
      <w:tabs>
        <w:tab w:val="right" w:pos="8931"/>
      </w:tabs>
      <w:ind w:right="96"/>
      <w:jc w:val="right"/>
      <w:rPr>
        <w:rFonts w:cs="Calibri"/>
        <w:b/>
        <w:sz w:val="18"/>
      </w:rPr>
    </w:pPr>
    <w:r w:rsidRPr="000F74B9">
      <w:rPr>
        <w:rFonts w:cs="Calibri"/>
        <w:b/>
        <w:sz w:val="18"/>
      </w:rPr>
      <w:tab/>
    </w:r>
    <w:r w:rsidRPr="000F74B9">
      <w:rPr>
        <w:rFonts w:cs="Calibri"/>
        <w:b/>
        <w:caps/>
        <w:sz w:val="18"/>
      </w:rPr>
      <w:t xml:space="preserve">SYSTEM </w:t>
    </w:r>
    <w:r>
      <w:rPr>
        <w:rFonts w:cs="Calibri"/>
        <w:b/>
        <w:caps/>
        <w:sz w:val="18"/>
      </w:rPr>
      <w:t>DESIGN</w:t>
    </w:r>
    <w:r w:rsidRPr="000F74B9">
      <w:rPr>
        <w:rFonts w:cs="Calibri"/>
        <w:b/>
        <w:caps/>
        <w:sz w:val="18"/>
      </w:rPr>
      <w:t xml:space="preserve"> DOCUMENT</w:t>
    </w:r>
    <w:r w:rsidRPr="000F74B9">
      <w:rPr>
        <w:rFonts w:cs="Calibri"/>
        <w:b/>
        <w:sz w:val="18"/>
      </w:rPr>
      <w:t xml:space="preserve"> </w:t>
    </w:r>
  </w:p>
  <w:p w14:paraId="07A1F216" w14:textId="77777777" w:rsidR="00A5572D" w:rsidRPr="00495F53" w:rsidRDefault="00A5572D" w:rsidP="00294489">
    <w:pPr>
      <w:pStyle w:val="Header"/>
      <w:tabs>
        <w:tab w:val="right" w:pos="8931"/>
      </w:tabs>
      <w:ind w:right="96"/>
      <w:rPr>
        <w:rFonts w:cs="Calibri"/>
        <w:b/>
        <w:sz w:val="18"/>
        <w:lang w:val="en-US"/>
      </w:rPr>
    </w:pPr>
    <w:r>
      <w:rPr>
        <w:rFonts w:cs="Calibri"/>
        <w:b/>
        <w:sz w:val="18"/>
        <w:lang w:val="en-US"/>
      </w:rPr>
      <w:t xml:space="preserve">ISO-JSON Messaging </w:t>
    </w:r>
    <w:proofErr w:type="spellStart"/>
    <w:r>
      <w:rPr>
        <w:rFonts w:cs="Calibri"/>
        <w:b/>
        <w:sz w:val="18"/>
        <w:lang w:val="en-US"/>
      </w:rPr>
      <w:t>Autodebit</w:t>
    </w:r>
    <w:proofErr w:type="spellEnd"/>
    <w:r>
      <w:rPr>
        <w:rFonts w:cs="Calibri"/>
        <w:b/>
        <w:sz w:val="18"/>
        <w:lang w:val="en-US"/>
      </w:rPr>
      <w:t xml:space="preserve"> System</w:t>
    </w:r>
  </w:p>
  <w:p w14:paraId="6AD0DAA1" w14:textId="77777777" w:rsidR="00A5572D" w:rsidRPr="000F74B9" w:rsidRDefault="00A5572D" w:rsidP="003B202A">
    <w:pPr>
      <w:pStyle w:val="Header"/>
      <w:tabs>
        <w:tab w:val="right" w:pos="8931"/>
      </w:tabs>
      <w:ind w:right="96"/>
      <w:rPr>
        <w:rFonts w:cs="Calibri"/>
        <w:b/>
        <w:sz w:val="18"/>
      </w:rPr>
    </w:pPr>
    <w:r>
      <w:rPr>
        <w:rFonts w:cs="Calibri"/>
        <w:b/>
        <w:sz w:val="18"/>
      </w:rPr>
      <w:tab/>
    </w:r>
    <w:r>
      <w:rPr>
        <w:rFonts w:cs="Calibri"/>
        <w:b/>
        <w:sz w:val="18"/>
      </w:rPr>
      <w:tab/>
    </w:r>
    <w:r w:rsidRPr="000F74B9">
      <w:rPr>
        <w:rFonts w:cs="Calibri"/>
        <w:b/>
        <w:sz w:val="18"/>
      </w:rPr>
      <w:t>[1.0</w:t>
    </w:r>
    <w:r>
      <w:rPr>
        <w:rFonts w:cs="Calibri"/>
        <w:b/>
        <w:sz w:val="18"/>
      </w:rPr>
      <w:t xml:space="preserve">] | </w:t>
    </w:r>
    <w:r>
      <w:rPr>
        <w:rFonts w:cs="Calibri"/>
        <w:b/>
        <w:sz w:val="18"/>
        <w:lang w:val="en-US"/>
      </w:rPr>
      <w:t>8</w:t>
    </w:r>
    <w:r w:rsidRPr="000F74B9">
      <w:rPr>
        <w:rFonts w:cs="Calibri"/>
        <w:b/>
        <w:sz w:val="18"/>
      </w:rPr>
      <w:t xml:space="preserve"> </w:t>
    </w:r>
    <w:proofErr w:type="spellStart"/>
    <w:r>
      <w:rPr>
        <w:rFonts w:cs="Calibri"/>
        <w:b/>
        <w:sz w:val="18"/>
        <w:lang w:val="en-US"/>
      </w:rPr>
      <w:t>Agustus</w:t>
    </w:r>
    <w:proofErr w:type="spellEnd"/>
    <w:r w:rsidRPr="000F74B9">
      <w:rPr>
        <w:rFonts w:cs="Calibri"/>
        <w:b/>
        <w:sz w:val="18"/>
      </w:rPr>
      <w:t xml:space="preserve"> 20</w:t>
    </w:r>
    <w:r>
      <w:rPr>
        <w:rFonts w:cs="Calibri"/>
        <w:b/>
        <w:sz w:val="18"/>
      </w:rPr>
      <w:t>22</w:t>
    </w:r>
    <w:r w:rsidRPr="000F74B9">
      <w:rPr>
        <w:rFonts w:cs="Calibri"/>
        <w:b/>
        <w:sz w:val="18"/>
      </w:rPr>
      <w:t>]</w:t>
    </w:r>
  </w:p>
  <w:p w14:paraId="69604BDF" w14:textId="333C78FA" w:rsidR="00A5572D" w:rsidRDefault="00A5572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450AEF31" wp14:editId="64D3FA76">
              <wp:simplePos x="0" y="0"/>
              <wp:positionH relativeFrom="column">
                <wp:posOffset>-8255</wp:posOffset>
              </wp:positionH>
              <wp:positionV relativeFrom="paragraph">
                <wp:posOffset>55880</wp:posOffset>
              </wp:positionV>
              <wp:extent cx="5747385" cy="0"/>
              <wp:effectExtent l="10795" t="7620" r="13970" b="11430"/>
              <wp:wrapNone/>
              <wp:docPr id="44" name="Straight Arrow Connector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47385" cy="0"/>
                      </a:xfrm>
                      <a:prstGeom prst="straightConnector1">
                        <a:avLst/>
                      </a:prstGeom>
                      <a:noFill/>
                      <a:ln w="12700" cap="rnd">
                        <a:solidFill>
                          <a:srgbClr val="FF9933"/>
                        </a:solidFill>
                        <a:prstDash val="sysDot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A363E9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44" o:spid="_x0000_s1026" type="#_x0000_t32" style="position:absolute;margin-left:-.65pt;margin-top:4.4pt;width:452.55pt;height:0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" strokecolor="#f93" strokeweight="1pt">
              <v:stroke dashstyle="1 1" endcap="round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1EE7F" w14:textId="1AFC056C" w:rsidR="00A86037" w:rsidRDefault="00494406" w:rsidP="0000381F">
    <w:pPr>
      <w:tabs>
        <w:tab w:val="left" w:pos="2676"/>
      </w:tabs>
    </w:pPr>
    <w:r>
      <w:rPr>
        <w:noProof/>
      </w:rPr>
      <w:drawing>
        <wp:anchor distT="0" distB="0" distL="114300" distR="114300" simplePos="0" relativeHeight="251658240" behindDoc="0" locked="0" layoutInCell="1" allowOverlap="1" wp14:anchorId="2D08790F" wp14:editId="108BF28A">
          <wp:simplePos x="0" y="0"/>
          <wp:positionH relativeFrom="margin">
            <wp:posOffset>0</wp:posOffset>
          </wp:positionH>
          <wp:positionV relativeFrom="paragraph">
            <wp:posOffset>51435</wp:posOffset>
          </wp:positionV>
          <wp:extent cx="1687195" cy="843915"/>
          <wp:effectExtent l="0" t="0" r="8255" b="0"/>
          <wp:wrapNone/>
          <wp:docPr id="146" name="Picture 146" descr="http://www.idlowongankerja.com/wp-content/uploads/company_logos/2012/03/value-stream-internation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 descr="http://www.idlowongankerja.com/wp-content/uploads/company_logos/2012/03/value-stream-internation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7195" cy="843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W w:w="5000" w:type="pct"/>
      <w:tblLook w:val="04A0" w:firstRow="1" w:lastRow="0" w:firstColumn="1" w:lastColumn="0" w:noHBand="0" w:noVBand="1"/>
    </w:tblPr>
    <w:tblGrid>
      <w:gridCol w:w="6896"/>
      <w:gridCol w:w="2130"/>
    </w:tblGrid>
    <w:tr w:rsidR="00A86037" w:rsidRPr="008A159B" w14:paraId="791FC735" w14:textId="77777777" w:rsidTr="00A86037">
      <w:trPr>
        <w:trHeight w:val="475"/>
      </w:trPr>
      <w:tc>
        <w:tcPr>
          <w:tcW w:w="3820" w:type="pct"/>
          <w:shd w:val="clear" w:color="auto" w:fill="5B9BD5"/>
          <w:vAlign w:val="center"/>
        </w:tcPr>
        <w:p w14:paraId="2A67391B" w14:textId="70516149" w:rsidR="00A86037" w:rsidRPr="002B3666" w:rsidRDefault="00494406" w:rsidP="00A86037">
          <w:pPr>
            <w:pStyle w:val="Header"/>
            <w:jc w:val="right"/>
            <w:rPr>
              <w:b/>
              <w:caps/>
              <w:color w:val="FFFFFF"/>
              <w:sz w:val="19"/>
              <w:szCs w:val="19"/>
            </w:rPr>
          </w:pPr>
          <w:r>
            <w:rPr>
              <w:b/>
              <w:caps/>
              <w:color w:val="FFFFFF"/>
              <w:sz w:val="19"/>
              <w:szCs w:val="19"/>
              <w:lang w:val="en-GB"/>
            </w:rPr>
            <w:t>SYSTEM DESIGN DOCUMENT</w:t>
          </w:r>
        </w:p>
      </w:tc>
      <w:tc>
        <w:tcPr>
          <w:tcW w:w="1180" w:type="pct"/>
          <w:shd w:val="clear" w:color="auto" w:fill="FFFF00"/>
          <w:vAlign w:val="center"/>
        </w:tcPr>
        <w:p w14:paraId="550698C6" w14:textId="77777777" w:rsidR="00A86037" w:rsidRPr="002B3666" w:rsidRDefault="00DD7ABE" w:rsidP="00A86037">
          <w:pPr>
            <w:pStyle w:val="Header"/>
            <w:ind w:left="191" w:right="85"/>
            <w:jc w:val="center"/>
            <w:rPr>
              <w:b/>
              <w:color w:val="FFFFFF"/>
              <w:sz w:val="19"/>
              <w:szCs w:val="19"/>
            </w:rPr>
          </w:pPr>
          <w:r w:rsidRPr="002B3666">
            <w:rPr>
              <w:b/>
              <w:sz w:val="19"/>
              <w:szCs w:val="19"/>
            </w:rPr>
            <w:t>CONFIDENTIAL</w:t>
          </w:r>
        </w:p>
      </w:tc>
    </w:tr>
  </w:tbl>
  <w:p w14:paraId="532A2FF1" w14:textId="77777777" w:rsidR="00C44E5A" w:rsidRDefault="00000000" w:rsidP="00247A48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452B1"/>
    <w:multiLevelType w:val="multilevel"/>
    <w:tmpl w:val="581A58C0"/>
    <w:lvl w:ilvl="0">
      <w:start w:val="1"/>
      <w:numFmt w:val="decimal"/>
      <w:pStyle w:val="Heading1"/>
      <w:isLgl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BEC7CA2"/>
    <w:multiLevelType w:val="hybridMultilevel"/>
    <w:tmpl w:val="B6D0BBA2"/>
    <w:lvl w:ilvl="0" w:tplc="CDFA8916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A3770AF"/>
    <w:multiLevelType w:val="hybridMultilevel"/>
    <w:tmpl w:val="4D727162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A221232"/>
    <w:multiLevelType w:val="hybridMultilevel"/>
    <w:tmpl w:val="DD688C9C"/>
    <w:lvl w:ilvl="0" w:tplc="FED27318">
      <w:start w:val="1"/>
      <w:numFmt w:val="upperLetter"/>
      <w:lvlText w:val="%1."/>
      <w:lvlJc w:val="left"/>
      <w:pPr>
        <w:ind w:left="5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260" w:hanging="360"/>
      </w:pPr>
    </w:lvl>
    <w:lvl w:ilvl="2" w:tplc="0421001B" w:tentative="1">
      <w:start w:val="1"/>
      <w:numFmt w:val="lowerRoman"/>
      <w:lvlText w:val="%3."/>
      <w:lvlJc w:val="right"/>
      <w:pPr>
        <w:ind w:left="1980" w:hanging="180"/>
      </w:pPr>
    </w:lvl>
    <w:lvl w:ilvl="3" w:tplc="0421000F" w:tentative="1">
      <w:start w:val="1"/>
      <w:numFmt w:val="decimal"/>
      <w:lvlText w:val="%4."/>
      <w:lvlJc w:val="left"/>
      <w:pPr>
        <w:ind w:left="2700" w:hanging="360"/>
      </w:pPr>
    </w:lvl>
    <w:lvl w:ilvl="4" w:tplc="04210019" w:tentative="1">
      <w:start w:val="1"/>
      <w:numFmt w:val="lowerLetter"/>
      <w:lvlText w:val="%5."/>
      <w:lvlJc w:val="left"/>
      <w:pPr>
        <w:ind w:left="3420" w:hanging="360"/>
      </w:pPr>
    </w:lvl>
    <w:lvl w:ilvl="5" w:tplc="0421001B" w:tentative="1">
      <w:start w:val="1"/>
      <w:numFmt w:val="lowerRoman"/>
      <w:lvlText w:val="%6."/>
      <w:lvlJc w:val="right"/>
      <w:pPr>
        <w:ind w:left="4140" w:hanging="180"/>
      </w:pPr>
    </w:lvl>
    <w:lvl w:ilvl="6" w:tplc="0421000F" w:tentative="1">
      <w:start w:val="1"/>
      <w:numFmt w:val="decimal"/>
      <w:lvlText w:val="%7."/>
      <w:lvlJc w:val="left"/>
      <w:pPr>
        <w:ind w:left="4860" w:hanging="360"/>
      </w:pPr>
    </w:lvl>
    <w:lvl w:ilvl="7" w:tplc="04210019" w:tentative="1">
      <w:start w:val="1"/>
      <w:numFmt w:val="lowerLetter"/>
      <w:lvlText w:val="%8."/>
      <w:lvlJc w:val="left"/>
      <w:pPr>
        <w:ind w:left="5580" w:hanging="360"/>
      </w:pPr>
    </w:lvl>
    <w:lvl w:ilvl="8" w:tplc="0421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 w15:restartNumberingAfterBreak="0">
    <w:nsid w:val="334802FD"/>
    <w:multiLevelType w:val="hybridMultilevel"/>
    <w:tmpl w:val="BE3EC2F0"/>
    <w:lvl w:ilvl="0" w:tplc="0409000F">
      <w:start w:val="1"/>
      <w:numFmt w:val="decimal"/>
      <w:lvlText w:val="%1."/>
      <w:lvlJc w:val="left"/>
      <w:pPr>
        <w:ind w:left="1620" w:hanging="360"/>
      </w:p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5" w15:restartNumberingAfterBreak="0">
    <w:nsid w:val="40A23DF8"/>
    <w:multiLevelType w:val="hybridMultilevel"/>
    <w:tmpl w:val="0330852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1371652"/>
    <w:multiLevelType w:val="hybridMultilevel"/>
    <w:tmpl w:val="0EC645FE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 w15:restartNumberingAfterBreak="0">
    <w:nsid w:val="470673A8"/>
    <w:multiLevelType w:val="hybridMultilevel"/>
    <w:tmpl w:val="7774209C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8881AD4"/>
    <w:multiLevelType w:val="hybridMultilevel"/>
    <w:tmpl w:val="FEBAA838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210019" w:tentative="1">
      <w:start w:val="1"/>
      <w:numFmt w:val="lowerLetter"/>
      <w:lvlText w:val="%2."/>
      <w:lvlJc w:val="left"/>
      <w:pPr>
        <w:ind w:left="2070" w:hanging="360"/>
      </w:pPr>
    </w:lvl>
    <w:lvl w:ilvl="2" w:tplc="0421001B" w:tentative="1">
      <w:start w:val="1"/>
      <w:numFmt w:val="lowerRoman"/>
      <w:lvlText w:val="%3."/>
      <w:lvlJc w:val="right"/>
      <w:pPr>
        <w:ind w:left="2790" w:hanging="180"/>
      </w:pPr>
    </w:lvl>
    <w:lvl w:ilvl="3" w:tplc="0421000F" w:tentative="1">
      <w:start w:val="1"/>
      <w:numFmt w:val="decimal"/>
      <w:lvlText w:val="%4."/>
      <w:lvlJc w:val="left"/>
      <w:pPr>
        <w:ind w:left="3510" w:hanging="360"/>
      </w:pPr>
    </w:lvl>
    <w:lvl w:ilvl="4" w:tplc="04210019" w:tentative="1">
      <w:start w:val="1"/>
      <w:numFmt w:val="lowerLetter"/>
      <w:lvlText w:val="%5."/>
      <w:lvlJc w:val="left"/>
      <w:pPr>
        <w:ind w:left="4230" w:hanging="360"/>
      </w:pPr>
    </w:lvl>
    <w:lvl w:ilvl="5" w:tplc="0421001B" w:tentative="1">
      <w:start w:val="1"/>
      <w:numFmt w:val="lowerRoman"/>
      <w:lvlText w:val="%6."/>
      <w:lvlJc w:val="right"/>
      <w:pPr>
        <w:ind w:left="4950" w:hanging="180"/>
      </w:pPr>
    </w:lvl>
    <w:lvl w:ilvl="6" w:tplc="0421000F" w:tentative="1">
      <w:start w:val="1"/>
      <w:numFmt w:val="decimal"/>
      <w:lvlText w:val="%7."/>
      <w:lvlJc w:val="left"/>
      <w:pPr>
        <w:ind w:left="5670" w:hanging="360"/>
      </w:pPr>
    </w:lvl>
    <w:lvl w:ilvl="7" w:tplc="04210019" w:tentative="1">
      <w:start w:val="1"/>
      <w:numFmt w:val="lowerLetter"/>
      <w:lvlText w:val="%8."/>
      <w:lvlJc w:val="left"/>
      <w:pPr>
        <w:ind w:left="6390" w:hanging="360"/>
      </w:pPr>
    </w:lvl>
    <w:lvl w:ilvl="8" w:tplc="0421001B" w:tentative="1">
      <w:start w:val="1"/>
      <w:numFmt w:val="lowerRoman"/>
      <w:lvlText w:val="%9."/>
      <w:lvlJc w:val="right"/>
      <w:pPr>
        <w:ind w:left="7110" w:hanging="180"/>
      </w:pPr>
    </w:lvl>
  </w:abstractNum>
  <w:num w:numId="1" w16cid:durableId="1125003939">
    <w:abstractNumId w:val="0"/>
  </w:num>
  <w:num w:numId="2" w16cid:durableId="2121414980">
    <w:abstractNumId w:val="4"/>
  </w:num>
  <w:num w:numId="3" w16cid:durableId="1441679361">
    <w:abstractNumId w:val="1"/>
  </w:num>
  <w:num w:numId="4" w16cid:durableId="1462963602">
    <w:abstractNumId w:val="8"/>
  </w:num>
  <w:num w:numId="5" w16cid:durableId="780078408">
    <w:abstractNumId w:val="7"/>
  </w:num>
  <w:num w:numId="6" w16cid:durableId="513035720">
    <w:abstractNumId w:val="5"/>
  </w:num>
  <w:num w:numId="7" w16cid:durableId="1569606534">
    <w:abstractNumId w:val="2"/>
  </w:num>
  <w:num w:numId="8" w16cid:durableId="890726094">
    <w:abstractNumId w:val="6"/>
  </w:num>
  <w:num w:numId="9" w16cid:durableId="876238056">
    <w:abstractNumId w:val="3"/>
  </w:num>
  <w:numIdMacAtCleanup w:val="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vat Taupik">
    <w15:presenceInfo w15:providerId="Windows Live" w15:userId="4e36c683aca67f5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B58"/>
    <w:rsid w:val="0000087D"/>
    <w:rsid w:val="00000A30"/>
    <w:rsid w:val="00000A8C"/>
    <w:rsid w:val="000019B5"/>
    <w:rsid w:val="00001BB2"/>
    <w:rsid w:val="00001F19"/>
    <w:rsid w:val="0000222C"/>
    <w:rsid w:val="00002C7B"/>
    <w:rsid w:val="0000381F"/>
    <w:rsid w:val="00003C56"/>
    <w:rsid w:val="000042D2"/>
    <w:rsid w:val="0000442E"/>
    <w:rsid w:val="0000455A"/>
    <w:rsid w:val="000057FC"/>
    <w:rsid w:val="00005DBC"/>
    <w:rsid w:val="00005E26"/>
    <w:rsid w:val="00006307"/>
    <w:rsid w:val="00007493"/>
    <w:rsid w:val="00007CAE"/>
    <w:rsid w:val="00010452"/>
    <w:rsid w:val="00010F96"/>
    <w:rsid w:val="00011004"/>
    <w:rsid w:val="0001146E"/>
    <w:rsid w:val="00012156"/>
    <w:rsid w:val="000124A8"/>
    <w:rsid w:val="000134B1"/>
    <w:rsid w:val="00013CBB"/>
    <w:rsid w:val="00014284"/>
    <w:rsid w:val="000147B5"/>
    <w:rsid w:val="000149BC"/>
    <w:rsid w:val="00015914"/>
    <w:rsid w:val="00015CC7"/>
    <w:rsid w:val="00016411"/>
    <w:rsid w:val="0001656F"/>
    <w:rsid w:val="00016CDA"/>
    <w:rsid w:val="000174D1"/>
    <w:rsid w:val="000206FC"/>
    <w:rsid w:val="0002128E"/>
    <w:rsid w:val="00021976"/>
    <w:rsid w:val="000219C5"/>
    <w:rsid w:val="00021A7C"/>
    <w:rsid w:val="000227FC"/>
    <w:rsid w:val="000228F3"/>
    <w:rsid w:val="00023EE5"/>
    <w:rsid w:val="000243CC"/>
    <w:rsid w:val="0002444E"/>
    <w:rsid w:val="0002571F"/>
    <w:rsid w:val="00025AA0"/>
    <w:rsid w:val="00025EA7"/>
    <w:rsid w:val="000278DA"/>
    <w:rsid w:val="00027A75"/>
    <w:rsid w:val="00027AAB"/>
    <w:rsid w:val="000300B0"/>
    <w:rsid w:val="000304D7"/>
    <w:rsid w:val="0003100C"/>
    <w:rsid w:val="00031169"/>
    <w:rsid w:val="00032149"/>
    <w:rsid w:val="00032431"/>
    <w:rsid w:val="00033331"/>
    <w:rsid w:val="00033D64"/>
    <w:rsid w:val="000340CC"/>
    <w:rsid w:val="00034C8E"/>
    <w:rsid w:val="00036329"/>
    <w:rsid w:val="00036758"/>
    <w:rsid w:val="00036AE2"/>
    <w:rsid w:val="000372FB"/>
    <w:rsid w:val="00037E54"/>
    <w:rsid w:val="00037F25"/>
    <w:rsid w:val="00040ACA"/>
    <w:rsid w:val="00041E9B"/>
    <w:rsid w:val="00043E8A"/>
    <w:rsid w:val="0004461C"/>
    <w:rsid w:val="000463F6"/>
    <w:rsid w:val="00046A80"/>
    <w:rsid w:val="00046CCF"/>
    <w:rsid w:val="000470F6"/>
    <w:rsid w:val="00047121"/>
    <w:rsid w:val="00047631"/>
    <w:rsid w:val="00047B00"/>
    <w:rsid w:val="00047B58"/>
    <w:rsid w:val="00047BC6"/>
    <w:rsid w:val="00047E7F"/>
    <w:rsid w:val="00050EC9"/>
    <w:rsid w:val="000534C0"/>
    <w:rsid w:val="00053A69"/>
    <w:rsid w:val="00053ABB"/>
    <w:rsid w:val="00054191"/>
    <w:rsid w:val="000543A4"/>
    <w:rsid w:val="00054E62"/>
    <w:rsid w:val="00054F13"/>
    <w:rsid w:val="000554CB"/>
    <w:rsid w:val="000557DA"/>
    <w:rsid w:val="00055E24"/>
    <w:rsid w:val="000567B2"/>
    <w:rsid w:val="00056F66"/>
    <w:rsid w:val="000578AE"/>
    <w:rsid w:val="00057BC2"/>
    <w:rsid w:val="00057C86"/>
    <w:rsid w:val="0006007C"/>
    <w:rsid w:val="000608D1"/>
    <w:rsid w:val="00060BC2"/>
    <w:rsid w:val="00061AF9"/>
    <w:rsid w:val="00061BA9"/>
    <w:rsid w:val="00062135"/>
    <w:rsid w:val="0006228E"/>
    <w:rsid w:val="0006232B"/>
    <w:rsid w:val="00062ECA"/>
    <w:rsid w:val="00063F43"/>
    <w:rsid w:val="000641EF"/>
    <w:rsid w:val="00064764"/>
    <w:rsid w:val="000649FB"/>
    <w:rsid w:val="0006519D"/>
    <w:rsid w:val="0006733B"/>
    <w:rsid w:val="00067D72"/>
    <w:rsid w:val="0007011F"/>
    <w:rsid w:val="000711D0"/>
    <w:rsid w:val="00071C2C"/>
    <w:rsid w:val="00071D6F"/>
    <w:rsid w:val="00072376"/>
    <w:rsid w:val="000725AD"/>
    <w:rsid w:val="00072AC2"/>
    <w:rsid w:val="00073E0B"/>
    <w:rsid w:val="00074416"/>
    <w:rsid w:val="00074621"/>
    <w:rsid w:val="000749DC"/>
    <w:rsid w:val="000753F6"/>
    <w:rsid w:val="00075466"/>
    <w:rsid w:val="00075D97"/>
    <w:rsid w:val="00076551"/>
    <w:rsid w:val="00076835"/>
    <w:rsid w:val="00076AF5"/>
    <w:rsid w:val="000771B9"/>
    <w:rsid w:val="00080E4D"/>
    <w:rsid w:val="00081020"/>
    <w:rsid w:val="00081689"/>
    <w:rsid w:val="0008306D"/>
    <w:rsid w:val="00083514"/>
    <w:rsid w:val="00083F89"/>
    <w:rsid w:val="000848C7"/>
    <w:rsid w:val="00084A4E"/>
    <w:rsid w:val="0008517B"/>
    <w:rsid w:val="00085810"/>
    <w:rsid w:val="00085F17"/>
    <w:rsid w:val="0008605E"/>
    <w:rsid w:val="000863A0"/>
    <w:rsid w:val="00086C70"/>
    <w:rsid w:val="000873F9"/>
    <w:rsid w:val="00090086"/>
    <w:rsid w:val="0009014A"/>
    <w:rsid w:val="000903BD"/>
    <w:rsid w:val="00090F1B"/>
    <w:rsid w:val="00092661"/>
    <w:rsid w:val="00092821"/>
    <w:rsid w:val="00092BDD"/>
    <w:rsid w:val="000930A0"/>
    <w:rsid w:val="00093E7D"/>
    <w:rsid w:val="00094454"/>
    <w:rsid w:val="00095AD8"/>
    <w:rsid w:val="0009617F"/>
    <w:rsid w:val="0009621B"/>
    <w:rsid w:val="00097843"/>
    <w:rsid w:val="00097844"/>
    <w:rsid w:val="00097D5A"/>
    <w:rsid w:val="000A0B17"/>
    <w:rsid w:val="000A0DDC"/>
    <w:rsid w:val="000A1D73"/>
    <w:rsid w:val="000A20FD"/>
    <w:rsid w:val="000A2FBC"/>
    <w:rsid w:val="000A4311"/>
    <w:rsid w:val="000A434A"/>
    <w:rsid w:val="000A473C"/>
    <w:rsid w:val="000A518A"/>
    <w:rsid w:val="000A5494"/>
    <w:rsid w:val="000A58EC"/>
    <w:rsid w:val="000A5CB5"/>
    <w:rsid w:val="000A5EC9"/>
    <w:rsid w:val="000A6772"/>
    <w:rsid w:val="000A6BB5"/>
    <w:rsid w:val="000A6BCA"/>
    <w:rsid w:val="000A7BA6"/>
    <w:rsid w:val="000A7C60"/>
    <w:rsid w:val="000B0204"/>
    <w:rsid w:val="000B0689"/>
    <w:rsid w:val="000B0A9A"/>
    <w:rsid w:val="000B0CC3"/>
    <w:rsid w:val="000B1A17"/>
    <w:rsid w:val="000B2144"/>
    <w:rsid w:val="000B2203"/>
    <w:rsid w:val="000B2587"/>
    <w:rsid w:val="000B2F2D"/>
    <w:rsid w:val="000B3385"/>
    <w:rsid w:val="000B4182"/>
    <w:rsid w:val="000B429E"/>
    <w:rsid w:val="000B4771"/>
    <w:rsid w:val="000B4D29"/>
    <w:rsid w:val="000B53E7"/>
    <w:rsid w:val="000B54D5"/>
    <w:rsid w:val="000B5912"/>
    <w:rsid w:val="000B67F6"/>
    <w:rsid w:val="000B6B03"/>
    <w:rsid w:val="000B76CB"/>
    <w:rsid w:val="000C01E0"/>
    <w:rsid w:val="000C0370"/>
    <w:rsid w:val="000C0AD1"/>
    <w:rsid w:val="000C0C63"/>
    <w:rsid w:val="000C1BF7"/>
    <w:rsid w:val="000C21FA"/>
    <w:rsid w:val="000C31F6"/>
    <w:rsid w:val="000C3B74"/>
    <w:rsid w:val="000C4819"/>
    <w:rsid w:val="000C57F2"/>
    <w:rsid w:val="000C6CA9"/>
    <w:rsid w:val="000C6F8D"/>
    <w:rsid w:val="000D0241"/>
    <w:rsid w:val="000D11C7"/>
    <w:rsid w:val="000D19BE"/>
    <w:rsid w:val="000D1B9C"/>
    <w:rsid w:val="000D1E82"/>
    <w:rsid w:val="000D2444"/>
    <w:rsid w:val="000D259E"/>
    <w:rsid w:val="000D2BED"/>
    <w:rsid w:val="000D4273"/>
    <w:rsid w:val="000D45AD"/>
    <w:rsid w:val="000D46B7"/>
    <w:rsid w:val="000D4712"/>
    <w:rsid w:val="000D5A5E"/>
    <w:rsid w:val="000D65E8"/>
    <w:rsid w:val="000D6B51"/>
    <w:rsid w:val="000E03F2"/>
    <w:rsid w:val="000E0503"/>
    <w:rsid w:val="000E29A2"/>
    <w:rsid w:val="000E3406"/>
    <w:rsid w:val="000E3D81"/>
    <w:rsid w:val="000E457F"/>
    <w:rsid w:val="000E47CC"/>
    <w:rsid w:val="000E4AD4"/>
    <w:rsid w:val="000E4CF6"/>
    <w:rsid w:val="000E5EB8"/>
    <w:rsid w:val="000E64CE"/>
    <w:rsid w:val="000E6E67"/>
    <w:rsid w:val="000F011E"/>
    <w:rsid w:val="000F0170"/>
    <w:rsid w:val="000F09E7"/>
    <w:rsid w:val="000F1460"/>
    <w:rsid w:val="000F2010"/>
    <w:rsid w:val="000F2362"/>
    <w:rsid w:val="000F4103"/>
    <w:rsid w:val="000F506D"/>
    <w:rsid w:val="000F5248"/>
    <w:rsid w:val="000F54B5"/>
    <w:rsid w:val="000F569E"/>
    <w:rsid w:val="000F582F"/>
    <w:rsid w:val="000F5C43"/>
    <w:rsid w:val="000F7A29"/>
    <w:rsid w:val="000F7A2A"/>
    <w:rsid w:val="000F7B08"/>
    <w:rsid w:val="000F7B58"/>
    <w:rsid w:val="001000A1"/>
    <w:rsid w:val="00100909"/>
    <w:rsid w:val="00101ABF"/>
    <w:rsid w:val="00102096"/>
    <w:rsid w:val="00102140"/>
    <w:rsid w:val="00102680"/>
    <w:rsid w:val="001027C8"/>
    <w:rsid w:val="001032BE"/>
    <w:rsid w:val="00103393"/>
    <w:rsid w:val="00104034"/>
    <w:rsid w:val="00104D52"/>
    <w:rsid w:val="00104FFA"/>
    <w:rsid w:val="00105BF2"/>
    <w:rsid w:val="00105FCF"/>
    <w:rsid w:val="001060A6"/>
    <w:rsid w:val="00106523"/>
    <w:rsid w:val="00106758"/>
    <w:rsid w:val="00106865"/>
    <w:rsid w:val="0010710B"/>
    <w:rsid w:val="00107182"/>
    <w:rsid w:val="00107524"/>
    <w:rsid w:val="00110D9B"/>
    <w:rsid w:val="001117A1"/>
    <w:rsid w:val="00112317"/>
    <w:rsid w:val="00114309"/>
    <w:rsid w:val="001163E5"/>
    <w:rsid w:val="0011652D"/>
    <w:rsid w:val="00116636"/>
    <w:rsid w:val="00116EAB"/>
    <w:rsid w:val="001172B4"/>
    <w:rsid w:val="0011774C"/>
    <w:rsid w:val="001218C8"/>
    <w:rsid w:val="00122101"/>
    <w:rsid w:val="00122348"/>
    <w:rsid w:val="00122992"/>
    <w:rsid w:val="00123535"/>
    <w:rsid w:val="0012477C"/>
    <w:rsid w:val="00124EFC"/>
    <w:rsid w:val="001253E5"/>
    <w:rsid w:val="00126005"/>
    <w:rsid w:val="001260F5"/>
    <w:rsid w:val="001262AE"/>
    <w:rsid w:val="00126313"/>
    <w:rsid w:val="0012664E"/>
    <w:rsid w:val="0013014C"/>
    <w:rsid w:val="001306BA"/>
    <w:rsid w:val="0013235C"/>
    <w:rsid w:val="0013271E"/>
    <w:rsid w:val="00133A2B"/>
    <w:rsid w:val="00133BEA"/>
    <w:rsid w:val="0013439E"/>
    <w:rsid w:val="001345DD"/>
    <w:rsid w:val="001353F6"/>
    <w:rsid w:val="00136C69"/>
    <w:rsid w:val="00136DD0"/>
    <w:rsid w:val="00137B86"/>
    <w:rsid w:val="001417F9"/>
    <w:rsid w:val="00142341"/>
    <w:rsid w:val="001430C7"/>
    <w:rsid w:val="00143739"/>
    <w:rsid w:val="00144AA9"/>
    <w:rsid w:val="00144BBF"/>
    <w:rsid w:val="00144C90"/>
    <w:rsid w:val="0014517A"/>
    <w:rsid w:val="001466B6"/>
    <w:rsid w:val="00146CE2"/>
    <w:rsid w:val="00147315"/>
    <w:rsid w:val="00150E46"/>
    <w:rsid w:val="00151A85"/>
    <w:rsid w:val="00151ABE"/>
    <w:rsid w:val="00151AEC"/>
    <w:rsid w:val="00151E0C"/>
    <w:rsid w:val="00152156"/>
    <w:rsid w:val="0015258D"/>
    <w:rsid w:val="00152770"/>
    <w:rsid w:val="00153356"/>
    <w:rsid w:val="00153FDE"/>
    <w:rsid w:val="00154247"/>
    <w:rsid w:val="00154930"/>
    <w:rsid w:val="001551D6"/>
    <w:rsid w:val="001555F8"/>
    <w:rsid w:val="00155D22"/>
    <w:rsid w:val="0015635C"/>
    <w:rsid w:val="001579A0"/>
    <w:rsid w:val="00161607"/>
    <w:rsid w:val="001619E8"/>
    <w:rsid w:val="00162371"/>
    <w:rsid w:val="00162B03"/>
    <w:rsid w:val="00163735"/>
    <w:rsid w:val="00164CA8"/>
    <w:rsid w:val="001660DB"/>
    <w:rsid w:val="001668B9"/>
    <w:rsid w:val="00166FEA"/>
    <w:rsid w:val="00167982"/>
    <w:rsid w:val="00167F97"/>
    <w:rsid w:val="0017068F"/>
    <w:rsid w:val="00170B49"/>
    <w:rsid w:val="00170FEA"/>
    <w:rsid w:val="001718C6"/>
    <w:rsid w:val="00171E4E"/>
    <w:rsid w:val="0017355D"/>
    <w:rsid w:val="001739B1"/>
    <w:rsid w:val="001745D8"/>
    <w:rsid w:val="00175F23"/>
    <w:rsid w:val="0017705B"/>
    <w:rsid w:val="00177940"/>
    <w:rsid w:val="00177961"/>
    <w:rsid w:val="001811DE"/>
    <w:rsid w:val="0018188E"/>
    <w:rsid w:val="00181C25"/>
    <w:rsid w:val="00181F46"/>
    <w:rsid w:val="00186112"/>
    <w:rsid w:val="001863FC"/>
    <w:rsid w:val="00186565"/>
    <w:rsid w:val="00186A34"/>
    <w:rsid w:val="00187389"/>
    <w:rsid w:val="00187E04"/>
    <w:rsid w:val="001901C2"/>
    <w:rsid w:val="001904F0"/>
    <w:rsid w:val="001908F6"/>
    <w:rsid w:val="00191706"/>
    <w:rsid w:val="00192F15"/>
    <w:rsid w:val="001930ED"/>
    <w:rsid w:val="0019338D"/>
    <w:rsid w:val="00194FB7"/>
    <w:rsid w:val="001950B1"/>
    <w:rsid w:val="001968FC"/>
    <w:rsid w:val="001A098B"/>
    <w:rsid w:val="001A0B69"/>
    <w:rsid w:val="001A0C75"/>
    <w:rsid w:val="001A1B8E"/>
    <w:rsid w:val="001A2B95"/>
    <w:rsid w:val="001A34AD"/>
    <w:rsid w:val="001A5081"/>
    <w:rsid w:val="001A5A25"/>
    <w:rsid w:val="001A70FC"/>
    <w:rsid w:val="001A7800"/>
    <w:rsid w:val="001A78BE"/>
    <w:rsid w:val="001B06B3"/>
    <w:rsid w:val="001B0910"/>
    <w:rsid w:val="001B1104"/>
    <w:rsid w:val="001B2DA5"/>
    <w:rsid w:val="001B3514"/>
    <w:rsid w:val="001B3867"/>
    <w:rsid w:val="001B41B4"/>
    <w:rsid w:val="001B46E7"/>
    <w:rsid w:val="001B5643"/>
    <w:rsid w:val="001B7B1D"/>
    <w:rsid w:val="001C0FA3"/>
    <w:rsid w:val="001C1C19"/>
    <w:rsid w:val="001C1CFE"/>
    <w:rsid w:val="001C21AE"/>
    <w:rsid w:val="001C2E15"/>
    <w:rsid w:val="001C30F9"/>
    <w:rsid w:val="001C3597"/>
    <w:rsid w:val="001C47F0"/>
    <w:rsid w:val="001C4CEC"/>
    <w:rsid w:val="001C5B8B"/>
    <w:rsid w:val="001C792A"/>
    <w:rsid w:val="001D02EE"/>
    <w:rsid w:val="001D0A17"/>
    <w:rsid w:val="001D12C3"/>
    <w:rsid w:val="001D18A7"/>
    <w:rsid w:val="001D20FC"/>
    <w:rsid w:val="001D2861"/>
    <w:rsid w:val="001D2980"/>
    <w:rsid w:val="001D2BA0"/>
    <w:rsid w:val="001D3B1A"/>
    <w:rsid w:val="001D3BCF"/>
    <w:rsid w:val="001D4279"/>
    <w:rsid w:val="001D4965"/>
    <w:rsid w:val="001D5A57"/>
    <w:rsid w:val="001D5CA0"/>
    <w:rsid w:val="001D5D57"/>
    <w:rsid w:val="001D5F1B"/>
    <w:rsid w:val="001D6464"/>
    <w:rsid w:val="001D662B"/>
    <w:rsid w:val="001D6870"/>
    <w:rsid w:val="001D6F06"/>
    <w:rsid w:val="001D7693"/>
    <w:rsid w:val="001E24BA"/>
    <w:rsid w:val="001E25E5"/>
    <w:rsid w:val="001E289B"/>
    <w:rsid w:val="001E2964"/>
    <w:rsid w:val="001E3146"/>
    <w:rsid w:val="001E4059"/>
    <w:rsid w:val="001E4B9B"/>
    <w:rsid w:val="001E58F8"/>
    <w:rsid w:val="001E60C9"/>
    <w:rsid w:val="001E652F"/>
    <w:rsid w:val="001E6590"/>
    <w:rsid w:val="001E6EF2"/>
    <w:rsid w:val="001E7D67"/>
    <w:rsid w:val="001F29CA"/>
    <w:rsid w:val="001F3008"/>
    <w:rsid w:val="001F36D3"/>
    <w:rsid w:val="001F43EE"/>
    <w:rsid w:val="001F4A45"/>
    <w:rsid w:val="001F4A92"/>
    <w:rsid w:val="001F6AF1"/>
    <w:rsid w:val="0020131B"/>
    <w:rsid w:val="00201725"/>
    <w:rsid w:val="0020259A"/>
    <w:rsid w:val="00202D9D"/>
    <w:rsid w:val="00202F56"/>
    <w:rsid w:val="00203590"/>
    <w:rsid w:val="00203D4D"/>
    <w:rsid w:val="00204329"/>
    <w:rsid w:val="00204852"/>
    <w:rsid w:val="00206AEB"/>
    <w:rsid w:val="00206B10"/>
    <w:rsid w:val="00206F35"/>
    <w:rsid w:val="00210143"/>
    <w:rsid w:val="00210758"/>
    <w:rsid w:val="002109EB"/>
    <w:rsid w:val="00210D7E"/>
    <w:rsid w:val="00212106"/>
    <w:rsid w:val="00212237"/>
    <w:rsid w:val="002123AE"/>
    <w:rsid w:val="0021250D"/>
    <w:rsid w:val="00213C91"/>
    <w:rsid w:val="0021400C"/>
    <w:rsid w:val="0021408D"/>
    <w:rsid w:val="00214693"/>
    <w:rsid w:val="00214A2F"/>
    <w:rsid w:val="00214D7F"/>
    <w:rsid w:val="002157BA"/>
    <w:rsid w:val="00215B74"/>
    <w:rsid w:val="002164A9"/>
    <w:rsid w:val="0021760F"/>
    <w:rsid w:val="00217BB7"/>
    <w:rsid w:val="0022028C"/>
    <w:rsid w:val="002207E1"/>
    <w:rsid w:val="00220963"/>
    <w:rsid w:val="00220B08"/>
    <w:rsid w:val="00220C12"/>
    <w:rsid w:val="00221C82"/>
    <w:rsid w:val="00223BAD"/>
    <w:rsid w:val="0022444D"/>
    <w:rsid w:val="002249CE"/>
    <w:rsid w:val="00224AAA"/>
    <w:rsid w:val="0022509F"/>
    <w:rsid w:val="0022529E"/>
    <w:rsid w:val="0022672A"/>
    <w:rsid w:val="00226C9E"/>
    <w:rsid w:val="00226EE2"/>
    <w:rsid w:val="002277E7"/>
    <w:rsid w:val="00227D80"/>
    <w:rsid w:val="002315E3"/>
    <w:rsid w:val="002319CC"/>
    <w:rsid w:val="00231D69"/>
    <w:rsid w:val="002330A2"/>
    <w:rsid w:val="002335EC"/>
    <w:rsid w:val="002350FD"/>
    <w:rsid w:val="002353CA"/>
    <w:rsid w:val="0023601A"/>
    <w:rsid w:val="00236A83"/>
    <w:rsid w:val="002372AC"/>
    <w:rsid w:val="002379E6"/>
    <w:rsid w:val="00240023"/>
    <w:rsid w:val="0024015D"/>
    <w:rsid w:val="00240344"/>
    <w:rsid w:val="00240B67"/>
    <w:rsid w:val="002415FB"/>
    <w:rsid w:val="00241A96"/>
    <w:rsid w:val="0024252E"/>
    <w:rsid w:val="00242769"/>
    <w:rsid w:val="00242CAC"/>
    <w:rsid w:val="00243057"/>
    <w:rsid w:val="00243D6A"/>
    <w:rsid w:val="0024558D"/>
    <w:rsid w:val="002457BF"/>
    <w:rsid w:val="00246503"/>
    <w:rsid w:val="0024650D"/>
    <w:rsid w:val="00246989"/>
    <w:rsid w:val="00246B4A"/>
    <w:rsid w:val="00250BF6"/>
    <w:rsid w:val="0025187C"/>
    <w:rsid w:val="00251D43"/>
    <w:rsid w:val="00251DD6"/>
    <w:rsid w:val="00252338"/>
    <w:rsid w:val="0025236B"/>
    <w:rsid w:val="00254916"/>
    <w:rsid w:val="00254E3C"/>
    <w:rsid w:val="00255F77"/>
    <w:rsid w:val="00256C66"/>
    <w:rsid w:val="0025743C"/>
    <w:rsid w:val="002575D7"/>
    <w:rsid w:val="002614A0"/>
    <w:rsid w:val="00262AEA"/>
    <w:rsid w:val="00262EF8"/>
    <w:rsid w:val="00263FDC"/>
    <w:rsid w:val="00264681"/>
    <w:rsid w:val="00264C08"/>
    <w:rsid w:val="0026556A"/>
    <w:rsid w:val="002655B2"/>
    <w:rsid w:val="002657B4"/>
    <w:rsid w:val="002663A5"/>
    <w:rsid w:val="0026697E"/>
    <w:rsid w:val="00267858"/>
    <w:rsid w:val="00267A54"/>
    <w:rsid w:val="00270AC1"/>
    <w:rsid w:val="00271470"/>
    <w:rsid w:val="0027161E"/>
    <w:rsid w:val="00271FE0"/>
    <w:rsid w:val="002724E6"/>
    <w:rsid w:val="00273DEC"/>
    <w:rsid w:val="00274AAE"/>
    <w:rsid w:val="002754E6"/>
    <w:rsid w:val="00275848"/>
    <w:rsid w:val="002761A7"/>
    <w:rsid w:val="002761AB"/>
    <w:rsid w:val="002764FF"/>
    <w:rsid w:val="00276595"/>
    <w:rsid w:val="00277191"/>
    <w:rsid w:val="0028042E"/>
    <w:rsid w:val="00280E9E"/>
    <w:rsid w:val="00282185"/>
    <w:rsid w:val="0028218D"/>
    <w:rsid w:val="00282326"/>
    <w:rsid w:val="00282EB3"/>
    <w:rsid w:val="002847D4"/>
    <w:rsid w:val="00284D6F"/>
    <w:rsid w:val="00284F42"/>
    <w:rsid w:val="0028527C"/>
    <w:rsid w:val="00285991"/>
    <w:rsid w:val="00285B47"/>
    <w:rsid w:val="00285D01"/>
    <w:rsid w:val="00285F44"/>
    <w:rsid w:val="00287889"/>
    <w:rsid w:val="002918E8"/>
    <w:rsid w:val="00292C4A"/>
    <w:rsid w:val="00292FE7"/>
    <w:rsid w:val="002930A5"/>
    <w:rsid w:val="00293280"/>
    <w:rsid w:val="002933B0"/>
    <w:rsid w:val="00294A96"/>
    <w:rsid w:val="00295580"/>
    <w:rsid w:val="002968DE"/>
    <w:rsid w:val="00296CAA"/>
    <w:rsid w:val="002A1B1F"/>
    <w:rsid w:val="002A2066"/>
    <w:rsid w:val="002A3047"/>
    <w:rsid w:val="002A4499"/>
    <w:rsid w:val="002A474E"/>
    <w:rsid w:val="002A48DC"/>
    <w:rsid w:val="002A4C66"/>
    <w:rsid w:val="002A509E"/>
    <w:rsid w:val="002A50E4"/>
    <w:rsid w:val="002A6521"/>
    <w:rsid w:val="002A69C4"/>
    <w:rsid w:val="002A7543"/>
    <w:rsid w:val="002A755F"/>
    <w:rsid w:val="002A7A57"/>
    <w:rsid w:val="002A7BB7"/>
    <w:rsid w:val="002B0591"/>
    <w:rsid w:val="002B1E16"/>
    <w:rsid w:val="002B22E1"/>
    <w:rsid w:val="002B2AFB"/>
    <w:rsid w:val="002B2ECC"/>
    <w:rsid w:val="002B404D"/>
    <w:rsid w:val="002B42FD"/>
    <w:rsid w:val="002B4422"/>
    <w:rsid w:val="002B49AB"/>
    <w:rsid w:val="002B5226"/>
    <w:rsid w:val="002B6187"/>
    <w:rsid w:val="002B61DD"/>
    <w:rsid w:val="002B72AC"/>
    <w:rsid w:val="002B7390"/>
    <w:rsid w:val="002B7713"/>
    <w:rsid w:val="002B7BF5"/>
    <w:rsid w:val="002C0A11"/>
    <w:rsid w:val="002C10A4"/>
    <w:rsid w:val="002C11A1"/>
    <w:rsid w:val="002C1779"/>
    <w:rsid w:val="002C1C51"/>
    <w:rsid w:val="002C25BD"/>
    <w:rsid w:val="002C27E3"/>
    <w:rsid w:val="002C35CC"/>
    <w:rsid w:val="002C38DA"/>
    <w:rsid w:val="002C3ADA"/>
    <w:rsid w:val="002C4996"/>
    <w:rsid w:val="002C4D7F"/>
    <w:rsid w:val="002C50DF"/>
    <w:rsid w:val="002C518D"/>
    <w:rsid w:val="002C5621"/>
    <w:rsid w:val="002C5D63"/>
    <w:rsid w:val="002C5F92"/>
    <w:rsid w:val="002D0968"/>
    <w:rsid w:val="002D0A66"/>
    <w:rsid w:val="002D0AA3"/>
    <w:rsid w:val="002D0F5D"/>
    <w:rsid w:val="002D11E5"/>
    <w:rsid w:val="002D35AE"/>
    <w:rsid w:val="002D372F"/>
    <w:rsid w:val="002D3EC6"/>
    <w:rsid w:val="002D405C"/>
    <w:rsid w:val="002D4296"/>
    <w:rsid w:val="002D46B5"/>
    <w:rsid w:val="002D4C8E"/>
    <w:rsid w:val="002D5342"/>
    <w:rsid w:val="002D54FE"/>
    <w:rsid w:val="002D5A2E"/>
    <w:rsid w:val="002D6267"/>
    <w:rsid w:val="002D672E"/>
    <w:rsid w:val="002D7D2F"/>
    <w:rsid w:val="002E01BC"/>
    <w:rsid w:val="002E0AC2"/>
    <w:rsid w:val="002E0D58"/>
    <w:rsid w:val="002E0DDE"/>
    <w:rsid w:val="002E1309"/>
    <w:rsid w:val="002E15AB"/>
    <w:rsid w:val="002E1BF2"/>
    <w:rsid w:val="002E1F5E"/>
    <w:rsid w:val="002E2187"/>
    <w:rsid w:val="002E34E5"/>
    <w:rsid w:val="002E469A"/>
    <w:rsid w:val="002E4EA9"/>
    <w:rsid w:val="002E4F69"/>
    <w:rsid w:val="002E5430"/>
    <w:rsid w:val="002E58A0"/>
    <w:rsid w:val="002E5DB8"/>
    <w:rsid w:val="002E690C"/>
    <w:rsid w:val="002E6CA6"/>
    <w:rsid w:val="002E7043"/>
    <w:rsid w:val="002E76D3"/>
    <w:rsid w:val="002E7E7C"/>
    <w:rsid w:val="002E7F38"/>
    <w:rsid w:val="002F05C1"/>
    <w:rsid w:val="002F0D04"/>
    <w:rsid w:val="002F13EA"/>
    <w:rsid w:val="002F1BC8"/>
    <w:rsid w:val="002F1C3D"/>
    <w:rsid w:val="002F1D12"/>
    <w:rsid w:val="002F1EBA"/>
    <w:rsid w:val="002F209C"/>
    <w:rsid w:val="002F2EC9"/>
    <w:rsid w:val="002F3541"/>
    <w:rsid w:val="002F3D7F"/>
    <w:rsid w:val="002F468E"/>
    <w:rsid w:val="002F4BD7"/>
    <w:rsid w:val="002F5142"/>
    <w:rsid w:val="002F52C5"/>
    <w:rsid w:val="002F549C"/>
    <w:rsid w:val="002F5E11"/>
    <w:rsid w:val="002F6D70"/>
    <w:rsid w:val="002F7B8D"/>
    <w:rsid w:val="00300869"/>
    <w:rsid w:val="00300A93"/>
    <w:rsid w:val="00300DDC"/>
    <w:rsid w:val="00300F7E"/>
    <w:rsid w:val="0030236B"/>
    <w:rsid w:val="003024AB"/>
    <w:rsid w:val="003024E1"/>
    <w:rsid w:val="0030381F"/>
    <w:rsid w:val="00303906"/>
    <w:rsid w:val="00303E9A"/>
    <w:rsid w:val="00304B0B"/>
    <w:rsid w:val="00304C86"/>
    <w:rsid w:val="00304D1C"/>
    <w:rsid w:val="00305749"/>
    <w:rsid w:val="00306F45"/>
    <w:rsid w:val="00306FE0"/>
    <w:rsid w:val="003076BD"/>
    <w:rsid w:val="003109CC"/>
    <w:rsid w:val="00311329"/>
    <w:rsid w:val="00311C4A"/>
    <w:rsid w:val="00312590"/>
    <w:rsid w:val="00313826"/>
    <w:rsid w:val="00313F2A"/>
    <w:rsid w:val="0031428D"/>
    <w:rsid w:val="00314996"/>
    <w:rsid w:val="00315754"/>
    <w:rsid w:val="00315B0B"/>
    <w:rsid w:val="00315F53"/>
    <w:rsid w:val="00316285"/>
    <w:rsid w:val="00317762"/>
    <w:rsid w:val="0032183D"/>
    <w:rsid w:val="00321FE0"/>
    <w:rsid w:val="003220A4"/>
    <w:rsid w:val="00322E70"/>
    <w:rsid w:val="0032308A"/>
    <w:rsid w:val="00323AD1"/>
    <w:rsid w:val="00323B76"/>
    <w:rsid w:val="00324E8E"/>
    <w:rsid w:val="003255F4"/>
    <w:rsid w:val="00325665"/>
    <w:rsid w:val="0032612C"/>
    <w:rsid w:val="00331B1F"/>
    <w:rsid w:val="00332352"/>
    <w:rsid w:val="003325E6"/>
    <w:rsid w:val="00333545"/>
    <w:rsid w:val="00333C8C"/>
    <w:rsid w:val="0033525B"/>
    <w:rsid w:val="003353E7"/>
    <w:rsid w:val="00335E03"/>
    <w:rsid w:val="00335E09"/>
    <w:rsid w:val="00335E53"/>
    <w:rsid w:val="003361D4"/>
    <w:rsid w:val="00336942"/>
    <w:rsid w:val="00337920"/>
    <w:rsid w:val="00337DEF"/>
    <w:rsid w:val="003416DB"/>
    <w:rsid w:val="00342AC6"/>
    <w:rsid w:val="003439C3"/>
    <w:rsid w:val="00343EC6"/>
    <w:rsid w:val="00344A77"/>
    <w:rsid w:val="00345125"/>
    <w:rsid w:val="00345C15"/>
    <w:rsid w:val="00346E48"/>
    <w:rsid w:val="00346FD3"/>
    <w:rsid w:val="00347642"/>
    <w:rsid w:val="00347B73"/>
    <w:rsid w:val="0035022D"/>
    <w:rsid w:val="003508A9"/>
    <w:rsid w:val="00350D67"/>
    <w:rsid w:val="003520C6"/>
    <w:rsid w:val="00352BC2"/>
    <w:rsid w:val="003535E2"/>
    <w:rsid w:val="0035364C"/>
    <w:rsid w:val="0035454C"/>
    <w:rsid w:val="00354EF8"/>
    <w:rsid w:val="003568AA"/>
    <w:rsid w:val="0035717F"/>
    <w:rsid w:val="00357470"/>
    <w:rsid w:val="003574C9"/>
    <w:rsid w:val="0035762A"/>
    <w:rsid w:val="00357871"/>
    <w:rsid w:val="00357A8D"/>
    <w:rsid w:val="003601F2"/>
    <w:rsid w:val="003602C2"/>
    <w:rsid w:val="003616F8"/>
    <w:rsid w:val="00361F83"/>
    <w:rsid w:val="0036260D"/>
    <w:rsid w:val="00362650"/>
    <w:rsid w:val="00363067"/>
    <w:rsid w:val="0036473E"/>
    <w:rsid w:val="003663AD"/>
    <w:rsid w:val="00366465"/>
    <w:rsid w:val="003664A3"/>
    <w:rsid w:val="003666F9"/>
    <w:rsid w:val="00366BE9"/>
    <w:rsid w:val="00366F80"/>
    <w:rsid w:val="00367CDB"/>
    <w:rsid w:val="0037033C"/>
    <w:rsid w:val="00370641"/>
    <w:rsid w:val="0037088D"/>
    <w:rsid w:val="00370922"/>
    <w:rsid w:val="0037310D"/>
    <w:rsid w:val="00373C69"/>
    <w:rsid w:val="00373E50"/>
    <w:rsid w:val="0037481A"/>
    <w:rsid w:val="0037482E"/>
    <w:rsid w:val="00377144"/>
    <w:rsid w:val="003771DC"/>
    <w:rsid w:val="003804B1"/>
    <w:rsid w:val="00380520"/>
    <w:rsid w:val="003809ED"/>
    <w:rsid w:val="00380E2C"/>
    <w:rsid w:val="00381920"/>
    <w:rsid w:val="003837AC"/>
    <w:rsid w:val="00385850"/>
    <w:rsid w:val="00385C09"/>
    <w:rsid w:val="0038600A"/>
    <w:rsid w:val="003860BD"/>
    <w:rsid w:val="00386BF1"/>
    <w:rsid w:val="003903F7"/>
    <w:rsid w:val="0039151D"/>
    <w:rsid w:val="00391AB7"/>
    <w:rsid w:val="00391CB9"/>
    <w:rsid w:val="003923E0"/>
    <w:rsid w:val="003935B9"/>
    <w:rsid w:val="00393666"/>
    <w:rsid w:val="003939F1"/>
    <w:rsid w:val="00394AFA"/>
    <w:rsid w:val="003956F3"/>
    <w:rsid w:val="00396453"/>
    <w:rsid w:val="00396614"/>
    <w:rsid w:val="00396E09"/>
    <w:rsid w:val="00397089"/>
    <w:rsid w:val="0039708A"/>
    <w:rsid w:val="0039710A"/>
    <w:rsid w:val="00397D5A"/>
    <w:rsid w:val="003A16B2"/>
    <w:rsid w:val="003A1E83"/>
    <w:rsid w:val="003A1ED3"/>
    <w:rsid w:val="003A2C1F"/>
    <w:rsid w:val="003A357A"/>
    <w:rsid w:val="003A36EB"/>
    <w:rsid w:val="003A3CA8"/>
    <w:rsid w:val="003A3F8B"/>
    <w:rsid w:val="003A40ED"/>
    <w:rsid w:val="003A501B"/>
    <w:rsid w:val="003A64A7"/>
    <w:rsid w:val="003A6AFF"/>
    <w:rsid w:val="003A6FEA"/>
    <w:rsid w:val="003A7920"/>
    <w:rsid w:val="003A7C14"/>
    <w:rsid w:val="003A7E35"/>
    <w:rsid w:val="003B1224"/>
    <w:rsid w:val="003B33FF"/>
    <w:rsid w:val="003B3AAC"/>
    <w:rsid w:val="003B486B"/>
    <w:rsid w:val="003B495F"/>
    <w:rsid w:val="003B496E"/>
    <w:rsid w:val="003B5DAA"/>
    <w:rsid w:val="003B73DB"/>
    <w:rsid w:val="003B7833"/>
    <w:rsid w:val="003C061C"/>
    <w:rsid w:val="003C0926"/>
    <w:rsid w:val="003C0CFA"/>
    <w:rsid w:val="003C1358"/>
    <w:rsid w:val="003C1E03"/>
    <w:rsid w:val="003C2512"/>
    <w:rsid w:val="003C26C1"/>
    <w:rsid w:val="003C26FF"/>
    <w:rsid w:val="003C284E"/>
    <w:rsid w:val="003C28A8"/>
    <w:rsid w:val="003C2E8A"/>
    <w:rsid w:val="003C3DB2"/>
    <w:rsid w:val="003C509C"/>
    <w:rsid w:val="003C515F"/>
    <w:rsid w:val="003C543D"/>
    <w:rsid w:val="003C54DF"/>
    <w:rsid w:val="003C5ECA"/>
    <w:rsid w:val="003C651C"/>
    <w:rsid w:val="003C710B"/>
    <w:rsid w:val="003C783A"/>
    <w:rsid w:val="003D0A27"/>
    <w:rsid w:val="003D0F1B"/>
    <w:rsid w:val="003D2E5D"/>
    <w:rsid w:val="003D2FAC"/>
    <w:rsid w:val="003D327A"/>
    <w:rsid w:val="003D3D06"/>
    <w:rsid w:val="003D406B"/>
    <w:rsid w:val="003D43F1"/>
    <w:rsid w:val="003D450C"/>
    <w:rsid w:val="003D60E6"/>
    <w:rsid w:val="003D623A"/>
    <w:rsid w:val="003E0102"/>
    <w:rsid w:val="003E022F"/>
    <w:rsid w:val="003E02A6"/>
    <w:rsid w:val="003E02C3"/>
    <w:rsid w:val="003E0782"/>
    <w:rsid w:val="003E1C55"/>
    <w:rsid w:val="003E21CF"/>
    <w:rsid w:val="003E27AD"/>
    <w:rsid w:val="003E2E14"/>
    <w:rsid w:val="003E3A0E"/>
    <w:rsid w:val="003E437F"/>
    <w:rsid w:val="003E4462"/>
    <w:rsid w:val="003E47C9"/>
    <w:rsid w:val="003E4F41"/>
    <w:rsid w:val="003E5402"/>
    <w:rsid w:val="003E5B44"/>
    <w:rsid w:val="003E6DBB"/>
    <w:rsid w:val="003E6E19"/>
    <w:rsid w:val="003E7037"/>
    <w:rsid w:val="003E7618"/>
    <w:rsid w:val="003F095C"/>
    <w:rsid w:val="003F2AE1"/>
    <w:rsid w:val="003F3DA8"/>
    <w:rsid w:val="003F3FE2"/>
    <w:rsid w:val="003F4606"/>
    <w:rsid w:val="003F50A8"/>
    <w:rsid w:val="003F58ED"/>
    <w:rsid w:val="003F610E"/>
    <w:rsid w:val="003F67A3"/>
    <w:rsid w:val="003F67F6"/>
    <w:rsid w:val="00400C24"/>
    <w:rsid w:val="00400DFB"/>
    <w:rsid w:val="00401343"/>
    <w:rsid w:val="00401AFA"/>
    <w:rsid w:val="00401F30"/>
    <w:rsid w:val="004020D1"/>
    <w:rsid w:val="0040211B"/>
    <w:rsid w:val="00402287"/>
    <w:rsid w:val="004026C8"/>
    <w:rsid w:val="00403250"/>
    <w:rsid w:val="00403A80"/>
    <w:rsid w:val="00403B8A"/>
    <w:rsid w:val="00403BC9"/>
    <w:rsid w:val="0040409B"/>
    <w:rsid w:val="004041CF"/>
    <w:rsid w:val="004053D6"/>
    <w:rsid w:val="004064DF"/>
    <w:rsid w:val="004067A9"/>
    <w:rsid w:val="00406868"/>
    <w:rsid w:val="004104BC"/>
    <w:rsid w:val="00410930"/>
    <w:rsid w:val="00410A0D"/>
    <w:rsid w:val="004125CE"/>
    <w:rsid w:val="00413A1D"/>
    <w:rsid w:val="00413AEF"/>
    <w:rsid w:val="00414A34"/>
    <w:rsid w:val="00415135"/>
    <w:rsid w:val="00415BDB"/>
    <w:rsid w:val="00415DAC"/>
    <w:rsid w:val="00416022"/>
    <w:rsid w:val="00416D2A"/>
    <w:rsid w:val="00417893"/>
    <w:rsid w:val="0042015E"/>
    <w:rsid w:val="004207AA"/>
    <w:rsid w:val="004216EE"/>
    <w:rsid w:val="00421EE2"/>
    <w:rsid w:val="004225CE"/>
    <w:rsid w:val="00422D21"/>
    <w:rsid w:val="00423E67"/>
    <w:rsid w:val="0042475A"/>
    <w:rsid w:val="00424C70"/>
    <w:rsid w:val="00425139"/>
    <w:rsid w:val="00425767"/>
    <w:rsid w:val="004259FE"/>
    <w:rsid w:val="00425C24"/>
    <w:rsid w:val="0042638E"/>
    <w:rsid w:val="00427381"/>
    <w:rsid w:val="004307CA"/>
    <w:rsid w:val="00431412"/>
    <w:rsid w:val="0043155C"/>
    <w:rsid w:val="00431707"/>
    <w:rsid w:val="00431B15"/>
    <w:rsid w:val="00432194"/>
    <w:rsid w:val="0043329D"/>
    <w:rsid w:val="00433A5E"/>
    <w:rsid w:val="0043436D"/>
    <w:rsid w:val="00436357"/>
    <w:rsid w:val="004367E7"/>
    <w:rsid w:val="004369C1"/>
    <w:rsid w:val="004373A7"/>
    <w:rsid w:val="00437D02"/>
    <w:rsid w:val="00437F50"/>
    <w:rsid w:val="00440029"/>
    <w:rsid w:val="004406D2"/>
    <w:rsid w:val="0044196A"/>
    <w:rsid w:val="00441EAA"/>
    <w:rsid w:val="0044291A"/>
    <w:rsid w:val="00442F56"/>
    <w:rsid w:val="00442FB1"/>
    <w:rsid w:val="0044348C"/>
    <w:rsid w:val="00443673"/>
    <w:rsid w:val="00443867"/>
    <w:rsid w:val="0044391F"/>
    <w:rsid w:val="00444511"/>
    <w:rsid w:val="00445262"/>
    <w:rsid w:val="00447A47"/>
    <w:rsid w:val="004503C5"/>
    <w:rsid w:val="00450F85"/>
    <w:rsid w:val="00452066"/>
    <w:rsid w:val="00452098"/>
    <w:rsid w:val="004520BF"/>
    <w:rsid w:val="004522CC"/>
    <w:rsid w:val="004530CE"/>
    <w:rsid w:val="00454109"/>
    <w:rsid w:val="0045425B"/>
    <w:rsid w:val="004545AB"/>
    <w:rsid w:val="00455416"/>
    <w:rsid w:val="00456809"/>
    <w:rsid w:val="00456FF8"/>
    <w:rsid w:val="00457E29"/>
    <w:rsid w:val="00460AE9"/>
    <w:rsid w:val="00460BA5"/>
    <w:rsid w:val="00460CCC"/>
    <w:rsid w:val="0046124F"/>
    <w:rsid w:val="0046128B"/>
    <w:rsid w:val="00461576"/>
    <w:rsid w:val="00462264"/>
    <w:rsid w:val="0046229B"/>
    <w:rsid w:val="004622E5"/>
    <w:rsid w:val="0046272B"/>
    <w:rsid w:val="00463A88"/>
    <w:rsid w:val="00464208"/>
    <w:rsid w:val="00464734"/>
    <w:rsid w:val="00464F06"/>
    <w:rsid w:val="004654D4"/>
    <w:rsid w:val="00465897"/>
    <w:rsid w:val="00465C84"/>
    <w:rsid w:val="0046611D"/>
    <w:rsid w:val="00466795"/>
    <w:rsid w:val="00466CCF"/>
    <w:rsid w:val="00467029"/>
    <w:rsid w:val="004677D1"/>
    <w:rsid w:val="0046799E"/>
    <w:rsid w:val="00471383"/>
    <w:rsid w:val="00471435"/>
    <w:rsid w:val="00471801"/>
    <w:rsid w:val="00471E75"/>
    <w:rsid w:val="0047250A"/>
    <w:rsid w:val="0047295F"/>
    <w:rsid w:val="00472962"/>
    <w:rsid w:val="00472F5F"/>
    <w:rsid w:val="0047440D"/>
    <w:rsid w:val="0047464B"/>
    <w:rsid w:val="004751FC"/>
    <w:rsid w:val="004754D5"/>
    <w:rsid w:val="0047588D"/>
    <w:rsid w:val="00477121"/>
    <w:rsid w:val="0047776F"/>
    <w:rsid w:val="0048131E"/>
    <w:rsid w:val="00481639"/>
    <w:rsid w:val="00481EC1"/>
    <w:rsid w:val="004820C0"/>
    <w:rsid w:val="0048259D"/>
    <w:rsid w:val="0048327F"/>
    <w:rsid w:val="004832A0"/>
    <w:rsid w:val="0048355F"/>
    <w:rsid w:val="004847FF"/>
    <w:rsid w:val="00484BC1"/>
    <w:rsid w:val="00484BDC"/>
    <w:rsid w:val="00485760"/>
    <w:rsid w:val="00485B8F"/>
    <w:rsid w:val="004873A5"/>
    <w:rsid w:val="00490323"/>
    <w:rsid w:val="00490F3F"/>
    <w:rsid w:val="00491D9F"/>
    <w:rsid w:val="00492198"/>
    <w:rsid w:val="00492753"/>
    <w:rsid w:val="00492932"/>
    <w:rsid w:val="00493386"/>
    <w:rsid w:val="00493773"/>
    <w:rsid w:val="00493929"/>
    <w:rsid w:val="00493BB0"/>
    <w:rsid w:val="00494406"/>
    <w:rsid w:val="0049446F"/>
    <w:rsid w:val="00494C4B"/>
    <w:rsid w:val="00495884"/>
    <w:rsid w:val="0049769D"/>
    <w:rsid w:val="004A06F9"/>
    <w:rsid w:val="004A16FB"/>
    <w:rsid w:val="004A1ED3"/>
    <w:rsid w:val="004A2640"/>
    <w:rsid w:val="004A2772"/>
    <w:rsid w:val="004A35FB"/>
    <w:rsid w:val="004A3DA7"/>
    <w:rsid w:val="004A4900"/>
    <w:rsid w:val="004A5D6F"/>
    <w:rsid w:val="004A69AD"/>
    <w:rsid w:val="004A6A7C"/>
    <w:rsid w:val="004A6B1E"/>
    <w:rsid w:val="004A6DA6"/>
    <w:rsid w:val="004A79AA"/>
    <w:rsid w:val="004B00E3"/>
    <w:rsid w:val="004B16E1"/>
    <w:rsid w:val="004B1F22"/>
    <w:rsid w:val="004B1FFE"/>
    <w:rsid w:val="004B293D"/>
    <w:rsid w:val="004B2E17"/>
    <w:rsid w:val="004B3EE5"/>
    <w:rsid w:val="004B46AD"/>
    <w:rsid w:val="004B473F"/>
    <w:rsid w:val="004B592F"/>
    <w:rsid w:val="004B634A"/>
    <w:rsid w:val="004B6AA3"/>
    <w:rsid w:val="004B6E55"/>
    <w:rsid w:val="004B6EF8"/>
    <w:rsid w:val="004B6F59"/>
    <w:rsid w:val="004B766A"/>
    <w:rsid w:val="004B76E9"/>
    <w:rsid w:val="004B7F1A"/>
    <w:rsid w:val="004C02B4"/>
    <w:rsid w:val="004C0999"/>
    <w:rsid w:val="004C0F46"/>
    <w:rsid w:val="004C18AD"/>
    <w:rsid w:val="004C2489"/>
    <w:rsid w:val="004C2A5D"/>
    <w:rsid w:val="004C483F"/>
    <w:rsid w:val="004C53AF"/>
    <w:rsid w:val="004C685A"/>
    <w:rsid w:val="004D014B"/>
    <w:rsid w:val="004D0E1A"/>
    <w:rsid w:val="004D1911"/>
    <w:rsid w:val="004D2CAA"/>
    <w:rsid w:val="004D354F"/>
    <w:rsid w:val="004D3574"/>
    <w:rsid w:val="004D3F7C"/>
    <w:rsid w:val="004D4343"/>
    <w:rsid w:val="004D4FFA"/>
    <w:rsid w:val="004D5C21"/>
    <w:rsid w:val="004D5F67"/>
    <w:rsid w:val="004D67F3"/>
    <w:rsid w:val="004D6853"/>
    <w:rsid w:val="004D7E33"/>
    <w:rsid w:val="004E113A"/>
    <w:rsid w:val="004E2757"/>
    <w:rsid w:val="004E413E"/>
    <w:rsid w:val="004E4897"/>
    <w:rsid w:val="004E4F5E"/>
    <w:rsid w:val="004E5D9E"/>
    <w:rsid w:val="004E6180"/>
    <w:rsid w:val="004E66B2"/>
    <w:rsid w:val="004E7102"/>
    <w:rsid w:val="004E7F7A"/>
    <w:rsid w:val="004F0AF0"/>
    <w:rsid w:val="004F0D8A"/>
    <w:rsid w:val="004F22FC"/>
    <w:rsid w:val="004F251D"/>
    <w:rsid w:val="004F2EDC"/>
    <w:rsid w:val="004F5559"/>
    <w:rsid w:val="004F59A7"/>
    <w:rsid w:val="004F60C8"/>
    <w:rsid w:val="004F6635"/>
    <w:rsid w:val="004F682E"/>
    <w:rsid w:val="004F68A2"/>
    <w:rsid w:val="004F7442"/>
    <w:rsid w:val="004F7A2B"/>
    <w:rsid w:val="005028A6"/>
    <w:rsid w:val="00503206"/>
    <w:rsid w:val="00503F43"/>
    <w:rsid w:val="00503F9A"/>
    <w:rsid w:val="0050446E"/>
    <w:rsid w:val="005050AF"/>
    <w:rsid w:val="0050523E"/>
    <w:rsid w:val="00505686"/>
    <w:rsid w:val="005056B5"/>
    <w:rsid w:val="00505F14"/>
    <w:rsid w:val="00506999"/>
    <w:rsid w:val="005069C4"/>
    <w:rsid w:val="00506B4C"/>
    <w:rsid w:val="00506DA6"/>
    <w:rsid w:val="00506F99"/>
    <w:rsid w:val="005075B2"/>
    <w:rsid w:val="0050769C"/>
    <w:rsid w:val="00511E30"/>
    <w:rsid w:val="00512321"/>
    <w:rsid w:val="00512699"/>
    <w:rsid w:val="00512C38"/>
    <w:rsid w:val="00512E54"/>
    <w:rsid w:val="005166BB"/>
    <w:rsid w:val="00516B25"/>
    <w:rsid w:val="00516F3A"/>
    <w:rsid w:val="0051793C"/>
    <w:rsid w:val="005202E2"/>
    <w:rsid w:val="00520CA9"/>
    <w:rsid w:val="00520DAF"/>
    <w:rsid w:val="00521BC4"/>
    <w:rsid w:val="00521D0E"/>
    <w:rsid w:val="00523363"/>
    <w:rsid w:val="00523890"/>
    <w:rsid w:val="00524228"/>
    <w:rsid w:val="005243A1"/>
    <w:rsid w:val="00524AE3"/>
    <w:rsid w:val="00524D27"/>
    <w:rsid w:val="005250A8"/>
    <w:rsid w:val="00525368"/>
    <w:rsid w:val="00525511"/>
    <w:rsid w:val="005259B6"/>
    <w:rsid w:val="005259D4"/>
    <w:rsid w:val="00525B4B"/>
    <w:rsid w:val="00525CB9"/>
    <w:rsid w:val="00525D0E"/>
    <w:rsid w:val="00525EA4"/>
    <w:rsid w:val="00526087"/>
    <w:rsid w:val="005261E3"/>
    <w:rsid w:val="005262B4"/>
    <w:rsid w:val="0052646F"/>
    <w:rsid w:val="005274C5"/>
    <w:rsid w:val="00532519"/>
    <w:rsid w:val="00532E89"/>
    <w:rsid w:val="0053488E"/>
    <w:rsid w:val="0053490E"/>
    <w:rsid w:val="00535A5C"/>
    <w:rsid w:val="00535C63"/>
    <w:rsid w:val="0053627A"/>
    <w:rsid w:val="00536493"/>
    <w:rsid w:val="005364E0"/>
    <w:rsid w:val="00536D11"/>
    <w:rsid w:val="0054004E"/>
    <w:rsid w:val="00540D02"/>
    <w:rsid w:val="00542743"/>
    <w:rsid w:val="00543EF8"/>
    <w:rsid w:val="00544CC7"/>
    <w:rsid w:val="00545A4F"/>
    <w:rsid w:val="0054605E"/>
    <w:rsid w:val="005462F0"/>
    <w:rsid w:val="005471C9"/>
    <w:rsid w:val="005474B1"/>
    <w:rsid w:val="0054752D"/>
    <w:rsid w:val="00547E3C"/>
    <w:rsid w:val="00547F5B"/>
    <w:rsid w:val="00550A96"/>
    <w:rsid w:val="00550B8D"/>
    <w:rsid w:val="005518A8"/>
    <w:rsid w:val="00552516"/>
    <w:rsid w:val="0055289B"/>
    <w:rsid w:val="005528F5"/>
    <w:rsid w:val="00552C55"/>
    <w:rsid w:val="00552D4C"/>
    <w:rsid w:val="0055301C"/>
    <w:rsid w:val="005537C8"/>
    <w:rsid w:val="00554072"/>
    <w:rsid w:val="00554D84"/>
    <w:rsid w:val="00555CEA"/>
    <w:rsid w:val="00555DE1"/>
    <w:rsid w:val="0055652B"/>
    <w:rsid w:val="0055790B"/>
    <w:rsid w:val="005579BC"/>
    <w:rsid w:val="00557B1B"/>
    <w:rsid w:val="00560381"/>
    <w:rsid w:val="005608B1"/>
    <w:rsid w:val="005614CB"/>
    <w:rsid w:val="00561D61"/>
    <w:rsid w:val="00562B0A"/>
    <w:rsid w:val="0056369E"/>
    <w:rsid w:val="00563C0E"/>
    <w:rsid w:val="005645BA"/>
    <w:rsid w:val="00564865"/>
    <w:rsid w:val="00565268"/>
    <w:rsid w:val="00565458"/>
    <w:rsid w:val="0056559A"/>
    <w:rsid w:val="005659B6"/>
    <w:rsid w:val="0056782A"/>
    <w:rsid w:val="005709AE"/>
    <w:rsid w:val="00571DB7"/>
    <w:rsid w:val="0057200C"/>
    <w:rsid w:val="00572541"/>
    <w:rsid w:val="0057267E"/>
    <w:rsid w:val="00573036"/>
    <w:rsid w:val="00573304"/>
    <w:rsid w:val="00573448"/>
    <w:rsid w:val="00574805"/>
    <w:rsid w:val="00575049"/>
    <w:rsid w:val="00575465"/>
    <w:rsid w:val="00575A3F"/>
    <w:rsid w:val="00576065"/>
    <w:rsid w:val="00576816"/>
    <w:rsid w:val="00577F62"/>
    <w:rsid w:val="00580D9A"/>
    <w:rsid w:val="00582136"/>
    <w:rsid w:val="005822FD"/>
    <w:rsid w:val="00582437"/>
    <w:rsid w:val="0058253C"/>
    <w:rsid w:val="0058341A"/>
    <w:rsid w:val="00583448"/>
    <w:rsid w:val="005839C2"/>
    <w:rsid w:val="0058459D"/>
    <w:rsid w:val="00584889"/>
    <w:rsid w:val="00584A58"/>
    <w:rsid w:val="00585ADA"/>
    <w:rsid w:val="00586641"/>
    <w:rsid w:val="00586B02"/>
    <w:rsid w:val="0058758B"/>
    <w:rsid w:val="005902F3"/>
    <w:rsid w:val="0059034E"/>
    <w:rsid w:val="00590C78"/>
    <w:rsid w:val="00590E64"/>
    <w:rsid w:val="005911C1"/>
    <w:rsid w:val="005923B3"/>
    <w:rsid w:val="00592411"/>
    <w:rsid w:val="005925D3"/>
    <w:rsid w:val="00593DC7"/>
    <w:rsid w:val="005944A7"/>
    <w:rsid w:val="00594602"/>
    <w:rsid w:val="00595BA4"/>
    <w:rsid w:val="00595EEF"/>
    <w:rsid w:val="00597449"/>
    <w:rsid w:val="00597476"/>
    <w:rsid w:val="00597A4E"/>
    <w:rsid w:val="00597BBC"/>
    <w:rsid w:val="005A05E7"/>
    <w:rsid w:val="005A0E3F"/>
    <w:rsid w:val="005A1CA6"/>
    <w:rsid w:val="005A2CF0"/>
    <w:rsid w:val="005A6A02"/>
    <w:rsid w:val="005A6ED6"/>
    <w:rsid w:val="005A787F"/>
    <w:rsid w:val="005B0545"/>
    <w:rsid w:val="005B07ED"/>
    <w:rsid w:val="005B16EA"/>
    <w:rsid w:val="005B1B23"/>
    <w:rsid w:val="005B20EB"/>
    <w:rsid w:val="005B3A8E"/>
    <w:rsid w:val="005B4266"/>
    <w:rsid w:val="005B5558"/>
    <w:rsid w:val="005B575C"/>
    <w:rsid w:val="005B5CB3"/>
    <w:rsid w:val="005B63BC"/>
    <w:rsid w:val="005B6502"/>
    <w:rsid w:val="005B6B76"/>
    <w:rsid w:val="005B709D"/>
    <w:rsid w:val="005B7703"/>
    <w:rsid w:val="005C0AD6"/>
    <w:rsid w:val="005C1744"/>
    <w:rsid w:val="005C1750"/>
    <w:rsid w:val="005C1811"/>
    <w:rsid w:val="005C22EA"/>
    <w:rsid w:val="005C2C6A"/>
    <w:rsid w:val="005C3CCA"/>
    <w:rsid w:val="005C4EBD"/>
    <w:rsid w:val="005C59F2"/>
    <w:rsid w:val="005C6197"/>
    <w:rsid w:val="005C6D9D"/>
    <w:rsid w:val="005C70B8"/>
    <w:rsid w:val="005C7380"/>
    <w:rsid w:val="005C74C7"/>
    <w:rsid w:val="005C7505"/>
    <w:rsid w:val="005C79C1"/>
    <w:rsid w:val="005D0BEB"/>
    <w:rsid w:val="005D1A13"/>
    <w:rsid w:val="005D2DEC"/>
    <w:rsid w:val="005D3C61"/>
    <w:rsid w:val="005D45C1"/>
    <w:rsid w:val="005D46A6"/>
    <w:rsid w:val="005D5276"/>
    <w:rsid w:val="005D57AC"/>
    <w:rsid w:val="005D5C86"/>
    <w:rsid w:val="005D613F"/>
    <w:rsid w:val="005D6B97"/>
    <w:rsid w:val="005D6C08"/>
    <w:rsid w:val="005D71A7"/>
    <w:rsid w:val="005D7CA1"/>
    <w:rsid w:val="005E0006"/>
    <w:rsid w:val="005E029B"/>
    <w:rsid w:val="005E0527"/>
    <w:rsid w:val="005E085B"/>
    <w:rsid w:val="005E0A1C"/>
    <w:rsid w:val="005E0FB3"/>
    <w:rsid w:val="005E144F"/>
    <w:rsid w:val="005E1CDA"/>
    <w:rsid w:val="005E3038"/>
    <w:rsid w:val="005E3A92"/>
    <w:rsid w:val="005E3FB0"/>
    <w:rsid w:val="005E4051"/>
    <w:rsid w:val="005E4AB8"/>
    <w:rsid w:val="005E5A57"/>
    <w:rsid w:val="005E6A77"/>
    <w:rsid w:val="005E6CA7"/>
    <w:rsid w:val="005E7261"/>
    <w:rsid w:val="005E76F0"/>
    <w:rsid w:val="005F00B0"/>
    <w:rsid w:val="005F0AE5"/>
    <w:rsid w:val="005F11C8"/>
    <w:rsid w:val="005F1734"/>
    <w:rsid w:val="005F2E0E"/>
    <w:rsid w:val="005F38E1"/>
    <w:rsid w:val="005F3C90"/>
    <w:rsid w:val="005F4B66"/>
    <w:rsid w:val="005F6247"/>
    <w:rsid w:val="005F69F3"/>
    <w:rsid w:val="005F6D49"/>
    <w:rsid w:val="005F6E54"/>
    <w:rsid w:val="005F76E2"/>
    <w:rsid w:val="005F788E"/>
    <w:rsid w:val="005F7E5C"/>
    <w:rsid w:val="006002F3"/>
    <w:rsid w:val="00600842"/>
    <w:rsid w:val="00600D18"/>
    <w:rsid w:val="00600E8A"/>
    <w:rsid w:val="0060117C"/>
    <w:rsid w:val="00601967"/>
    <w:rsid w:val="006033FF"/>
    <w:rsid w:val="00604BFC"/>
    <w:rsid w:val="00604F3F"/>
    <w:rsid w:val="00607B2D"/>
    <w:rsid w:val="00610435"/>
    <w:rsid w:val="006106B8"/>
    <w:rsid w:val="006116C9"/>
    <w:rsid w:val="0061224A"/>
    <w:rsid w:val="006129D8"/>
    <w:rsid w:val="00612B63"/>
    <w:rsid w:val="00613283"/>
    <w:rsid w:val="00613301"/>
    <w:rsid w:val="006172AE"/>
    <w:rsid w:val="0061773D"/>
    <w:rsid w:val="00620076"/>
    <w:rsid w:val="0062024F"/>
    <w:rsid w:val="006212A3"/>
    <w:rsid w:val="006214E4"/>
    <w:rsid w:val="006215CB"/>
    <w:rsid w:val="00621C2C"/>
    <w:rsid w:val="00621F45"/>
    <w:rsid w:val="006220A7"/>
    <w:rsid w:val="006228AF"/>
    <w:rsid w:val="00623B4B"/>
    <w:rsid w:val="006258DE"/>
    <w:rsid w:val="006259FF"/>
    <w:rsid w:val="00625BA5"/>
    <w:rsid w:val="00627EDD"/>
    <w:rsid w:val="006309B0"/>
    <w:rsid w:val="00630D68"/>
    <w:rsid w:val="00630E05"/>
    <w:rsid w:val="00630F4A"/>
    <w:rsid w:val="00631ABB"/>
    <w:rsid w:val="00631CEB"/>
    <w:rsid w:val="00631F8F"/>
    <w:rsid w:val="006332EC"/>
    <w:rsid w:val="006339A7"/>
    <w:rsid w:val="006340BF"/>
    <w:rsid w:val="0063473C"/>
    <w:rsid w:val="00634B07"/>
    <w:rsid w:val="00635341"/>
    <w:rsid w:val="00636C0B"/>
    <w:rsid w:val="00636E2E"/>
    <w:rsid w:val="00640356"/>
    <w:rsid w:val="00641430"/>
    <w:rsid w:val="00642FE9"/>
    <w:rsid w:val="006435B1"/>
    <w:rsid w:val="00644238"/>
    <w:rsid w:val="006445A0"/>
    <w:rsid w:val="0064521D"/>
    <w:rsid w:val="00646025"/>
    <w:rsid w:val="006465DE"/>
    <w:rsid w:val="00647A45"/>
    <w:rsid w:val="00647D3E"/>
    <w:rsid w:val="006508B8"/>
    <w:rsid w:val="006510D7"/>
    <w:rsid w:val="0065120F"/>
    <w:rsid w:val="006517E4"/>
    <w:rsid w:val="006518B8"/>
    <w:rsid w:val="00652024"/>
    <w:rsid w:val="00652128"/>
    <w:rsid w:val="00652E92"/>
    <w:rsid w:val="00653098"/>
    <w:rsid w:val="006530D0"/>
    <w:rsid w:val="00654897"/>
    <w:rsid w:val="00654F4A"/>
    <w:rsid w:val="0065540E"/>
    <w:rsid w:val="00655630"/>
    <w:rsid w:val="0065619F"/>
    <w:rsid w:val="00656E45"/>
    <w:rsid w:val="006606D4"/>
    <w:rsid w:val="0066089F"/>
    <w:rsid w:val="00660D78"/>
    <w:rsid w:val="00661056"/>
    <w:rsid w:val="00661D69"/>
    <w:rsid w:val="006641E6"/>
    <w:rsid w:val="006644F5"/>
    <w:rsid w:val="00664F21"/>
    <w:rsid w:val="0066663B"/>
    <w:rsid w:val="00666F03"/>
    <w:rsid w:val="0066714D"/>
    <w:rsid w:val="006707BD"/>
    <w:rsid w:val="0067214F"/>
    <w:rsid w:val="00672616"/>
    <w:rsid w:val="006730C6"/>
    <w:rsid w:val="0067362D"/>
    <w:rsid w:val="00674D8A"/>
    <w:rsid w:val="00674DDC"/>
    <w:rsid w:val="00675E7E"/>
    <w:rsid w:val="0067608E"/>
    <w:rsid w:val="00677265"/>
    <w:rsid w:val="006804DA"/>
    <w:rsid w:val="00680C78"/>
    <w:rsid w:val="00680C98"/>
    <w:rsid w:val="00680D12"/>
    <w:rsid w:val="00680E40"/>
    <w:rsid w:val="006816EE"/>
    <w:rsid w:val="00681B52"/>
    <w:rsid w:val="00681B56"/>
    <w:rsid w:val="00681E7E"/>
    <w:rsid w:val="00685559"/>
    <w:rsid w:val="00686B75"/>
    <w:rsid w:val="0068720B"/>
    <w:rsid w:val="006876B5"/>
    <w:rsid w:val="00687E87"/>
    <w:rsid w:val="00687F06"/>
    <w:rsid w:val="006902DD"/>
    <w:rsid w:val="00692B7D"/>
    <w:rsid w:val="00694590"/>
    <w:rsid w:val="00694F15"/>
    <w:rsid w:val="006950B7"/>
    <w:rsid w:val="0069521F"/>
    <w:rsid w:val="00695894"/>
    <w:rsid w:val="006970ED"/>
    <w:rsid w:val="00697279"/>
    <w:rsid w:val="00697967"/>
    <w:rsid w:val="006A05E9"/>
    <w:rsid w:val="006A0658"/>
    <w:rsid w:val="006A06B2"/>
    <w:rsid w:val="006A0C1F"/>
    <w:rsid w:val="006A151D"/>
    <w:rsid w:val="006A163D"/>
    <w:rsid w:val="006A19D5"/>
    <w:rsid w:val="006A2498"/>
    <w:rsid w:val="006A24DF"/>
    <w:rsid w:val="006A2C5C"/>
    <w:rsid w:val="006A381B"/>
    <w:rsid w:val="006A3EB2"/>
    <w:rsid w:val="006A40FC"/>
    <w:rsid w:val="006A4B1A"/>
    <w:rsid w:val="006A4B33"/>
    <w:rsid w:val="006A5188"/>
    <w:rsid w:val="006A55AD"/>
    <w:rsid w:val="006A5D5A"/>
    <w:rsid w:val="006A6216"/>
    <w:rsid w:val="006A6C94"/>
    <w:rsid w:val="006A702A"/>
    <w:rsid w:val="006A74F4"/>
    <w:rsid w:val="006A78A1"/>
    <w:rsid w:val="006B3140"/>
    <w:rsid w:val="006B3413"/>
    <w:rsid w:val="006B398D"/>
    <w:rsid w:val="006B43BE"/>
    <w:rsid w:val="006B5A90"/>
    <w:rsid w:val="006B6199"/>
    <w:rsid w:val="006B6660"/>
    <w:rsid w:val="006B6772"/>
    <w:rsid w:val="006B73D7"/>
    <w:rsid w:val="006B7F39"/>
    <w:rsid w:val="006C0E01"/>
    <w:rsid w:val="006C1CBB"/>
    <w:rsid w:val="006C2E92"/>
    <w:rsid w:val="006C467A"/>
    <w:rsid w:val="006C4BDD"/>
    <w:rsid w:val="006C5722"/>
    <w:rsid w:val="006C5E7F"/>
    <w:rsid w:val="006C6DAF"/>
    <w:rsid w:val="006C7E85"/>
    <w:rsid w:val="006D065C"/>
    <w:rsid w:val="006D0682"/>
    <w:rsid w:val="006D0F10"/>
    <w:rsid w:val="006D16BC"/>
    <w:rsid w:val="006D1DCC"/>
    <w:rsid w:val="006D1F25"/>
    <w:rsid w:val="006D2C49"/>
    <w:rsid w:val="006D2F37"/>
    <w:rsid w:val="006D38D2"/>
    <w:rsid w:val="006D493E"/>
    <w:rsid w:val="006D585D"/>
    <w:rsid w:val="006D66EE"/>
    <w:rsid w:val="006D781F"/>
    <w:rsid w:val="006D7AA0"/>
    <w:rsid w:val="006E1B1D"/>
    <w:rsid w:val="006E21E3"/>
    <w:rsid w:val="006E4413"/>
    <w:rsid w:val="006E472D"/>
    <w:rsid w:val="006E48CA"/>
    <w:rsid w:val="006E5647"/>
    <w:rsid w:val="006E73A5"/>
    <w:rsid w:val="006E79C6"/>
    <w:rsid w:val="006E7F65"/>
    <w:rsid w:val="006F0462"/>
    <w:rsid w:val="006F05A4"/>
    <w:rsid w:val="006F064F"/>
    <w:rsid w:val="006F14E3"/>
    <w:rsid w:val="006F1564"/>
    <w:rsid w:val="006F1B66"/>
    <w:rsid w:val="006F204D"/>
    <w:rsid w:val="006F2474"/>
    <w:rsid w:val="006F2B6B"/>
    <w:rsid w:val="006F40AE"/>
    <w:rsid w:val="006F4AE6"/>
    <w:rsid w:val="006F4F08"/>
    <w:rsid w:val="006F4FEA"/>
    <w:rsid w:val="006F5429"/>
    <w:rsid w:val="006F5BAB"/>
    <w:rsid w:val="006F64F8"/>
    <w:rsid w:val="006F7326"/>
    <w:rsid w:val="006F7F5A"/>
    <w:rsid w:val="00700359"/>
    <w:rsid w:val="00700849"/>
    <w:rsid w:val="00703362"/>
    <w:rsid w:val="0070394D"/>
    <w:rsid w:val="00703C89"/>
    <w:rsid w:val="00703E30"/>
    <w:rsid w:val="00705F70"/>
    <w:rsid w:val="00706779"/>
    <w:rsid w:val="0070733C"/>
    <w:rsid w:val="00707A61"/>
    <w:rsid w:val="00707EBE"/>
    <w:rsid w:val="007102E6"/>
    <w:rsid w:val="00710C11"/>
    <w:rsid w:val="007111B3"/>
    <w:rsid w:val="00712B9C"/>
    <w:rsid w:val="007131C3"/>
    <w:rsid w:val="0071348D"/>
    <w:rsid w:val="00713724"/>
    <w:rsid w:val="00713E70"/>
    <w:rsid w:val="007155F2"/>
    <w:rsid w:val="00715B12"/>
    <w:rsid w:val="007162E4"/>
    <w:rsid w:val="00716A79"/>
    <w:rsid w:val="00717C6A"/>
    <w:rsid w:val="00717E97"/>
    <w:rsid w:val="007207F0"/>
    <w:rsid w:val="00720839"/>
    <w:rsid w:val="00720983"/>
    <w:rsid w:val="007225A8"/>
    <w:rsid w:val="00722E22"/>
    <w:rsid w:val="00722E52"/>
    <w:rsid w:val="0072319A"/>
    <w:rsid w:val="00725193"/>
    <w:rsid w:val="00725598"/>
    <w:rsid w:val="00725E5A"/>
    <w:rsid w:val="00725F2B"/>
    <w:rsid w:val="00730571"/>
    <w:rsid w:val="00730D6F"/>
    <w:rsid w:val="00732AD8"/>
    <w:rsid w:val="00734323"/>
    <w:rsid w:val="007349F7"/>
    <w:rsid w:val="00735A1C"/>
    <w:rsid w:val="00735D6E"/>
    <w:rsid w:val="00736E55"/>
    <w:rsid w:val="00737288"/>
    <w:rsid w:val="00737D08"/>
    <w:rsid w:val="007400B9"/>
    <w:rsid w:val="007405F9"/>
    <w:rsid w:val="007407F9"/>
    <w:rsid w:val="00740A93"/>
    <w:rsid w:val="00740BAB"/>
    <w:rsid w:val="00740D4E"/>
    <w:rsid w:val="0074145F"/>
    <w:rsid w:val="00742229"/>
    <w:rsid w:val="00742668"/>
    <w:rsid w:val="00742F1E"/>
    <w:rsid w:val="00743BB4"/>
    <w:rsid w:val="00743DA1"/>
    <w:rsid w:val="00744FB4"/>
    <w:rsid w:val="00745561"/>
    <w:rsid w:val="00746504"/>
    <w:rsid w:val="00747BEC"/>
    <w:rsid w:val="00751B0D"/>
    <w:rsid w:val="00752371"/>
    <w:rsid w:val="007523B5"/>
    <w:rsid w:val="0075264A"/>
    <w:rsid w:val="00752FBB"/>
    <w:rsid w:val="00753546"/>
    <w:rsid w:val="00753722"/>
    <w:rsid w:val="007546AC"/>
    <w:rsid w:val="007549EC"/>
    <w:rsid w:val="0075588B"/>
    <w:rsid w:val="00755929"/>
    <w:rsid w:val="00756DA5"/>
    <w:rsid w:val="00757890"/>
    <w:rsid w:val="00760337"/>
    <w:rsid w:val="00761077"/>
    <w:rsid w:val="00762575"/>
    <w:rsid w:val="00762B4F"/>
    <w:rsid w:val="00764BD9"/>
    <w:rsid w:val="007650F9"/>
    <w:rsid w:val="007659D5"/>
    <w:rsid w:val="0076645C"/>
    <w:rsid w:val="00766ABD"/>
    <w:rsid w:val="00767CE1"/>
    <w:rsid w:val="00767EBB"/>
    <w:rsid w:val="00770A85"/>
    <w:rsid w:val="007718E6"/>
    <w:rsid w:val="0077243A"/>
    <w:rsid w:val="00772552"/>
    <w:rsid w:val="00772DDB"/>
    <w:rsid w:val="00773106"/>
    <w:rsid w:val="0077368A"/>
    <w:rsid w:val="00773845"/>
    <w:rsid w:val="007739D1"/>
    <w:rsid w:val="00773E09"/>
    <w:rsid w:val="00773EC5"/>
    <w:rsid w:val="0077421C"/>
    <w:rsid w:val="00774603"/>
    <w:rsid w:val="007748FE"/>
    <w:rsid w:val="00774A86"/>
    <w:rsid w:val="00774BD4"/>
    <w:rsid w:val="00774E1E"/>
    <w:rsid w:val="00775A66"/>
    <w:rsid w:val="00775D2B"/>
    <w:rsid w:val="00776CBD"/>
    <w:rsid w:val="00777481"/>
    <w:rsid w:val="00777E75"/>
    <w:rsid w:val="007807F3"/>
    <w:rsid w:val="00780D4F"/>
    <w:rsid w:val="0078118A"/>
    <w:rsid w:val="0078123B"/>
    <w:rsid w:val="007824F6"/>
    <w:rsid w:val="00783A26"/>
    <w:rsid w:val="00783C0E"/>
    <w:rsid w:val="007849A2"/>
    <w:rsid w:val="00784A4C"/>
    <w:rsid w:val="00784D15"/>
    <w:rsid w:val="00784F40"/>
    <w:rsid w:val="007850A3"/>
    <w:rsid w:val="00785721"/>
    <w:rsid w:val="00785EF2"/>
    <w:rsid w:val="0078653C"/>
    <w:rsid w:val="00786A90"/>
    <w:rsid w:val="007871D6"/>
    <w:rsid w:val="007874CE"/>
    <w:rsid w:val="007876ED"/>
    <w:rsid w:val="00787829"/>
    <w:rsid w:val="00790595"/>
    <w:rsid w:val="007908CA"/>
    <w:rsid w:val="0079158E"/>
    <w:rsid w:val="00791EA7"/>
    <w:rsid w:val="00791FD0"/>
    <w:rsid w:val="007921EB"/>
    <w:rsid w:val="00792C8D"/>
    <w:rsid w:val="00793709"/>
    <w:rsid w:val="00793D38"/>
    <w:rsid w:val="007948DA"/>
    <w:rsid w:val="00794CC3"/>
    <w:rsid w:val="007978EF"/>
    <w:rsid w:val="007A0594"/>
    <w:rsid w:val="007A093B"/>
    <w:rsid w:val="007A1799"/>
    <w:rsid w:val="007A2B80"/>
    <w:rsid w:val="007A348D"/>
    <w:rsid w:val="007A3EF6"/>
    <w:rsid w:val="007A52BF"/>
    <w:rsid w:val="007A63BE"/>
    <w:rsid w:val="007A65A8"/>
    <w:rsid w:val="007A7729"/>
    <w:rsid w:val="007A7952"/>
    <w:rsid w:val="007A7C1C"/>
    <w:rsid w:val="007B09CE"/>
    <w:rsid w:val="007B0BB8"/>
    <w:rsid w:val="007B0E5D"/>
    <w:rsid w:val="007B12CD"/>
    <w:rsid w:val="007B167F"/>
    <w:rsid w:val="007B1962"/>
    <w:rsid w:val="007B1F10"/>
    <w:rsid w:val="007B2022"/>
    <w:rsid w:val="007B25C3"/>
    <w:rsid w:val="007B2AB4"/>
    <w:rsid w:val="007B2BDD"/>
    <w:rsid w:val="007B3AB4"/>
    <w:rsid w:val="007B3E66"/>
    <w:rsid w:val="007B4888"/>
    <w:rsid w:val="007B4F34"/>
    <w:rsid w:val="007B5A66"/>
    <w:rsid w:val="007B5EC5"/>
    <w:rsid w:val="007B67D3"/>
    <w:rsid w:val="007B6C7C"/>
    <w:rsid w:val="007B6C99"/>
    <w:rsid w:val="007B768A"/>
    <w:rsid w:val="007B7CE1"/>
    <w:rsid w:val="007B7FA0"/>
    <w:rsid w:val="007C0000"/>
    <w:rsid w:val="007C0B71"/>
    <w:rsid w:val="007C1970"/>
    <w:rsid w:val="007C1A09"/>
    <w:rsid w:val="007C2321"/>
    <w:rsid w:val="007C2403"/>
    <w:rsid w:val="007C242D"/>
    <w:rsid w:val="007C341A"/>
    <w:rsid w:val="007C3E71"/>
    <w:rsid w:val="007C43BA"/>
    <w:rsid w:val="007C5488"/>
    <w:rsid w:val="007C58F6"/>
    <w:rsid w:val="007C5ADB"/>
    <w:rsid w:val="007C5D0A"/>
    <w:rsid w:val="007C6604"/>
    <w:rsid w:val="007C6A31"/>
    <w:rsid w:val="007C6D8A"/>
    <w:rsid w:val="007C722D"/>
    <w:rsid w:val="007C7D75"/>
    <w:rsid w:val="007D0025"/>
    <w:rsid w:val="007D1176"/>
    <w:rsid w:val="007D2D21"/>
    <w:rsid w:val="007D3C67"/>
    <w:rsid w:val="007D4007"/>
    <w:rsid w:val="007D43A6"/>
    <w:rsid w:val="007D4A04"/>
    <w:rsid w:val="007D4AB1"/>
    <w:rsid w:val="007D4F0D"/>
    <w:rsid w:val="007D5468"/>
    <w:rsid w:val="007D5D3A"/>
    <w:rsid w:val="007D5ED9"/>
    <w:rsid w:val="007D722C"/>
    <w:rsid w:val="007D7D5A"/>
    <w:rsid w:val="007E01AD"/>
    <w:rsid w:val="007E1A7C"/>
    <w:rsid w:val="007E1C78"/>
    <w:rsid w:val="007E2221"/>
    <w:rsid w:val="007E283C"/>
    <w:rsid w:val="007E2906"/>
    <w:rsid w:val="007E3BE4"/>
    <w:rsid w:val="007E3CE9"/>
    <w:rsid w:val="007E3D76"/>
    <w:rsid w:val="007E47B0"/>
    <w:rsid w:val="007E4EE4"/>
    <w:rsid w:val="007E6364"/>
    <w:rsid w:val="007E6A9B"/>
    <w:rsid w:val="007E76AA"/>
    <w:rsid w:val="007F108B"/>
    <w:rsid w:val="007F10AC"/>
    <w:rsid w:val="007F297D"/>
    <w:rsid w:val="007F4452"/>
    <w:rsid w:val="007F45D4"/>
    <w:rsid w:val="007F46F2"/>
    <w:rsid w:val="007F65DF"/>
    <w:rsid w:val="007F6D3E"/>
    <w:rsid w:val="007F725E"/>
    <w:rsid w:val="007F731A"/>
    <w:rsid w:val="008013C9"/>
    <w:rsid w:val="00801656"/>
    <w:rsid w:val="00804554"/>
    <w:rsid w:val="00804D91"/>
    <w:rsid w:val="0080508B"/>
    <w:rsid w:val="0080564B"/>
    <w:rsid w:val="008059C9"/>
    <w:rsid w:val="00807FA4"/>
    <w:rsid w:val="00807FD5"/>
    <w:rsid w:val="0081074C"/>
    <w:rsid w:val="00810932"/>
    <w:rsid w:val="0081094F"/>
    <w:rsid w:val="00810B4D"/>
    <w:rsid w:val="00810ED4"/>
    <w:rsid w:val="008113EC"/>
    <w:rsid w:val="008145F9"/>
    <w:rsid w:val="008146CF"/>
    <w:rsid w:val="00814BD4"/>
    <w:rsid w:val="00815321"/>
    <w:rsid w:val="00815753"/>
    <w:rsid w:val="008159E5"/>
    <w:rsid w:val="00815BB7"/>
    <w:rsid w:val="00815E00"/>
    <w:rsid w:val="00816075"/>
    <w:rsid w:val="00821556"/>
    <w:rsid w:val="00821832"/>
    <w:rsid w:val="00822871"/>
    <w:rsid w:val="00823B6B"/>
    <w:rsid w:val="00824C93"/>
    <w:rsid w:val="00826241"/>
    <w:rsid w:val="008275E5"/>
    <w:rsid w:val="00831358"/>
    <w:rsid w:val="008315BD"/>
    <w:rsid w:val="00831C1D"/>
    <w:rsid w:val="00831C89"/>
    <w:rsid w:val="00831E9B"/>
    <w:rsid w:val="008322D2"/>
    <w:rsid w:val="00832513"/>
    <w:rsid w:val="008334F3"/>
    <w:rsid w:val="00833835"/>
    <w:rsid w:val="00833974"/>
    <w:rsid w:val="00833996"/>
    <w:rsid w:val="00834419"/>
    <w:rsid w:val="008351A9"/>
    <w:rsid w:val="00835EB6"/>
    <w:rsid w:val="00837668"/>
    <w:rsid w:val="00837FF1"/>
    <w:rsid w:val="00840204"/>
    <w:rsid w:val="00840432"/>
    <w:rsid w:val="008407A3"/>
    <w:rsid w:val="008407A4"/>
    <w:rsid w:val="008408AB"/>
    <w:rsid w:val="00840C8E"/>
    <w:rsid w:val="00841CAC"/>
    <w:rsid w:val="00842298"/>
    <w:rsid w:val="00842E04"/>
    <w:rsid w:val="0084447A"/>
    <w:rsid w:val="00844536"/>
    <w:rsid w:val="00844CFD"/>
    <w:rsid w:val="008456DE"/>
    <w:rsid w:val="00845ADB"/>
    <w:rsid w:val="00846AA2"/>
    <w:rsid w:val="0084712D"/>
    <w:rsid w:val="00847444"/>
    <w:rsid w:val="00847FB5"/>
    <w:rsid w:val="00850600"/>
    <w:rsid w:val="008508D2"/>
    <w:rsid w:val="008510ED"/>
    <w:rsid w:val="0085136D"/>
    <w:rsid w:val="008525B7"/>
    <w:rsid w:val="008553CC"/>
    <w:rsid w:val="00855593"/>
    <w:rsid w:val="0085596E"/>
    <w:rsid w:val="00856A57"/>
    <w:rsid w:val="00856CDA"/>
    <w:rsid w:val="008573F2"/>
    <w:rsid w:val="00860DAC"/>
    <w:rsid w:val="00860FE6"/>
    <w:rsid w:val="0086163F"/>
    <w:rsid w:val="0086220F"/>
    <w:rsid w:val="00862495"/>
    <w:rsid w:val="00862562"/>
    <w:rsid w:val="008644EC"/>
    <w:rsid w:val="0086472B"/>
    <w:rsid w:val="00864BD9"/>
    <w:rsid w:val="00864F16"/>
    <w:rsid w:val="00865098"/>
    <w:rsid w:val="00865254"/>
    <w:rsid w:val="00865F6B"/>
    <w:rsid w:val="00866AB4"/>
    <w:rsid w:val="00866D5C"/>
    <w:rsid w:val="00867D80"/>
    <w:rsid w:val="00870516"/>
    <w:rsid w:val="00870FE5"/>
    <w:rsid w:val="008721B2"/>
    <w:rsid w:val="00873253"/>
    <w:rsid w:val="00873345"/>
    <w:rsid w:val="0087432A"/>
    <w:rsid w:val="00874795"/>
    <w:rsid w:val="00875AB8"/>
    <w:rsid w:val="0087667B"/>
    <w:rsid w:val="00876CCD"/>
    <w:rsid w:val="008771BC"/>
    <w:rsid w:val="008805A4"/>
    <w:rsid w:val="00880AB7"/>
    <w:rsid w:val="0088100E"/>
    <w:rsid w:val="008818F5"/>
    <w:rsid w:val="00883723"/>
    <w:rsid w:val="00883B5D"/>
    <w:rsid w:val="00884687"/>
    <w:rsid w:val="00884888"/>
    <w:rsid w:val="0088500B"/>
    <w:rsid w:val="008850CF"/>
    <w:rsid w:val="00885165"/>
    <w:rsid w:val="008864C7"/>
    <w:rsid w:val="00886BA3"/>
    <w:rsid w:val="00886F23"/>
    <w:rsid w:val="00887808"/>
    <w:rsid w:val="00890109"/>
    <w:rsid w:val="00890574"/>
    <w:rsid w:val="00890A68"/>
    <w:rsid w:val="00892317"/>
    <w:rsid w:val="00892816"/>
    <w:rsid w:val="0089297E"/>
    <w:rsid w:val="00893FD2"/>
    <w:rsid w:val="00894395"/>
    <w:rsid w:val="00894A6C"/>
    <w:rsid w:val="00894C64"/>
    <w:rsid w:val="0089646A"/>
    <w:rsid w:val="008967EA"/>
    <w:rsid w:val="00896B83"/>
    <w:rsid w:val="00896C95"/>
    <w:rsid w:val="00897608"/>
    <w:rsid w:val="00897AFE"/>
    <w:rsid w:val="00897B48"/>
    <w:rsid w:val="00897CFC"/>
    <w:rsid w:val="008A0299"/>
    <w:rsid w:val="008A046E"/>
    <w:rsid w:val="008A2A8E"/>
    <w:rsid w:val="008A3535"/>
    <w:rsid w:val="008A3868"/>
    <w:rsid w:val="008A3BDC"/>
    <w:rsid w:val="008A3EF8"/>
    <w:rsid w:val="008A443F"/>
    <w:rsid w:val="008A6239"/>
    <w:rsid w:val="008A6B7A"/>
    <w:rsid w:val="008A735C"/>
    <w:rsid w:val="008A7C06"/>
    <w:rsid w:val="008A7CDD"/>
    <w:rsid w:val="008B0730"/>
    <w:rsid w:val="008B0C7A"/>
    <w:rsid w:val="008B160C"/>
    <w:rsid w:val="008B191B"/>
    <w:rsid w:val="008B1C9D"/>
    <w:rsid w:val="008B26A2"/>
    <w:rsid w:val="008B2A98"/>
    <w:rsid w:val="008B30EE"/>
    <w:rsid w:val="008B3D4C"/>
    <w:rsid w:val="008B45A4"/>
    <w:rsid w:val="008B4FFA"/>
    <w:rsid w:val="008B5091"/>
    <w:rsid w:val="008B5F1B"/>
    <w:rsid w:val="008B60FF"/>
    <w:rsid w:val="008B6142"/>
    <w:rsid w:val="008B65DB"/>
    <w:rsid w:val="008B7173"/>
    <w:rsid w:val="008C0309"/>
    <w:rsid w:val="008C0586"/>
    <w:rsid w:val="008C2CB6"/>
    <w:rsid w:val="008C3843"/>
    <w:rsid w:val="008C44B0"/>
    <w:rsid w:val="008C4AE6"/>
    <w:rsid w:val="008C5126"/>
    <w:rsid w:val="008C6EA6"/>
    <w:rsid w:val="008C7184"/>
    <w:rsid w:val="008C787B"/>
    <w:rsid w:val="008C7EBC"/>
    <w:rsid w:val="008D087D"/>
    <w:rsid w:val="008D0D7D"/>
    <w:rsid w:val="008D263D"/>
    <w:rsid w:val="008D3541"/>
    <w:rsid w:val="008D47B3"/>
    <w:rsid w:val="008D48BF"/>
    <w:rsid w:val="008D4BD5"/>
    <w:rsid w:val="008D548F"/>
    <w:rsid w:val="008D57F9"/>
    <w:rsid w:val="008D68CA"/>
    <w:rsid w:val="008D6E78"/>
    <w:rsid w:val="008D781E"/>
    <w:rsid w:val="008D7828"/>
    <w:rsid w:val="008D7A63"/>
    <w:rsid w:val="008E0AFA"/>
    <w:rsid w:val="008E0F51"/>
    <w:rsid w:val="008E1A07"/>
    <w:rsid w:val="008E4766"/>
    <w:rsid w:val="008E48AB"/>
    <w:rsid w:val="008E4A21"/>
    <w:rsid w:val="008E5454"/>
    <w:rsid w:val="008E6797"/>
    <w:rsid w:val="008E7245"/>
    <w:rsid w:val="008E7337"/>
    <w:rsid w:val="008E7632"/>
    <w:rsid w:val="008E7C42"/>
    <w:rsid w:val="008F013E"/>
    <w:rsid w:val="008F096B"/>
    <w:rsid w:val="008F0E86"/>
    <w:rsid w:val="008F121F"/>
    <w:rsid w:val="008F16BC"/>
    <w:rsid w:val="008F184C"/>
    <w:rsid w:val="008F286D"/>
    <w:rsid w:val="008F2ADF"/>
    <w:rsid w:val="008F300E"/>
    <w:rsid w:val="008F316C"/>
    <w:rsid w:val="008F3B72"/>
    <w:rsid w:val="008F51C2"/>
    <w:rsid w:val="008F5607"/>
    <w:rsid w:val="008F583D"/>
    <w:rsid w:val="008F5BC1"/>
    <w:rsid w:val="008F65F4"/>
    <w:rsid w:val="008F6A06"/>
    <w:rsid w:val="008F6EF4"/>
    <w:rsid w:val="008F73B5"/>
    <w:rsid w:val="00900241"/>
    <w:rsid w:val="00901288"/>
    <w:rsid w:val="00901845"/>
    <w:rsid w:val="00902314"/>
    <w:rsid w:val="00902994"/>
    <w:rsid w:val="009030E3"/>
    <w:rsid w:val="00903674"/>
    <w:rsid w:val="00903FA8"/>
    <w:rsid w:val="00904F29"/>
    <w:rsid w:val="009051F0"/>
    <w:rsid w:val="00905707"/>
    <w:rsid w:val="00905D2F"/>
    <w:rsid w:val="009067A7"/>
    <w:rsid w:val="0090706E"/>
    <w:rsid w:val="0090795B"/>
    <w:rsid w:val="00910062"/>
    <w:rsid w:val="00910B78"/>
    <w:rsid w:val="00910F14"/>
    <w:rsid w:val="00911312"/>
    <w:rsid w:val="00911A8F"/>
    <w:rsid w:val="00912657"/>
    <w:rsid w:val="00913022"/>
    <w:rsid w:val="00913500"/>
    <w:rsid w:val="009136F7"/>
    <w:rsid w:val="00913C59"/>
    <w:rsid w:val="009142DB"/>
    <w:rsid w:val="00914534"/>
    <w:rsid w:val="00914966"/>
    <w:rsid w:val="00915E58"/>
    <w:rsid w:val="00917D1B"/>
    <w:rsid w:val="00920DDC"/>
    <w:rsid w:val="009215EC"/>
    <w:rsid w:val="00921EE8"/>
    <w:rsid w:val="00922B20"/>
    <w:rsid w:val="00923272"/>
    <w:rsid w:val="009237DA"/>
    <w:rsid w:val="00923A87"/>
    <w:rsid w:val="00923BC2"/>
    <w:rsid w:val="00923F56"/>
    <w:rsid w:val="009243B0"/>
    <w:rsid w:val="009252CA"/>
    <w:rsid w:val="009255E8"/>
    <w:rsid w:val="00926140"/>
    <w:rsid w:val="0092618D"/>
    <w:rsid w:val="00926D55"/>
    <w:rsid w:val="00927661"/>
    <w:rsid w:val="00927888"/>
    <w:rsid w:val="00927F01"/>
    <w:rsid w:val="00931313"/>
    <w:rsid w:val="00931536"/>
    <w:rsid w:val="009315D0"/>
    <w:rsid w:val="00931CD0"/>
    <w:rsid w:val="009329EF"/>
    <w:rsid w:val="0093350E"/>
    <w:rsid w:val="00933FCB"/>
    <w:rsid w:val="0093551E"/>
    <w:rsid w:val="0093779B"/>
    <w:rsid w:val="009379BA"/>
    <w:rsid w:val="00940B94"/>
    <w:rsid w:val="009421E7"/>
    <w:rsid w:val="0094286E"/>
    <w:rsid w:val="0094347F"/>
    <w:rsid w:val="00943669"/>
    <w:rsid w:val="00943863"/>
    <w:rsid w:val="00943C09"/>
    <w:rsid w:val="00944896"/>
    <w:rsid w:val="009449A3"/>
    <w:rsid w:val="0094661C"/>
    <w:rsid w:val="009469FA"/>
    <w:rsid w:val="00946F35"/>
    <w:rsid w:val="00947666"/>
    <w:rsid w:val="00950BA2"/>
    <w:rsid w:val="00950D99"/>
    <w:rsid w:val="00950E1F"/>
    <w:rsid w:val="00951242"/>
    <w:rsid w:val="00952585"/>
    <w:rsid w:val="00953743"/>
    <w:rsid w:val="00954120"/>
    <w:rsid w:val="00954388"/>
    <w:rsid w:val="009552A0"/>
    <w:rsid w:val="00955739"/>
    <w:rsid w:val="00955CFA"/>
    <w:rsid w:val="00956203"/>
    <w:rsid w:val="00956466"/>
    <w:rsid w:val="00956C36"/>
    <w:rsid w:val="00957234"/>
    <w:rsid w:val="00957C8E"/>
    <w:rsid w:val="0096187B"/>
    <w:rsid w:val="00961DD3"/>
    <w:rsid w:val="009621FB"/>
    <w:rsid w:val="00963CD3"/>
    <w:rsid w:val="00963DB2"/>
    <w:rsid w:val="009641B3"/>
    <w:rsid w:val="009644D2"/>
    <w:rsid w:val="00964A7C"/>
    <w:rsid w:val="0096646A"/>
    <w:rsid w:val="00966DDF"/>
    <w:rsid w:val="00967143"/>
    <w:rsid w:val="009672EA"/>
    <w:rsid w:val="009701CA"/>
    <w:rsid w:val="00971151"/>
    <w:rsid w:val="0097217E"/>
    <w:rsid w:val="00973D0A"/>
    <w:rsid w:val="009741F1"/>
    <w:rsid w:val="00974DF5"/>
    <w:rsid w:val="00975C65"/>
    <w:rsid w:val="009760EA"/>
    <w:rsid w:val="009762EC"/>
    <w:rsid w:val="00976454"/>
    <w:rsid w:val="00977ADE"/>
    <w:rsid w:val="00977BD7"/>
    <w:rsid w:val="00980F9D"/>
    <w:rsid w:val="0098172D"/>
    <w:rsid w:val="009827A9"/>
    <w:rsid w:val="009835AA"/>
    <w:rsid w:val="00984A38"/>
    <w:rsid w:val="00985F90"/>
    <w:rsid w:val="00986E69"/>
    <w:rsid w:val="00987426"/>
    <w:rsid w:val="00987474"/>
    <w:rsid w:val="00991A35"/>
    <w:rsid w:val="0099203F"/>
    <w:rsid w:val="009931B1"/>
    <w:rsid w:val="009932BF"/>
    <w:rsid w:val="009938A7"/>
    <w:rsid w:val="00993AFC"/>
    <w:rsid w:val="00995A96"/>
    <w:rsid w:val="00996208"/>
    <w:rsid w:val="00996FD6"/>
    <w:rsid w:val="00997343"/>
    <w:rsid w:val="00997568"/>
    <w:rsid w:val="009977F5"/>
    <w:rsid w:val="00997DD9"/>
    <w:rsid w:val="009A09FD"/>
    <w:rsid w:val="009A2061"/>
    <w:rsid w:val="009A2AFE"/>
    <w:rsid w:val="009A2E6A"/>
    <w:rsid w:val="009A3E97"/>
    <w:rsid w:val="009A4CD0"/>
    <w:rsid w:val="009A6963"/>
    <w:rsid w:val="009A7530"/>
    <w:rsid w:val="009B3D2D"/>
    <w:rsid w:val="009B3D4C"/>
    <w:rsid w:val="009B3FC7"/>
    <w:rsid w:val="009B4A9A"/>
    <w:rsid w:val="009B5067"/>
    <w:rsid w:val="009B5389"/>
    <w:rsid w:val="009B5997"/>
    <w:rsid w:val="009B5A71"/>
    <w:rsid w:val="009B5FAC"/>
    <w:rsid w:val="009B61A1"/>
    <w:rsid w:val="009B7627"/>
    <w:rsid w:val="009B770E"/>
    <w:rsid w:val="009B7F41"/>
    <w:rsid w:val="009C038E"/>
    <w:rsid w:val="009C0697"/>
    <w:rsid w:val="009C0AF0"/>
    <w:rsid w:val="009C0ECE"/>
    <w:rsid w:val="009C1A16"/>
    <w:rsid w:val="009C1D4C"/>
    <w:rsid w:val="009C1FF6"/>
    <w:rsid w:val="009C252D"/>
    <w:rsid w:val="009C257D"/>
    <w:rsid w:val="009C2755"/>
    <w:rsid w:val="009C2860"/>
    <w:rsid w:val="009C2BDF"/>
    <w:rsid w:val="009C2C79"/>
    <w:rsid w:val="009C3223"/>
    <w:rsid w:val="009C36DB"/>
    <w:rsid w:val="009C3827"/>
    <w:rsid w:val="009C388A"/>
    <w:rsid w:val="009C4740"/>
    <w:rsid w:val="009C4FE9"/>
    <w:rsid w:val="009C5689"/>
    <w:rsid w:val="009C5BFF"/>
    <w:rsid w:val="009C5DAA"/>
    <w:rsid w:val="009C644C"/>
    <w:rsid w:val="009C72DE"/>
    <w:rsid w:val="009D024A"/>
    <w:rsid w:val="009D11AA"/>
    <w:rsid w:val="009D133B"/>
    <w:rsid w:val="009D13BC"/>
    <w:rsid w:val="009D1B1E"/>
    <w:rsid w:val="009D3601"/>
    <w:rsid w:val="009D3777"/>
    <w:rsid w:val="009D4351"/>
    <w:rsid w:val="009D4669"/>
    <w:rsid w:val="009D704B"/>
    <w:rsid w:val="009D7831"/>
    <w:rsid w:val="009E19C1"/>
    <w:rsid w:val="009E222F"/>
    <w:rsid w:val="009E3721"/>
    <w:rsid w:val="009E3CAE"/>
    <w:rsid w:val="009E4F73"/>
    <w:rsid w:val="009E5DC4"/>
    <w:rsid w:val="009E64EB"/>
    <w:rsid w:val="009E70F9"/>
    <w:rsid w:val="009E71DC"/>
    <w:rsid w:val="009E7ED8"/>
    <w:rsid w:val="009E7FE7"/>
    <w:rsid w:val="009F0329"/>
    <w:rsid w:val="009F0676"/>
    <w:rsid w:val="009F0682"/>
    <w:rsid w:val="009F1411"/>
    <w:rsid w:val="009F161A"/>
    <w:rsid w:val="009F2317"/>
    <w:rsid w:val="009F273A"/>
    <w:rsid w:val="009F28CF"/>
    <w:rsid w:val="009F2D7A"/>
    <w:rsid w:val="009F32A8"/>
    <w:rsid w:val="009F36EF"/>
    <w:rsid w:val="009F47BA"/>
    <w:rsid w:val="009F5257"/>
    <w:rsid w:val="009F6473"/>
    <w:rsid w:val="009F69BC"/>
    <w:rsid w:val="009F7A07"/>
    <w:rsid w:val="00A00F0A"/>
    <w:rsid w:val="00A0218B"/>
    <w:rsid w:val="00A0275C"/>
    <w:rsid w:val="00A031BA"/>
    <w:rsid w:val="00A03855"/>
    <w:rsid w:val="00A03A9D"/>
    <w:rsid w:val="00A03BE9"/>
    <w:rsid w:val="00A03CAD"/>
    <w:rsid w:val="00A04528"/>
    <w:rsid w:val="00A06A1C"/>
    <w:rsid w:val="00A0716D"/>
    <w:rsid w:val="00A0720F"/>
    <w:rsid w:val="00A103EA"/>
    <w:rsid w:val="00A107DC"/>
    <w:rsid w:val="00A10815"/>
    <w:rsid w:val="00A10AF9"/>
    <w:rsid w:val="00A11406"/>
    <w:rsid w:val="00A13EA8"/>
    <w:rsid w:val="00A13F3B"/>
    <w:rsid w:val="00A14009"/>
    <w:rsid w:val="00A14D69"/>
    <w:rsid w:val="00A14F28"/>
    <w:rsid w:val="00A15664"/>
    <w:rsid w:val="00A15A65"/>
    <w:rsid w:val="00A15F25"/>
    <w:rsid w:val="00A16182"/>
    <w:rsid w:val="00A16968"/>
    <w:rsid w:val="00A16C37"/>
    <w:rsid w:val="00A16F72"/>
    <w:rsid w:val="00A17D9A"/>
    <w:rsid w:val="00A20626"/>
    <w:rsid w:val="00A221AF"/>
    <w:rsid w:val="00A22975"/>
    <w:rsid w:val="00A22EE8"/>
    <w:rsid w:val="00A23D1A"/>
    <w:rsid w:val="00A249DB"/>
    <w:rsid w:val="00A24A9F"/>
    <w:rsid w:val="00A25A55"/>
    <w:rsid w:val="00A26C77"/>
    <w:rsid w:val="00A27CF0"/>
    <w:rsid w:val="00A3050D"/>
    <w:rsid w:val="00A30CAC"/>
    <w:rsid w:val="00A31355"/>
    <w:rsid w:val="00A31EBD"/>
    <w:rsid w:val="00A31EE2"/>
    <w:rsid w:val="00A326F9"/>
    <w:rsid w:val="00A32E8A"/>
    <w:rsid w:val="00A33B0E"/>
    <w:rsid w:val="00A34C5D"/>
    <w:rsid w:val="00A34D40"/>
    <w:rsid w:val="00A34EBE"/>
    <w:rsid w:val="00A35735"/>
    <w:rsid w:val="00A35DD4"/>
    <w:rsid w:val="00A35F15"/>
    <w:rsid w:val="00A362AD"/>
    <w:rsid w:val="00A367BA"/>
    <w:rsid w:val="00A36B6F"/>
    <w:rsid w:val="00A40057"/>
    <w:rsid w:val="00A41DBF"/>
    <w:rsid w:val="00A424E1"/>
    <w:rsid w:val="00A42646"/>
    <w:rsid w:val="00A426DB"/>
    <w:rsid w:val="00A427DE"/>
    <w:rsid w:val="00A42807"/>
    <w:rsid w:val="00A4371A"/>
    <w:rsid w:val="00A440CB"/>
    <w:rsid w:val="00A44A4C"/>
    <w:rsid w:val="00A44C8F"/>
    <w:rsid w:val="00A44FC1"/>
    <w:rsid w:val="00A456E6"/>
    <w:rsid w:val="00A460D6"/>
    <w:rsid w:val="00A461F8"/>
    <w:rsid w:val="00A4681B"/>
    <w:rsid w:val="00A47979"/>
    <w:rsid w:val="00A479C9"/>
    <w:rsid w:val="00A47BA9"/>
    <w:rsid w:val="00A47E43"/>
    <w:rsid w:val="00A503D4"/>
    <w:rsid w:val="00A50B80"/>
    <w:rsid w:val="00A50BEE"/>
    <w:rsid w:val="00A514A8"/>
    <w:rsid w:val="00A516C8"/>
    <w:rsid w:val="00A5191F"/>
    <w:rsid w:val="00A51B9E"/>
    <w:rsid w:val="00A52C3B"/>
    <w:rsid w:val="00A52F9E"/>
    <w:rsid w:val="00A53EA3"/>
    <w:rsid w:val="00A54316"/>
    <w:rsid w:val="00A544AF"/>
    <w:rsid w:val="00A5572D"/>
    <w:rsid w:val="00A560E5"/>
    <w:rsid w:val="00A56157"/>
    <w:rsid w:val="00A60CF4"/>
    <w:rsid w:val="00A616E3"/>
    <w:rsid w:val="00A62187"/>
    <w:rsid w:val="00A6363F"/>
    <w:rsid w:val="00A63788"/>
    <w:rsid w:val="00A64C78"/>
    <w:rsid w:val="00A65382"/>
    <w:rsid w:val="00A6577D"/>
    <w:rsid w:val="00A66D11"/>
    <w:rsid w:val="00A671B5"/>
    <w:rsid w:val="00A706DF"/>
    <w:rsid w:val="00A70FE5"/>
    <w:rsid w:val="00A71147"/>
    <w:rsid w:val="00A7136E"/>
    <w:rsid w:val="00A72A34"/>
    <w:rsid w:val="00A72CBB"/>
    <w:rsid w:val="00A73B9C"/>
    <w:rsid w:val="00A73C57"/>
    <w:rsid w:val="00A74172"/>
    <w:rsid w:val="00A74C3C"/>
    <w:rsid w:val="00A76418"/>
    <w:rsid w:val="00A770F5"/>
    <w:rsid w:val="00A777BB"/>
    <w:rsid w:val="00A77980"/>
    <w:rsid w:val="00A80941"/>
    <w:rsid w:val="00A80AF7"/>
    <w:rsid w:val="00A80CF5"/>
    <w:rsid w:val="00A81067"/>
    <w:rsid w:val="00A81F5A"/>
    <w:rsid w:val="00A8233A"/>
    <w:rsid w:val="00A82A56"/>
    <w:rsid w:val="00A82E98"/>
    <w:rsid w:val="00A83585"/>
    <w:rsid w:val="00A83749"/>
    <w:rsid w:val="00A83E4F"/>
    <w:rsid w:val="00A8477B"/>
    <w:rsid w:val="00A851DC"/>
    <w:rsid w:val="00A85FA3"/>
    <w:rsid w:val="00A87108"/>
    <w:rsid w:val="00A87EDB"/>
    <w:rsid w:val="00A9007C"/>
    <w:rsid w:val="00A901DE"/>
    <w:rsid w:val="00A90AFC"/>
    <w:rsid w:val="00A90DAB"/>
    <w:rsid w:val="00A910A9"/>
    <w:rsid w:val="00A91EA2"/>
    <w:rsid w:val="00A921F9"/>
    <w:rsid w:val="00A92565"/>
    <w:rsid w:val="00A95E38"/>
    <w:rsid w:val="00A96A34"/>
    <w:rsid w:val="00A97010"/>
    <w:rsid w:val="00A975A5"/>
    <w:rsid w:val="00A97A4E"/>
    <w:rsid w:val="00A97DFA"/>
    <w:rsid w:val="00AA0695"/>
    <w:rsid w:val="00AA0CF4"/>
    <w:rsid w:val="00AA1243"/>
    <w:rsid w:val="00AA13E8"/>
    <w:rsid w:val="00AA1689"/>
    <w:rsid w:val="00AA1E78"/>
    <w:rsid w:val="00AA2504"/>
    <w:rsid w:val="00AA2705"/>
    <w:rsid w:val="00AA3431"/>
    <w:rsid w:val="00AA389E"/>
    <w:rsid w:val="00AA3EF2"/>
    <w:rsid w:val="00AA462C"/>
    <w:rsid w:val="00AA47CE"/>
    <w:rsid w:val="00AA6A54"/>
    <w:rsid w:val="00AA6D96"/>
    <w:rsid w:val="00AA6E82"/>
    <w:rsid w:val="00AA7021"/>
    <w:rsid w:val="00AA740C"/>
    <w:rsid w:val="00AA7945"/>
    <w:rsid w:val="00AB06B1"/>
    <w:rsid w:val="00AB25A9"/>
    <w:rsid w:val="00AB2A18"/>
    <w:rsid w:val="00AB2FE1"/>
    <w:rsid w:val="00AB3B4D"/>
    <w:rsid w:val="00AB4640"/>
    <w:rsid w:val="00AB468A"/>
    <w:rsid w:val="00AB4859"/>
    <w:rsid w:val="00AB490F"/>
    <w:rsid w:val="00AB4DF8"/>
    <w:rsid w:val="00AB4F54"/>
    <w:rsid w:val="00AB5463"/>
    <w:rsid w:val="00AB5CC0"/>
    <w:rsid w:val="00AB6267"/>
    <w:rsid w:val="00AB6617"/>
    <w:rsid w:val="00AB6820"/>
    <w:rsid w:val="00AB695B"/>
    <w:rsid w:val="00AB75FA"/>
    <w:rsid w:val="00AB7FB7"/>
    <w:rsid w:val="00AC0640"/>
    <w:rsid w:val="00AC073A"/>
    <w:rsid w:val="00AC0E18"/>
    <w:rsid w:val="00AC13AE"/>
    <w:rsid w:val="00AC1718"/>
    <w:rsid w:val="00AC1904"/>
    <w:rsid w:val="00AC1BA6"/>
    <w:rsid w:val="00AC28F5"/>
    <w:rsid w:val="00AC2DCC"/>
    <w:rsid w:val="00AC2F21"/>
    <w:rsid w:val="00AC334D"/>
    <w:rsid w:val="00AC415C"/>
    <w:rsid w:val="00AC4281"/>
    <w:rsid w:val="00AC4351"/>
    <w:rsid w:val="00AC4BC8"/>
    <w:rsid w:val="00AC4D60"/>
    <w:rsid w:val="00AC571E"/>
    <w:rsid w:val="00AC5C7D"/>
    <w:rsid w:val="00AC78D2"/>
    <w:rsid w:val="00AD07CF"/>
    <w:rsid w:val="00AD0D85"/>
    <w:rsid w:val="00AD1662"/>
    <w:rsid w:val="00AD1C47"/>
    <w:rsid w:val="00AD21E4"/>
    <w:rsid w:val="00AD3873"/>
    <w:rsid w:val="00AD3BBA"/>
    <w:rsid w:val="00AD3CA0"/>
    <w:rsid w:val="00AD5086"/>
    <w:rsid w:val="00AD6292"/>
    <w:rsid w:val="00AD7E1F"/>
    <w:rsid w:val="00AE0C86"/>
    <w:rsid w:val="00AE1185"/>
    <w:rsid w:val="00AE1EDE"/>
    <w:rsid w:val="00AE24A0"/>
    <w:rsid w:val="00AE2653"/>
    <w:rsid w:val="00AE2AF1"/>
    <w:rsid w:val="00AE2E1E"/>
    <w:rsid w:val="00AE342C"/>
    <w:rsid w:val="00AE34E5"/>
    <w:rsid w:val="00AE3BD1"/>
    <w:rsid w:val="00AE3D56"/>
    <w:rsid w:val="00AE3E42"/>
    <w:rsid w:val="00AE4674"/>
    <w:rsid w:val="00AE4DEE"/>
    <w:rsid w:val="00AE4E00"/>
    <w:rsid w:val="00AE5E5E"/>
    <w:rsid w:val="00AE669B"/>
    <w:rsid w:val="00AE7119"/>
    <w:rsid w:val="00AF032A"/>
    <w:rsid w:val="00AF0443"/>
    <w:rsid w:val="00AF08F4"/>
    <w:rsid w:val="00AF0A09"/>
    <w:rsid w:val="00AF0B00"/>
    <w:rsid w:val="00AF1973"/>
    <w:rsid w:val="00AF38BD"/>
    <w:rsid w:val="00AF42FD"/>
    <w:rsid w:val="00AF4FCA"/>
    <w:rsid w:val="00AF57E1"/>
    <w:rsid w:val="00AF6278"/>
    <w:rsid w:val="00AF62FB"/>
    <w:rsid w:val="00AF6815"/>
    <w:rsid w:val="00AF6A10"/>
    <w:rsid w:val="00AF71F7"/>
    <w:rsid w:val="00AF7A65"/>
    <w:rsid w:val="00AF7C28"/>
    <w:rsid w:val="00B003EC"/>
    <w:rsid w:val="00B009E0"/>
    <w:rsid w:val="00B020BB"/>
    <w:rsid w:val="00B021F6"/>
    <w:rsid w:val="00B032A8"/>
    <w:rsid w:val="00B03C12"/>
    <w:rsid w:val="00B0410A"/>
    <w:rsid w:val="00B04EDF"/>
    <w:rsid w:val="00B055FB"/>
    <w:rsid w:val="00B05CAA"/>
    <w:rsid w:val="00B06A88"/>
    <w:rsid w:val="00B06F6E"/>
    <w:rsid w:val="00B070F0"/>
    <w:rsid w:val="00B07761"/>
    <w:rsid w:val="00B116CD"/>
    <w:rsid w:val="00B117A9"/>
    <w:rsid w:val="00B11D39"/>
    <w:rsid w:val="00B12B41"/>
    <w:rsid w:val="00B131E9"/>
    <w:rsid w:val="00B13401"/>
    <w:rsid w:val="00B136DF"/>
    <w:rsid w:val="00B151B4"/>
    <w:rsid w:val="00B15492"/>
    <w:rsid w:val="00B15605"/>
    <w:rsid w:val="00B16404"/>
    <w:rsid w:val="00B16A9A"/>
    <w:rsid w:val="00B171FB"/>
    <w:rsid w:val="00B172F3"/>
    <w:rsid w:val="00B17C03"/>
    <w:rsid w:val="00B204FE"/>
    <w:rsid w:val="00B20913"/>
    <w:rsid w:val="00B2099C"/>
    <w:rsid w:val="00B20C13"/>
    <w:rsid w:val="00B222AD"/>
    <w:rsid w:val="00B2238F"/>
    <w:rsid w:val="00B226B3"/>
    <w:rsid w:val="00B22853"/>
    <w:rsid w:val="00B22C83"/>
    <w:rsid w:val="00B231CD"/>
    <w:rsid w:val="00B23EED"/>
    <w:rsid w:val="00B24BE1"/>
    <w:rsid w:val="00B24D5F"/>
    <w:rsid w:val="00B25321"/>
    <w:rsid w:val="00B256FB"/>
    <w:rsid w:val="00B25CD9"/>
    <w:rsid w:val="00B27B8B"/>
    <w:rsid w:val="00B30041"/>
    <w:rsid w:val="00B3035D"/>
    <w:rsid w:val="00B31266"/>
    <w:rsid w:val="00B312DE"/>
    <w:rsid w:val="00B31814"/>
    <w:rsid w:val="00B321B9"/>
    <w:rsid w:val="00B32CF0"/>
    <w:rsid w:val="00B34E08"/>
    <w:rsid w:val="00B3539B"/>
    <w:rsid w:val="00B36071"/>
    <w:rsid w:val="00B36720"/>
    <w:rsid w:val="00B3756E"/>
    <w:rsid w:val="00B37BE2"/>
    <w:rsid w:val="00B40F4B"/>
    <w:rsid w:val="00B41440"/>
    <w:rsid w:val="00B41923"/>
    <w:rsid w:val="00B430E5"/>
    <w:rsid w:val="00B444F6"/>
    <w:rsid w:val="00B446B0"/>
    <w:rsid w:val="00B44B51"/>
    <w:rsid w:val="00B454D1"/>
    <w:rsid w:val="00B45E38"/>
    <w:rsid w:val="00B45E81"/>
    <w:rsid w:val="00B46F73"/>
    <w:rsid w:val="00B472D6"/>
    <w:rsid w:val="00B47404"/>
    <w:rsid w:val="00B50945"/>
    <w:rsid w:val="00B52F07"/>
    <w:rsid w:val="00B535AD"/>
    <w:rsid w:val="00B53FC6"/>
    <w:rsid w:val="00B556B7"/>
    <w:rsid w:val="00B55D35"/>
    <w:rsid w:val="00B55FDD"/>
    <w:rsid w:val="00B56A64"/>
    <w:rsid w:val="00B56C42"/>
    <w:rsid w:val="00B56D17"/>
    <w:rsid w:val="00B5704B"/>
    <w:rsid w:val="00B57C4A"/>
    <w:rsid w:val="00B6007B"/>
    <w:rsid w:val="00B61857"/>
    <w:rsid w:val="00B62ABE"/>
    <w:rsid w:val="00B62D10"/>
    <w:rsid w:val="00B63765"/>
    <w:rsid w:val="00B64736"/>
    <w:rsid w:val="00B657C3"/>
    <w:rsid w:val="00B65CD2"/>
    <w:rsid w:val="00B669CF"/>
    <w:rsid w:val="00B6754E"/>
    <w:rsid w:val="00B676B3"/>
    <w:rsid w:val="00B67E8F"/>
    <w:rsid w:val="00B70A3B"/>
    <w:rsid w:val="00B70C52"/>
    <w:rsid w:val="00B730F3"/>
    <w:rsid w:val="00B732DA"/>
    <w:rsid w:val="00B75435"/>
    <w:rsid w:val="00B757D6"/>
    <w:rsid w:val="00B763C1"/>
    <w:rsid w:val="00B768BC"/>
    <w:rsid w:val="00B76950"/>
    <w:rsid w:val="00B76A4D"/>
    <w:rsid w:val="00B77B76"/>
    <w:rsid w:val="00B8142C"/>
    <w:rsid w:val="00B817F3"/>
    <w:rsid w:val="00B81F14"/>
    <w:rsid w:val="00B8207B"/>
    <w:rsid w:val="00B82163"/>
    <w:rsid w:val="00B82AC6"/>
    <w:rsid w:val="00B84A11"/>
    <w:rsid w:val="00B84A20"/>
    <w:rsid w:val="00B84E47"/>
    <w:rsid w:val="00B8543C"/>
    <w:rsid w:val="00B8554A"/>
    <w:rsid w:val="00B8558E"/>
    <w:rsid w:val="00B85C78"/>
    <w:rsid w:val="00B85D3C"/>
    <w:rsid w:val="00B86775"/>
    <w:rsid w:val="00B871E0"/>
    <w:rsid w:val="00B87CB5"/>
    <w:rsid w:val="00B9126E"/>
    <w:rsid w:val="00B913CF"/>
    <w:rsid w:val="00B91A2B"/>
    <w:rsid w:val="00B92191"/>
    <w:rsid w:val="00B928FA"/>
    <w:rsid w:val="00B934AD"/>
    <w:rsid w:val="00B93901"/>
    <w:rsid w:val="00B93FE5"/>
    <w:rsid w:val="00B9510D"/>
    <w:rsid w:val="00B966B1"/>
    <w:rsid w:val="00B97CF4"/>
    <w:rsid w:val="00BA0332"/>
    <w:rsid w:val="00BA0C76"/>
    <w:rsid w:val="00BA15B2"/>
    <w:rsid w:val="00BA1A8C"/>
    <w:rsid w:val="00BA1C7D"/>
    <w:rsid w:val="00BA2C3D"/>
    <w:rsid w:val="00BA2D9A"/>
    <w:rsid w:val="00BA3D0F"/>
    <w:rsid w:val="00BA3EF5"/>
    <w:rsid w:val="00BA42B3"/>
    <w:rsid w:val="00BA42F0"/>
    <w:rsid w:val="00BA4311"/>
    <w:rsid w:val="00BA4437"/>
    <w:rsid w:val="00BA4EC1"/>
    <w:rsid w:val="00BA571D"/>
    <w:rsid w:val="00BA61F4"/>
    <w:rsid w:val="00BA6581"/>
    <w:rsid w:val="00BA671F"/>
    <w:rsid w:val="00BA74DC"/>
    <w:rsid w:val="00BA7536"/>
    <w:rsid w:val="00BA7C4A"/>
    <w:rsid w:val="00BA7D41"/>
    <w:rsid w:val="00BB04C6"/>
    <w:rsid w:val="00BB120E"/>
    <w:rsid w:val="00BB1742"/>
    <w:rsid w:val="00BB2A71"/>
    <w:rsid w:val="00BB2AEE"/>
    <w:rsid w:val="00BB2C7E"/>
    <w:rsid w:val="00BB2D89"/>
    <w:rsid w:val="00BB3588"/>
    <w:rsid w:val="00BB4316"/>
    <w:rsid w:val="00BB4BB4"/>
    <w:rsid w:val="00BB5302"/>
    <w:rsid w:val="00BB62F1"/>
    <w:rsid w:val="00BB7084"/>
    <w:rsid w:val="00BB70FC"/>
    <w:rsid w:val="00BB7926"/>
    <w:rsid w:val="00BB79B3"/>
    <w:rsid w:val="00BC0024"/>
    <w:rsid w:val="00BC044B"/>
    <w:rsid w:val="00BC0ABB"/>
    <w:rsid w:val="00BC141F"/>
    <w:rsid w:val="00BC285E"/>
    <w:rsid w:val="00BC3257"/>
    <w:rsid w:val="00BC35EE"/>
    <w:rsid w:val="00BC36DE"/>
    <w:rsid w:val="00BC3F0E"/>
    <w:rsid w:val="00BC4099"/>
    <w:rsid w:val="00BC427D"/>
    <w:rsid w:val="00BC4594"/>
    <w:rsid w:val="00BC5BC3"/>
    <w:rsid w:val="00BC613D"/>
    <w:rsid w:val="00BC618A"/>
    <w:rsid w:val="00BC7251"/>
    <w:rsid w:val="00BD161D"/>
    <w:rsid w:val="00BD25B3"/>
    <w:rsid w:val="00BD2CC8"/>
    <w:rsid w:val="00BD2D61"/>
    <w:rsid w:val="00BD3C78"/>
    <w:rsid w:val="00BD3C8C"/>
    <w:rsid w:val="00BD709F"/>
    <w:rsid w:val="00BD7D4F"/>
    <w:rsid w:val="00BE0A72"/>
    <w:rsid w:val="00BE0A7D"/>
    <w:rsid w:val="00BE0B16"/>
    <w:rsid w:val="00BE0D0D"/>
    <w:rsid w:val="00BE1635"/>
    <w:rsid w:val="00BE2532"/>
    <w:rsid w:val="00BE56FE"/>
    <w:rsid w:val="00BE61BC"/>
    <w:rsid w:val="00BE7B63"/>
    <w:rsid w:val="00BF0B26"/>
    <w:rsid w:val="00BF0FC6"/>
    <w:rsid w:val="00BF241A"/>
    <w:rsid w:val="00BF3AB9"/>
    <w:rsid w:val="00BF4028"/>
    <w:rsid w:val="00BF45A1"/>
    <w:rsid w:val="00BF4A8A"/>
    <w:rsid w:val="00BF68AC"/>
    <w:rsid w:val="00BF6B00"/>
    <w:rsid w:val="00C00140"/>
    <w:rsid w:val="00C008C3"/>
    <w:rsid w:val="00C01D13"/>
    <w:rsid w:val="00C02D07"/>
    <w:rsid w:val="00C03AF2"/>
    <w:rsid w:val="00C03E2D"/>
    <w:rsid w:val="00C04A54"/>
    <w:rsid w:val="00C04D13"/>
    <w:rsid w:val="00C05115"/>
    <w:rsid w:val="00C056DD"/>
    <w:rsid w:val="00C06903"/>
    <w:rsid w:val="00C075E7"/>
    <w:rsid w:val="00C114C5"/>
    <w:rsid w:val="00C11D86"/>
    <w:rsid w:val="00C12404"/>
    <w:rsid w:val="00C13941"/>
    <w:rsid w:val="00C13F71"/>
    <w:rsid w:val="00C154CB"/>
    <w:rsid w:val="00C176AE"/>
    <w:rsid w:val="00C202B9"/>
    <w:rsid w:val="00C2068E"/>
    <w:rsid w:val="00C20EB2"/>
    <w:rsid w:val="00C21F2B"/>
    <w:rsid w:val="00C2273C"/>
    <w:rsid w:val="00C22BDB"/>
    <w:rsid w:val="00C2365A"/>
    <w:rsid w:val="00C239F9"/>
    <w:rsid w:val="00C23AB8"/>
    <w:rsid w:val="00C23E73"/>
    <w:rsid w:val="00C23E78"/>
    <w:rsid w:val="00C23F9B"/>
    <w:rsid w:val="00C265B5"/>
    <w:rsid w:val="00C26C14"/>
    <w:rsid w:val="00C27111"/>
    <w:rsid w:val="00C27397"/>
    <w:rsid w:val="00C306F1"/>
    <w:rsid w:val="00C31394"/>
    <w:rsid w:val="00C33443"/>
    <w:rsid w:val="00C33E4E"/>
    <w:rsid w:val="00C340D9"/>
    <w:rsid w:val="00C354BD"/>
    <w:rsid w:val="00C35714"/>
    <w:rsid w:val="00C3621B"/>
    <w:rsid w:val="00C36371"/>
    <w:rsid w:val="00C37A9B"/>
    <w:rsid w:val="00C40BB9"/>
    <w:rsid w:val="00C4138D"/>
    <w:rsid w:val="00C4170D"/>
    <w:rsid w:val="00C41AEE"/>
    <w:rsid w:val="00C41D4D"/>
    <w:rsid w:val="00C41D4E"/>
    <w:rsid w:val="00C42211"/>
    <w:rsid w:val="00C42DE0"/>
    <w:rsid w:val="00C43FA3"/>
    <w:rsid w:val="00C43FF2"/>
    <w:rsid w:val="00C44B85"/>
    <w:rsid w:val="00C4503B"/>
    <w:rsid w:val="00C450C5"/>
    <w:rsid w:val="00C453DB"/>
    <w:rsid w:val="00C46527"/>
    <w:rsid w:val="00C4685D"/>
    <w:rsid w:val="00C46BFB"/>
    <w:rsid w:val="00C506EC"/>
    <w:rsid w:val="00C50D4B"/>
    <w:rsid w:val="00C51D68"/>
    <w:rsid w:val="00C53848"/>
    <w:rsid w:val="00C53DAA"/>
    <w:rsid w:val="00C55590"/>
    <w:rsid w:val="00C55DC8"/>
    <w:rsid w:val="00C55EFA"/>
    <w:rsid w:val="00C56B6D"/>
    <w:rsid w:val="00C611FF"/>
    <w:rsid w:val="00C61B81"/>
    <w:rsid w:val="00C6304B"/>
    <w:rsid w:val="00C63744"/>
    <w:rsid w:val="00C64321"/>
    <w:rsid w:val="00C64B92"/>
    <w:rsid w:val="00C65DD9"/>
    <w:rsid w:val="00C66B35"/>
    <w:rsid w:val="00C675A1"/>
    <w:rsid w:val="00C67B96"/>
    <w:rsid w:val="00C70672"/>
    <w:rsid w:val="00C70909"/>
    <w:rsid w:val="00C713A5"/>
    <w:rsid w:val="00C71B76"/>
    <w:rsid w:val="00C721D6"/>
    <w:rsid w:val="00C72B71"/>
    <w:rsid w:val="00C72BD3"/>
    <w:rsid w:val="00C7313E"/>
    <w:rsid w:val="00C73821"/>
    <w:rsid w:val="00C74944"/>
    <w:rsid w:val="00C74CB4"/>
    <w:rsid w:val="00C7687B"/>
    <w:rsid w:val="00C76E4F"/>
    <w:rsid w:val="00C777A5"/>
    <w:rsid w:val="00C80046"/>
    <w:rsid w:val="00C802D8"/>
    <w:rsid w:val="00C814F5"/>
    <w:rsid w:val="00C81DFB"/>
    <w:rsid w:val="00C82257"/>
    <w:rsid w:val="00C845D3"/>
    <w:rsid w:val="00C85136"/>
    <w:rsid w:val="00C86A70"/>
    <w:rsid w:val="00C9041C"/>
    <w:rsid w:val="00C907A4"/>
    <w:rsid w:val="00C913BB"/>
    <w:rsid w:val="00C91559"/>
    <w:rsid w:val="00C9164B"/>
    <w:rsid w:val="00C920F1"/>
    <w:rsid w:val="00C927EC"/>
    <w:rsid w:val="00C929A8"/>
    <w:rsid w:val="00C92FB5"/>
    <w:rsid w:val="00C93044"/>
    <w:rsid w:val="00C94E0D"/>
    <w:rsid w:val="00C959B7"/>
    <w:rsid w:val="00C9642B"/>
    <w:rsid w:val="00CA04AF"/>
    <w:rsid w:val="00CA2B33"/>
    <w:rsid w:val="00CA2D2A"/>
    <w:rsid w:val="00CA31DF"/>
    <w:rsid w:val="00CA33AB"/>
    <w:rsid w:val="00CA3A89"/>
    <w:rsid w:val="00CA4C12"/>
    <w:rsid w:val="00CA54D2"/>
    <w:rsid w:val="00CA5815"/>
    <w:rsid w:val="00CA5962"/>
    <w:rsid w:val="00CA5FF2"/>
    <w:rsid w:val="00CA6628"/>
    <w:rsid w:val="00CA7480"/>
    <w:rsid w:val="00CA7965"/>
    <w:rsid w:val="00CB05DB"/>
    <w:rsid w:val="00CB0C9B"/>
    <w:rsid w:val="00CB14E7"/>
    <w:rsid w:val="00CB17EE"/>
    <w:rsid w:val="00CB3055"/>
    <w:rsid w:val="00CB383D"/>
    <w:rsid w:val="00CB44A8"/>
    <w:rsid w:val="00CB4C38"/>
    <w:rsid w:val="00CB57F3"/>
    <w:rsid w:val="00CB5F9E"/>
    <w:rsid w:val="00CC045B"/>
    <w:rsid w:val="00CC0BC6"/>
    <w:rsid w:val="00CC0D5F"/>
    <w:rsid w:val="00CC123F"/>
    <w:rsid w:val="00CC1F06"/>
    <w:rsid w:val="00CC1F7F"/>
    <w:rsid w:val="00CC20D2"/>
    <w:rsid w:val="00CC2A7A"/>
    <w:rsid w:val="00CC305B"/>
    <w:rsid w:val="00CC3143"/>
    <w:rsid w:val="00CC3560"/>
    <w:rsid w:val="00CC48BE"/>
    <w:rsid w:val="00CC4D97"/>
    <w:rsid w:val="00CC4E9B"/>
    <w:rsid w:val="00CC57D1"/>
    <w:rsid w:val="00CC5D7B"/>
    <w:rsid w:val="00CC63A0"/>
    <w:rsid w:val="00CC6EAB"/>
    <w:rsid w:val="00CC745E"/>
    <w:rsid w:val="00CD09B6"/>
    <w:rsid w:val="00CD0D24"/>
    <w:rsid w:val="00CD11A8"/>
    <w:rsid w:val="00CD17CC"/>
    <w:rsid w:val="00CD1E0A"/>
    <w:rsid w:val="00CD1FC1"/>
    <w:rsid w:val="00CD28F3"/>
    <w:rsid w:val="00CD39D9"/>
    <w:rsid w:val="00CD3AF3"/>
    <w:rsid w:val="00CD3BF1"/>
    <w:rsid w:val="00CD45C1"/>
    <w:rsid w:val="00CD5897"/>
    <w:rsid w:val="00CD6E28"/>
    <w:rsid w:val="00CD70A3"/>
    <w:rsid w:val="00CD774D"/>
    <w:rsid w:val="00CE1325"/>
    <w:rsid w:val="00CE1DF4"/>
    <w:rsid w:val="00CE1E9D"/>
    <w:rsid w:val="00CE1FEE"/>
    <w:rsid w:val="00CE2806"/>
    <w:rsid w:val="00CE3B38"/>
    <w:rsid w:val="00CE4A4A"/>
    <w:rsid w:val="00CE63B2"/>
    <w:rsid w:val="00CE6647"/>
    <w:rsid w:val="00CE684F"/>
    <w:rsid w:val="00CE6B2A"/>
    <w:rsid w:val="00CE7053"/>
    <w:rsid w:val="00CF0381"/>
    <w:rsid w:val="00CF11F2"/>
    <w:rsid w:val="00CF1299"/>
    <w:rsid w:val="00CF1683"/>
    <w:rsid w:val="00CF2D72"/>
    <w:rsid w:val="00CF2D78"/>
    <w:rsid w:val="00CF2F49"/>
    <w:rsid w:val="00CF31FF"/>
    <w:rsid w:val="00CF5029"/>
    <w:rsid w:val="00CF64A3"/>
    <w:rsid w:val="00CF662B"/>
    <w:rsid w:val="00CF6AB7"/>
    <w:rsid w:val="00CF74B5"/>
    <w:rsid w:val="00CF7880"/>
    <w:rsid w:val="00CF78BB"/>
    <w:rsid w:val="00D006B9"/>
    <w:rsid w:val="00D00B54"/>
    <w:rsid w:val="00D00CCE"/>
    <w:rsid w:val="00D01769"/>
    <w:rsid w:val="00D018CD"/>
    <w:rsid w:val="00D01B7D"/>
    <w:rsid w:val="00D01F68"/>
    <w:rsid w:val="00D02033"/>
    <w:rsid w:val="00D0244E"/>
    <w:rsid w:val="00D02F26"/>
    <w:rsid w:val="00D039AB"/>
    <w:rsid w:val="00D04190"/>
    <w:rsid w:val="00D04997"/>
    <w:rsid w:val="00D04E73"/>
    <w:rsid w:val="00D06002"/>
    <w:rsid w:val="00D0653F"/>
    <w:rsid w:val="00D0767A"/>
    <w:rsid w:val="00D07B69"/>
    <w:rsid w:val="00D07C17"/>
    <w:rsid w:val="00D07C6F"/>
    <w:rsid w:val="00D10168"/>
    <w:rsid w:val="00D101A7"/>
    <w:rsid w:val="00D108C7"/>
    <w:rsid w:val="00D108DB"/>
    <w:rsid w:val="00D11303"/>
    <w:rsid w:val="00D160E7"/>
    <w:rsid w:val="00D16365"/>
    <w:rsid w:val="00D176C7"/>
    <w:rsid w:val="00D20634"/>
    <w:rsid w:val="00D208D4"/>
    <w:rsid w:val="00D20DF2"/>
    <w:rsid w:val="00D20FFA"/>
    <w:rsid w:val="00D21A0E"/>
    <w:rsid w:val="00D226FE"/>
    <w:rsid w:val="00D23427"/>
    <w:rsid w:val="00D23874"/>
    <w:rsid w:val="00D24B31"/>
    <w:rsid w:val="00D25364"/>
    <w:rsid w:val="00D256F0"/>
    <w:rsid w:val="00D258D0"/>
    <w:rsid w:val="00D265AF"/>
    <w:rsid w:val="00D27139"/>
    <w:rsid w:val="00D272E6"/>
    <w:rsid w:val="00D279DC"/>
    <w:rsid w:val="00D27FD0"/>
    <w:rsid w:val="00D30553"/>
    <w:rsid w:val="00D30BE4"/>
    <w:rsid w:val="00D31B26"/>
    <w:rsid w:val="00D31EF8"/>
    <w:rsid w:val="00D32DCE"/>
    <w:rsid w:val="00D32F20"/>
    <w:rsid w:val="00D34120"/>
    <w:rsid w:val="00D34539"/>
    <w:rsid w:val="00D352C8"/>
    <w:rsid w:val="00D35A01"/>
    <w:rsid w:val="00D35A39"/>
    <w:rsid w:val="00D35BE4"/>
    <w:rsid w:val="00D37479"/>
    <w:rsid w:val="00D37502"/>
    <w:rsid w:val="00D41BC0"/>
    <w:rsid w:val="00D428CE"/>
    <w:rsid w:val="00D44823"/>
    <w:rsid w:val="00D44885"/>
    <w:rsid w:val="00D45058"/>
    <w:rsid w:val="00D45C47"/>
    <w:rsid w:val="00D45E93"/>
    <w:rsid w:val="00D460D6"/>
    <w:rsid w:val="00D46EC7"/>
    <w:rsid w:val="00D5106C"/>
    <w:rsid w:val="00D5210B"/>
    <w:rsid w:val="00D52FF1"/>
    <w:rsid w:val="00D55F2B"/>
    <w:rsid w:val="00D563DD"/>
    <w:rsid w:val="00D5653F"/>
    <w:rsid w:val="00D5677E"/>
    <w:rsid w:val="00D57358"/>
    <w:rsid w:val="00D57BA5"/>
    <w:rsid w:val="00D6026E"/>
    <w:rsid w:val="00D60F52"/>
    <w:rsid w:val="00D61778"/>
    <w:rsid w:val="00D6194F"/>
    <w:rsid w:val="00D621AA"/>
    <w:rsid w:val="00D6370E"/>
    <w:rsid w:val="00D6402D"/>
    <w:rsid w:val="00D6443C"/>
    <w:rsid w:val="00D644E8"/>
    <w:rsid w:val="00D646EC"/>
    <w:rsid w:val="00D64F68"/>
    <w:rsid w:val="00D65D58"/>
    <w:rsid w:val="00D65F18"/>
    <w:rsid w:val="00D66647"/>
    <w:rsid w:val="00D6700A"/>
    <w:rsid w:val="00D671FC"/>
    <w:rsid w:val="00D6767C"/>
    <w:rsid w:val="00D70887"/>
    <w:rsid w:val="00D70F51"/>
    <w:rsid w:val="00D71167"/>
    <w:rsid w:val="00D71511"/>
    <w:rsid w:val="00D71F58"/>
    <w:rsid w:val="00D7222F"/>
    <w:rsid w:val="00D72E66"/>
    <w:rsid w:val="00D733CF"/>
    <w:rsid w:val="00D73FAA"/>
    <w:rsid w:val="00D745A3"/>
    <w:rsid w:val="00D74A22"/>
    <w:rsid w:val="00D757D0"/>
    <w:rsid w:val="00D77149"/>
    <w:rsid w:val="00D77C4F"/>
    <w:rsid w:val="00D80D72"/>
    <w:rsid w:val="00D81145"/>
    <w:rsid w:val="00D82BC9"/>
    <w:rsid w:val="00D830B0"/>
    <w:rsid w:val="00D83494"/>
    <w:rsid w:val="00D83EFB"/>
    <w:rsid w:val="00D8540B"/>
    <w:rsid w:val="00D856F5"/>
    <w:rsid w:val="00D85CE3"/>
    <w:rsid w:val="00D85F48"/>
    <w:rsid w:val="00D864B8"/>
    <w:rsid w:val="00D8679A"/>
    <w:rsid w:val="00D8761D"/>
    <w:rsid w:val="00D87B8C"/>
    <w:rsid w:val="00D87D7B"/>
    <w:rsid w:val="00D91A50"/>
    <w:rsid w:val="00D91C27"/>
    <w:rsid w:val="00D91E1A"/>
    <w:rsid w:val="00D92402"/>
    <w:rsid w:val="00D92B72"/>
    <w:rsid w:val="00D92CA1"/>
    <w:rsid w:val="00D92E57"/>
    <w:rsid w:val="00D93812"/>
    <w:rsid w:val="00D95209"/>
    <w:rsid w:val="00D96B74"/>
    <w:rsid w:val="00DA06BE"/>
    <w:rsid w:val="00DA06FC"/>
    <w:rsid w:val="00DA0890"/>
    <w:rsid w:val="00DA08C4"/>
    <w:rsid w:val="00DA0B38"/>
    <w:rsid w:val="00DA1147"/>
    <w:rsid w:val="00DA131A"/>
    <w:rsid w:val="00DA15B6"/>
    <w:rsid w:val="00DA181F"/>
    <w:rsid w:val="00DA1825"/>
    <w:rsid w:val="00DA18AE"/>
    <w:rsid w:val="00DA1B0A"/>
    <w:rsid w:val="00DA1C88"/>
    <w:rsid w:val="00DA1F77"/>
    <w:rsid w:val="00DA26FF"/>
    <w:rsid w:val="00DA27B9"/>
    <w:rsid w:val="00DA339A"/>
    <w:rsid w:val="00DA36C8"/>
    <w:rsid w:val="00DA45B3"/>
    <w:rsid w:val="00DA4762"/>
    <w:rsid w:val="00DA4B9B"/>
    <w:rsid w:val="00DA4DFE"/>
    <w:rsid w:val="00DA6033"/>
    <w:rsid w:val="00DA6862"/>
    <w:rsid w:val="00DA68F9"/>
    <w:rsid w:val="00DA7864"/>
    <w:rsid w:val="00DB01B6"/>
    <w:rsid w:val="00DB06A8"/>
    <w:rsid w:val="00DB0DF7"/>
    <w:rsid w:val="00DB0E0C"/>
    <w:rsid w:val="00DB1ABC"/>
    <w:rsid w:val="00DB1CD1"/>
    <w:rsid w:val="00DB1DB5"/>
    <w:rsid w:val="00DB2CF3"/>
    <w:rsid w:val="00DB2EB8"/>
    <w:rsid w:val="00DB3096"/>
    <w:rsid w:val="00DB3242"/>
    <w:rsid w:val="00DB3B47"/>
    <w:rsid w:val="00DB4157"/>
    <w:rsid w:val="00DB55D7"/>
    <w:rsid w:val="00DB5A96"/>
    <w:rsid w:val="00DB7A76"/>
    <w:rsid w:val="00DC1287"/>
    <w:rsid w:val="00DC359B"/>
    <w:rsid w:val="00DC373F"/>
    <w:rsid w:val="00DC3B0B"/>
    <w:rsid w:val="00DC3B61"/>
    <w:rsid w:val="00DC4AE1"/>
    <w:rsid w:val="00DC4E8E"/>
    <w:rsid w:val="00DC4FBD"/>
    <w:rsid w:val="00DC5C03"/>
    <w:rsid w:val="00DC6035"/>
    <w:rsid w:val="00DC775B"/>
    <w:rsid w:val="00DC7A5D"/>
    <w:rsid w:val="00DD04C2"/>
    <w:rsid w:val="00DD0FFD"/>
    <w:rsid w:val="00DD143A"/>
    <w:rsid w:val="00DD2068"/>
    <w:rsid w:val="00DD2684"/>
    <w:rsid w:val="00DD27DC"/>
    <w:rsid w:val="00DD2880"/>
    <w:rsid w:val="00DD3BCF"/>
    <w:rsid w:val="00DD3D21"/>
    <w:rsid w:val="00DD4BBE"/>
    <w:rsid w:val="00DD6DCE"/>
    <w:rsid w:val="00DD72F6"/>
    <w:rsid w:val="00DD75D5"/>
    <w:rsid w:val="00DD7ABE"/>
    <w:rsid w:val="00DE039E"/>
    <w:rsid w:val="00DE0FCE"/>
    <w:rsid w:val="00DE11DC"/>
    <w:rsid w:val="00DE1963"/>
    <w:rsid w:val="00DE2B5D"/>
    <w:rsid w:val="00DE2F9D"/>
    <w:rsid w:val="00DE36BD"/>
    <w:rsid w:val="00DE37C7"/>
    <w:rsid w:val="00DE3E40"/>
    <w:rsid w:val="00DE59CE"/>
    <w:rsid w:val="00DE5D2A"/>
    <w:rsid w:val="00DE70C6"/>
    <w:rsid w:val="00DE7920"/>
    <w:rsid w:val="00DF0DD2"/>
    <w:rsid w:val="00DF0F77"/>
    <w:rsid w:val="00DF1FF0"/>
    <w:rsid w:val="00DF27F6"/>
    <w:rsid w:val="00DF2830"/>
    <w:rsid w:val="00DF2B9F"/>
    <w:rsid w:val="00DF2D74"/>
    <w:rsid w:val="00DF2FF7"/>
    <w:rsid w:val="00DF32FF"/>
    <w:rsid w:val="00DF386D"/>
    <w:rsid w:val="00DF3EA3"/>
    <w:rsid w:val="00DF4128"/>
    <w:rsid w:val="00DF44BE"/>
    <w:rsid w:val="00DF4A94"/>
    <w:rsid w:val="00DF4B5F"/>
    <w:rsid w:val="00DF5C1E"/>
    <w:rsid w:val="00DF76D9"/>
    <w:rsid w:val="00E0044C"/>
    <w:rsid w:val="00E0057B"/>
    <w:rsid w:val="00E00645"/>
    <w:rsid w:val="00E0069E"/>
    <w:rsid w:val="00E009F4"/>
    <w:rsid w:val="00E00C9D"/>
    <w:rsid w:val="00E01665"/>
    <w:rsid w:val="00E034F5"/>
    <w:rsid w:val="00E041EC"/>
    <w:rsid w:val="00E04561"/>
    <w:rsid w:val="00E049D4"/>
    <w:rsid w:val="00E04CB0"/>
    <w:rsid w:val="00E05D4D"/>
    <w:rsid w:val="00E06428"/>
    <w:rsid w:val="00E0684B"/>
    <w:rsid w:val="00E06F53"/>
    <w:rsid w:val="00E07346"/>
    <w:rsid w:val="00E07D42"/>
    <w:rsid w:val="00E1055B"/>
    <w:rsid w:val="00E114C8"/>
    <w:rsid w:val="00E1169E"/>
    <w:rsid w:val="00E117E1"/>
    <w:rsid w:val="00E11DF8"/>
    <w:rsid w:val="00E1292D"/>
    <w:rsid w:val="00E12F78"/>
    <w:rsid w:val="00E1323A"/>
    <w:rsid w:val="00E140C8"/>
    <w:rsid w:val="00E16A10"/>
    <w:rsid w:val="00E172AE"/>
    <w:rsid w:val="00E17A72"/>
    <w:rsid w:val="00E20317"/>
    <w:rsid w:val="00E2097B"/>
    <w:rsid w:val="00E20E0D"/>
    <w:rsid w:val="00E21F98"/>
    <w:rsid w:val="00E22973"/>
    <w:rsid w:val="00E22B5F"/>
    <w:rsid w:val="00E23031"/>
    <w:rsid w:val="00E232E8"/>
    <w:rsid w:val="00E23C58"/>
    <w:rsid w:val="00E247A2"/>
    <w:rsid w:val="00E249A2"/>
    <w:rsid w:val="00E31603"/>
    <w:rsid w:val="00E32792"/>
    <w:rsid w:val="00E32ABC"/>
    <w:rsid w:val="00E32B9A"/>
    <w:rsid w:val="00E32F50"/>
    <w:rsid w:val="00E33FCE"/>
    <w:rsid w:val="00E34BDA"/>
    <w:rsid w:val="00E34C90"/>
    <w:rsid w:val="00E34F53"/>
    <w:rsid w:val="00E3501B"/>
    <w:rsid w:val="00E35CF2"/>
    <w:rsid w:val="00E3639A"/>
    <w:rsid w:val="00E40192"/>
    <w:rsid w:val="00E4038A"/>
    <w:rsid w:val="00E41302"/>
    <w:rsid w:val="00E41AFE"/>
    <w:rsid w:val="00E425B0"/>
    <w:rsid w:val="00E42B01"/>
    <w:rsid w:val="00E42B65"/>
    <w:rsid w:val="00E434BB"/>
    <w:rsid w:val="00E43882"/>
    <w:rsid w:val="00E438B4"/>
    <w:rsid w:val="00E441E5"/>
    <w:rsid w:val="00E44806"/>
    <w:rsid w:val="00E44DF3"/>
    <w:rsid w:val="00E44F4F"/>
    <w:rsid w:val="00E45419"/>
    <w:rsid w:val="00E4554F"/>
    <w:rsid w:val="00E457DC"/>
    <w:rsid w:val="00E45957"/>
    <w:rsid w:val="00E45AD8"/>
    <w:rsid w:val="00E45DAB"/>
    <w:rsid w:val="00E45EE2"/>
    <w:rsid w:val="00E460D3"/>
    <w:rsid w:val="00E46113"/>
    <w:rsid w:val="00E46165"/>
    <w:rsid w:val="00E46620"/>
    <w:rsid w:val="00E46686"/>
    <w:rsid w:val="00E47C08"/>
    <w:rsid w:val="00E51093"/>
    <w:rsid w:val="00E52182"/>
    <w:rsid w:val="00E524FB"/>
    <w:rsid w:val="00E5279C"/>
    <w:rsid w:val="00E52D25"/>
    <w:rsid w:val="00E5323B"/>
    <w:rsid w:val="00E5492E"/>
    <w:rsid w:val="00E553DC"/>
    <w:rsid w:val="00E5646B"/>
    <w:rsid w:val="00E5650D"/>
    <w:rsid w:val="00E570A9"/>
    <w:rsid w:val="00E57224"/>
    <w:rsid w:val="00E57B2A"/>
    <w:rsid w:val="00E600B1"/>
    <w:rsid w:val="00E6079C"/>
    <w:rsid w:val="00E60F10"/>
    <w:rsid w:val="00E61049"/>
    <w:rsid w:val="00E61BD7"/>
    <w:rsid w:val="00E622A6"/>
    <w:rsid w:val="00E62ABD"/>
    <w:rsid w:val="00E63763"/>
    <w:rsid w:val="00E6410A"/>
    <w:rsid w:val="00E6564C"/>
    <w:rsid w:val="00E65B4D"/>
    <w:rsid w:val="00E66900"/>
    <w:rsid w:val="00E66B58"/>
    <w:rsid w:val="00E67655"/>
    <w:rsid w:val="00E70135"/>
    <w:rsid w:val="00E70904"/>
    <w:rsid w:val="00E7092B"/>
    <w:rsid w:val="00E70965"/>
    <w:rsid w:val="00E70D3E"/>
    <w:rsid w:val="00E71E7E"/>
    <w:rsid w:val="00E72E16"/>
    <w:rsid w:val="00E73133"/>
    <w:rsid w:val="00E734FF"/>
    <w:rsid w:val="00E73FA8"/>
    <w:rsid w:val="00E745E6"/>
    <w:rsid w:val="00E74641"/>
    <w:rsid w:val="00E7470F"/>
    <w:rsid w:val="00E7568C"/>
    <w:rsid w:val="00E76198"/>
    <w:rsid w:val="00E76D70"/>
    <w:rsid w:val="00E76FAC"/>
    <w:rsid w:val="00E77100"/>
    <w:rsid w:val="00E80470"/>
    <w:rsid w:val="00E810F2"/>
    <w:rsid w:val="00E8171E"/>
    <w:rsid w:val="00E83505"/>
    <w:rsid w:val="00E83ECA"/>
    <w:rsid w:val="00E84817"/>
    <w:rsid w:val="00E849B1"/>
    <w:rsid w:val="00E84F7D"/>
    <w:rsid w:val="00E86325"/>
    <w:rsid w:val="00E864B7"/>
    <w:rsid w:val="00E8657A"/>
    <w:rsid w:val="00E8706F"/>
    <w:rsid w:val="00E9066B"/>
    <w:rsid w:val="00E91145"/>
    <w:rsid w:val="00E91464"/>
    <w:rsid w:val="00E9220A"/>
    <w:rsid w:val="00E92320"/>
    <w:rsid w:val="00E92E0E"/>
    <w:rsid w:val="00E9355C"/>
    <w:rsid w:val="00E93A60"/>
    <w:rsid w:val="00E952D5"/>
    <w:rsid w:val="00E958BB"/>
    <w:rsid w:val="00E96104"/>
    <w:rsid w:val="00E961C2"/>
    <w:rsid w:val="00E96D4F"/>
    <w:rsid w:val="00EA03FD"/>
    <w:rsid w:val="00EA0D49"/>
    <w:rsid w:val="00EA0D6E"/>
    <w:rsid w:val="00EA100B"/>
    <w:rsid w:val="00EA1C81"/>
    <w:rsid w:val="00EA3437"/>
    <w:rsid w:val="00EA3476"/>
    <w:rsid w:val="00EA3605"/>
    <w:rsid w:val="00EA41B4"/>
    <w:rsid w:val="00EA469C"/>
    <w:rsid w:val="00EA4FE9"/>
    <w:rsid w:val="00EA5786"/>
    <w:rsid w:val="00EA6017"/>
    <w:rsid w:val="00EA6173"/>
    <w:rsid w:val="00EA6E6D"/>
    <w:rsid w:val="00EA73C7"/>
    <w:rsid w:val="00EB0492"/>
    <w:rsid w:val="00EB0696"/>
    <w:rsid w:val="00EB0A73"/>
    <w:rsid w:val="00EB1291"/>
    <w:rsid w:val="00EB1567"/>
    <w:rsid w:val="00EB1778"/>
    <w:rsid w:val="00EB17C5"/>
    <w:rsid w:val="00EB1B8F"/>
    <w:rsid w:val="00EB208A"/>
    <w:rsid w:val="00EB3094"/>
    <w:rsid w:val="00EB35CF"/>
    <w:rsid w:val="00EB4C71"/>
    <w:rsid w:val="00EB504A"/>
    <w:rsid w:val="00EB6AB3"/>
    <w:rsid w:val="00EB6F2B"/>
    <w:rsid w:val="00EB714B"/>
    <w:rsid w:val="00EB7203"/>
    <w:rsid w:val="00EB77F8"/>
    <w:rsid w:val="00EB7802"/>
    <w:rsid w:val="00EC090A"/>
    <w:rsid w:val="00EC092A"/>
    <w:rsid w:val="00EC1033"/>
    <w:rsid w:val="00EC16DB"/>
    <w:rsid w:val="00EC3997"/>
    <w:rsid w:val="00EC43D0"/>
    <w:rsid w:val="00EC4EED"/>
    <w:rsid w:val="00EC50F0"/>
    <w:rsid w:val="00EC51E9"/>
    <w:rsid w:val="00EC5534"/>
    <w:rsid w:val="00EC58DA"/>
    <w:rsid w:val="00EC5A48"/>
    <w:rsid w:val="00EC5DAD"/>
    <w:rsid w:val="00EC667F"/>
    <w:rsid w:val="00EC682C"/>
    <w:rsid w:val="00EC6ADA"/>
    <w:rsid w:val="00EC7327"/>
    <w:rsid w:val="00EC73EC"/>
    <w:rsid w:val="00ED0845"/>
    <w:rsid w:val="00ED115A"/>
    <w:rsid w:val="00ED1C36"/>
    <w:rsid w:val="00ED1E4B"/>
    <w:rsid w:val="00ED205E"/>
    <w:rsid w:val="00ED213C"/>
    <w:rsid w:val="00ED22CC"/>
    <w:rsid w:val="00ED266C"/>
    <w:rsid w:val="00ED551A"/>
    <w:rsid w:val="00ED5705"/>
    <w:rsid w:val="00ED5F3B"/>
    <w:rsid w:val="00ED695F"/>
    <w:rsid w:val="00ED6ADE"/>
    <w:rsid w:val="00ED72FA"/>
    <w:rsid w:val="00ED7B8D"/>
    <w:rsid w:val="00ED7EA3"/>
    <w:rsid w:val="00ED7EE0"/>
    <w:rsid w:val="00EE1082"/>
    <w:rsid w:val="00EE1FD7"/>
    <w:rsid w:val="00EE20E5"/>
    <w:rsid w:val="00EE24AD"/>
    <w:rsid w:val="00EE2C16"/>
    <w:rsid w:val="00EE309B"/>
    <w:rsid w:val="00EE30AA"/>
    <w:rsid w:val="00EE3BEC"/>
    <w:rsid w:val="00EE40F7"/>
    <w:rsid w:val="00EE5ABD"/>
    <w:rsid w:val="00EE5F1D"/>
    <w:rsid w:val="00EE725A"/>
    <w:rsid w:val="00EE72E3"/>
    <w:rsid w:val="00EE7319"/>
    <w:rsid w:val="00EE782A"/>
    <w:rsid w:val="00EE7CFE"/>
    <w:rsid w:val="00EF0072"/>
    <w:rsid w:val="00EF0132"/>
    <w:rsid w:val="00EF0569"/>
    <w:rsid w:val="00EF10A2"/>
    <w:rsid w:val="00EF1584"/>
    <w:rsid w:val="00EF2483"/>
    <w:rsid w:val="00EF3F82"/>
    <w:rsid w:val="00EF6511"/>
    <w:rsid w:val="00EF6925"/>
    <w:rsid w:val="00EF7556"/>
    <w:rsid w:val="00EF789E"/>
    <w:rsid w:val="00F00CAB"/>
    <w:rsid w:val="00F0176B"/>
    <w:rsid w:val="00F03157"/>
    <w:rsid w:val="00F034C5"/>
    <w:rsid w:val="00F0426A"/>
    <w:rsid w:val="00F044E1"/>
    <w:rsid w:val="00F0458C"/>
    <w:rsid w:val="00F04E93"/>
    <w:rsid w:val="00F04FE5"/>
    <w:rsid w:val="00F05793"/>
    <w:rsid w:val="00F057BC"/>
    <w:rsid w:val="00F05CBD"/>
    <w:rsid w:val="00F07856"/>
    <w:rsid w:val="00F0785F"/>
    <w:rsid w:val="00F07BD6"/>
    <w:rsid w:val="00F07BE3"/>
    <w:rsid w:val="00F07FB5"/>
    <w:rsid w:val="00F11058"/>
    <w:rsid w:val="00F1138E"/>
    <w:rsid w:val="00F11924"/>
    <w:rsid w:val="00F129EC"/>
    <w:rsid w:val="00F12F9C"/>
    <w:rsid w:val="00F13E8A"/>
    <w:rsid w:val="00F13FC7"/>
    <w:rsid w:val="00F15322"/>
    <w:rsid w:val="00F1544A"/>
    <w:rsid w:val="00F15CCB"/>
    <w:rsid w:val="00F16D88"/>
    <w:rsid w:val="00F20DC4"/>
    <w:rsid w:val="00F2147D"/>
    <w:rsid w:val="00F214B8"/>
    <w:rsid w:val="00F21D7F"/>
    <w:rsid w:val="00F21D9D"/>
    <w:rsid w:val="00F22163"/>
    <w:rsid w:val="00F23636"/>
    <w:rsid w:val="00F240A3"/>
    <w:rsid w:val="00F2482A"/>
    <w:rsid w:val="00F24E8A"/>
    <w:rsid w:val="00F2511B"/>
    <w:rsid w:val="00F266FF"/>
    <w:rsid w:val="00F3127E"/>
    <w:rsid w:val="00F31695"/>
    <w:rsid w:val="00F31865"/>
    <w:rsid w:val="00F33426"/>
    <w:rsid w:val="00F345D6"/>
    <w:rsid w:val="00F353E8"/>
    <w:rsid w:val="00F3658B"/>
    <w:rsid w:val="00F367A2"/>
    <w:rsid w:val="00F368F9"/>
    <w:rsid w:val="00F36CB6"/>
    <w:rsid w:val="00F37107"/>
    <w:rsid w:val="00F377E7"/>
    <w:rsid w:val="00F37AA3"/>
    <w:rsid w:val="00F37DD0"/>
    <w:rsid w:val="00F4047A"/>
    <w:rsid w:val="00F404FE"/>
    <w:rsid w:val="00F40815"/>
    <w:rsid w:val="00F40ACE"/>
    <w:rsid w:val="00F415D9"/>
    <w:rsid w:val="00F41A34"/>
    <w:rsid w:val="00F41CE5"/>
    <w:rsid w:val="00F42196"/>
    <w:rsid w:val="00F4228F"/>
    <w:rsid w:val="00F43DBF"/>
    <w:rsid w:val="00F44316"/>
    <w:rsid w:val="00F44967"/>
    <w:rsid w:val="00F44AFB"/>
    <w:rsid w:val="00F44E35"/>
    <w:rsid w:val="00F465A0"/>
    <w:rsid w:val="00F46632"/>
    <w:rsid w:val="00F46CB5"/>
    <w:rsid w:val="00F46FE3"/>
    <w:rsid w:val="00F47313"/>
    <w:rsid w:val="00F47364"/>
    <w:rsid w:val="00F47E6E"/>
    <w:rsid w:val="00F52637"/>
    <w:rsid w:val="00F52B4B"/>
    <w:rsid w:val="00F535ED"/>
    <w:rsid w:val="00F54C90"/>
    <w:rsid w:val="00F54E7A"/>
    <w:rsid w:val="00F55A40"/>
    <w:rsid w:val="00F56A10"/>
    <w:rsid w:val="00F57691"/>
    <w:rsid w:val="00F57C2E"/>
    <w:rsid w:val="00F57DA3"/>
    <w:rsid w:val="00F6106A"/>
    <w:rsid w:val="00F6145E"/>
    <w:rsid w:val="00F61B4E"/>
    <w:rsid w:val="00F61DBC"/>
    <w:rsid w:val="00F62C3C"/>
    <w:rsid w:val="00F63B47"/>
    <w:rsid w:val="00F64024"/>
    <w:rsid w:val="00F65F7B"/>
    <w:rsid w:val="00F66CFA"/>
    <w:rsid w:val="00F66FB8"/>
    <w:rsid w:val="00F6701C"/>
    <w:rsid w:val="00F679D9"/>
    <w:rsid w:val="00F67FC6"/>
    <w:rsid w:val="00F71E31"/>
    <w:rsid w:val="00F71EEB"/>
    <w:rsid w:val="00F71FCC"/>
    <w:rsid w:val="00F7203D"/>
    <w:rsid w:val="00F7241E"/>
    <w:rsid w:val="00F735AD"/>
    <w:rsid w:val="00F735D1"/>
    <w:rsid w:val="00F737C3"/>
    <w:rsid w:val="00F73C7F"/>
    <w:rsid w:val="00F73D40"/>
    <w:rsid w:val="00F73DE2"/>
    <w:rsid w:val="00F74B06"/>
    <w:rsid w:val="00F74F1B"/>
    <w:rsid w:val="00F767AC"/>
    <w:rsid w:val="00F7683E"/>
    <w:rsid w:val="00F76C69"/>
    <w:rsid w:val="00F76C92"/>
    <w:rsid w:val="00F77191"/>
    <w:rsid w:val="00F77338"/>
    <w:rsid w:val="00F77EBF"/>
    <w:rsid w:val="00F8073E"/>
    <w:rsid w:val="00F808DD"/>
    <w:rsid w:val="00F80FD0"/>
    <w:rsid w:val="00F813A6"/>
    <w:rsid w:val="00F81F79"/>
    <w:rsid w:val="00F8220B"/>
    <w:rsid w:val="00F82B3A"/>
    <w:rsid w:val="00F82C47"/>
    <w:rsid w:val="00F83020"/>
    <w:rsid w:val="00F830D1"/>
    <w:rsid w:val="00F83589"/>
    <w:rsid w:val="00F83ECC"/>
    <w:rsid w:val="00F84440"/>
    <w:rsid w:val="00F84E95"/>
    <w:rsid w:val="00F84F61"/>
    <w:rsid w:val="00F855D9"/>
    <w:rsid w:val="00F86B83"/>
    <w:rsid w:val="00F874F2"/>
    <w:rsid w:val="00F87C14"/>
    <w:rsid w:val="00F904BE"/>
    <w:rsid w:val="00F90CBA"/>
    <w:rsid w:val="00F9199E"/>
    <w:rsid w:val="00F91CFC"/>
    <w:rsid w:val="00F91F71"/>
    <w:rsid w:val="00F92158"/>
    <w:rsid w:val="00F92FE5"/>
    <w:rsid w:val="00F93025"/>
    <w:rsid w:val="00F9367D"/>
    <w:rsid w:val="00F93CB9"/>
    <w:rsid w:val="00F941F2"/>
    <w:rsid w:val="00F94B29"/>
    <w:rsid w:val="00F95059"/>
    <w:rsid w:val="00F957F1"/>
    <w:rsid w:val="00F96222"/>
    <w:rsid w:val="00F966CD"/>
    <w:rsid w:val="00F96E72"/>
    <w:rsid w:val="00F9700E"/>
    <w:rsid w:val="00F97C97"/>
    <w:rsid w:val="00FA01B7"/>
    <w:rsid w:val="00FA07F4"/>
    <w:rsid w:val="00FA1993"/>
    <w:rsid w:val="00FA23E8"/>
    <w:rsid w:val="00FA3C17"/>
    <w:rsid w:val="00FA485B"/>
    <w:rsid w:val="00FA4E87"/>
    <w:rsid w:val="00FA520F"/>
    <w:rsid w:val="00FA680C"/>
    <w:rsid w:val="00FA79AD"/>
    <w:rsid w:val="00FB0C33"/>
    <w:rsid w:val="00FB1E7D"/>
    <w:rsid w:val="00FB34B0"/>
    <w:rsid w:val="00FB3F2F"/>
    <w:rsid w:val="00FB3F9F"/>
    <w:rsid w:val="00FB4AAD"/>
    <w:rsid w:val="00FB4BC6"/>
    <w:rsid w:val="00FB4F36"/>
    <w:rsid w:val="00FB5D89"/>
    <w:rsid w:val="00FB65B4"/>
    <w:rsid w:val="00FB79D1"/>
    <w:rsid w:val="00FC0672"/>
    <w:rsid w:val="00FC0970"/>
    <w:rsid w:val="00FC0CB3"/>
    <w:rsid w:val="00FC1C9A"/>
    <w:rsid w:val="00FC1F1E"/>
    <w:rsid w:val="00FC246D"/>
    <w:rsid w:val="00FC2B4C"/>
    <w:rsid w:val="00FC5970"/>
    <w:rsid w:val="00FC6BCF"/>
    <w:rsid w:val="00FC737F"/>
    <w:rsid w:val="00FD10AB"/>
    <w:rsid w:val="00FD1D8D"/>
    <w:rsid w:val="00FD25DD"/>
    <w:rsid w:val="00FD2615"/>
    <w:rsid w:val="00FD4296"/>
    <w:rsid w:val="00FD4935"/>
    <w:rsid w:val="00FD4C83"/>
    <w:rsid w:val="00FD4CDB"/>
    <w:rsid w:val="00FD4D8A"/>
    <w:rsid w:val="00FD5453"/>
    <w:rsid w:val="00FD5871"/>
    <w:rsid w:val="00FD609F"/>
    <w:rsid w:val="00FD698F"/>
    <w:rsid w:val="00FD69ED"/>
    <w:rsid w:val="00FD7607"/>
    <w:rsid w:val="00FD7D71"/>
    <w:rsid w:val="00FE0BBD"/>
    <w:rsid w:val="00FE10B0"/>
    <w:rsid w:val="00FE119B"/>
    <w:rsid w:val="00FE194C"/>
    <w:rsid w:val="00FE1CEA"/>
    <w:rsid w:val="00FE221E"/>
    <w:rsid w:val="00FE23C9"/>
    <w:rsid w:val="00FE2EF8"/>
    <w:rsid w:val="00FE34EA"/>
    <w:rsid w:val="00FE3DFE"/>
    <w:rsid w:val="00FE6636"/>
    <w:rsid w:val="00FE7178"/>
    <w:rsid w:val="00FE7E7E"/>
    <w:rsid w:val="00FF0973"/>
    <w:rsid w:val="00FF1A25"/>
    <w:rsid w:val="00FF34D3"/>
    <w:rsid w:val="00FF627E"/>
    <w:rsid w:val="00FF6D44"/>
    <w:rsid w:val="00FF6DCA"/>
    <w:rsid w:val="00FF7948"/>
    <w:rsid w:val="00FF7F5B"/>
    <w:rsid w:val="29BFD32D"/>
    <w:rsid w:val="35832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0C6F29"/>
  <w15:chartTrackingRefBased/>
  <w15:docId w15:val="{63191E87-C9DD-496A-9496-5EA23D0EF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4191"/>
    <w:pPr>
      <w:spacing w:after="100" w:afterAutospacing="1" w:line="240" w:lineRule="auto"/>
      <w:jc w:val="both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309B"/>
    <w:pPr>
      <w:keepNext/>
      <w:keepLines/>
      <w:numPr>
        <w:numId w:val="1"/>
      </w:numPr>
      <w:spacing w:after="0" w:afterAutospacing="0" w:line="360" w:lineRule="auto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309B"/>
    <w:pPr>
      <w:keepNext/>
      <w:keepLines/>
      <w:numPr>
        <w:ilvl w:val="1"/>
        <w:numId w:val="1"/>
      </w:numPr>
      <w:spacing w:after="0" w:afterAutospacing="0" w:line="36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309B"/>
    <w:pPr>
      <w:keepNext/>
      <w:keepLines/>
      <w:numPr>
        <w:ilvl w:val="2"/>
        <w:numId w:val="1"/>
      </w:numPr>
      <w:spacing w:after="0" w:afterAutospacing="0" w:line="360" w:lineRule="auto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309B"/>
    <w:pPr>
      <w:keepNext/>
      <w:keepLines/>
      <w:numPr>
        <w:ilvl w:val="3"/>
        <w:numId w:val="1"/>
      </w:numPr>
      <w:spacing w:after="0" w:afterAutospacing="0" w:line="360" w:lineRule="auto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E309B"/>
    <w:pPr>
      <w:keepNext/>
      <w:keepLines/>
      <w:numPr>
        <w:ilvl w:val="4"/>
        <w:numId w:val="1"/>
      </w:numPr>
      <w:spacing w:after="0" w:afterAutospacing="0" w:line="360" w:lineRule="auto"/>
      <w:outlineLvl w:val="4"/>
    </w:pPr>
    <w:rPr>
      <w:rFonts w:eastAsiaTheme="majorEastAsia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309B"/>
    <w:rPr>
      <w:rFonts w:ascii="Arial" w:eastAsiaTheme="majorEastAsia" w:hAnsi="Arial" w:cstheme="majorBidi"/>
      <w:b/>
      <w:sz w:val="28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EE309B"/>
    <w:rPr>
      <w:rFonts w:ascii="Arial" w:eastAsiaTheme="majorEastAsia" w:hAnsi="Arial" w:cstheme="majorBidi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E309B"/>
    <w:rPr>
      <w:rFonts w:ascii="Arial" w:eastAsiaTheme="majorEastAsia" w:hAnsi="Arial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309B"/>
    <w:rPr>
      <w:rFonts w:ascii="Arial" w:eastAsiaTheme="majorEastAsia" w:hAnsi="Arial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E309B"/>
    <w:rPr>
      <w:rFonts w:ascii="Arial" w:eastAsiaTheme="majorEastAsia" w:hAnsi="Arial" w:cstheme="majorBidi"/>
      <w:iCs/>
      <w:sz w:val="24"/>
    </w:rPr>
  </w:style>
  <w:style w:type="paragraph" w:customStyle="1" w:styleId="Paragraph">
    <w:name w:val="Paragraph"/>
    <w:basedOn w:val="Normal"/>
    <w:link w:val="ParagraphChar"/>
    <w:qFormat/>
    <w:rsid w:val="00EE309B"/>
    <w:pPr>
      <w:spacing w:after="0" w:afterAutospacing="0" w:line="360" w:lineRule="auto"/>
    </w:pPr>
    <w:rPr>
      <w:lang w:val="en-US"/>
    </w:rPr>
  </w:style>
  <w:style w:type="character" w:customStyle="1" w:styleId="ParagraphChar">
    <w:name w:val="Paragraph Char"/>
    <w:basedOn w:val="DefaultParagraphFont"/>
    <w:link w:val="Paragraph"/>
    <w:rsid w:val="00EE309B"/>
    <w:rPr>
      <w:rFonts w:ascii="Arial" w:hAnsi="Arial"/>
      <w:sz w:val="24"/>
      <w:lang w:val="en-US"/>
    </w:rPr>
  </w:style>
  <w:style w:type="paragraph" w:customStyle="1" w:styleId="Normal1">
    <w:name w:val="Normal1"/>
    <w:rsid w:val="0090795B"/>
    <w:pPr>
      <w:spacing w:after="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val="fr-FR" w:eastAsia="fr-FR"/>
    </w:rPr>
  </w:style>
  <w:style w:type="paragraph" w:customStyle="1" w:styleId="14x6cell">
    <w:name w:val="14x6:cell"/>
    <w:rsid w:val="0090795B"/>
    <w:pPr>
      <w:widowControl w:val="0"/>
      <w:tabs>
        <w:tab w:val="left" w:pos="0"/>
        <w:tab w:val="left" w:pos="720"/>
        <w:tab w:val="left" w:pos="1440"/>
        <w:tab w:val="left" w:pos="2160"/>
      </w:tabs>
      <w:spacing w:after="38" w:line="222" w:lineRule="atLeast"/>
    </w:pPr>
    <w:rPr>
      <w:rFonts w:ascii="Helvetica" w:eastAsia="Times New Roman" w:hAnsi="Helvetica" w:cs="Times New Roman"/>
      <w:sz w:val="20"/>
      <w:szCs w:val="20"/>
      <w:lang w:val="fr-FR" w:eastAsia="fr-FR"/>
    </w:rPr>
  </w:style>
  <w:style w:type="paragraph" w:customStyle="1" w:styleId="TableText">
    <w:name w:val="Table Text"/>
    <w:basedOn w:val="Normal"/>
    <w:rsid w:val="00506999"/>
    <w:pPr>
      <w:spacing w:after="0" w:afterAutospacing="0" w:line="220" w:lineRule="exact"/>
      <w:jc w:val="left"/>
    </w:pPr>
    <w:rPr>
      <w:rFonts w:eastAsia="Times New Roman" w:cs="Times New Roman"/>
      <w:sz w:val="18"/>
      <w:szCs w:val="24"/>
      <w:lang w:val="en-ID" w:eastAsia="en-GB"/>
    </w:rPr>
  </w:style>
  <w:style w:type="table" w:styleId="TableGrid">
    <w:name w:val="Table Grid"/>
    <w:basedOn w:val="TableNormal"/>
    <w:uiPriority w:val="39"/>
    <w:rsid w:val="00EE30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871D6"/>
    <w:pPr>
      <w:tabs>
        <w:tab w:val="center" w:pos="4513"/>
        <w:tab w:val="right" w:pos="9026"/>
      </w:tabs>
      <w:spacing w:after="0" w:afterAutospacing="0"/>
    </w:pPr>
    <w:rPr>
      <w:rFonts w:eastAsiaTheme="minorHAnsi"/>
      <w:sz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7871D6"/>
    <w:rPr>
      <w:rFonts w:ascii="Arial" w:eastAsiaTheme="minorHAnsi" w:hAnsi="Arial"/>
      <w:lang w:eastAsia="en-US"/>
    </w:rPr>
  </w:style>
  <w:style w:type="paragraph" w:styleId="Footer">
    <w:name w:val="footer"/>
    <w:basedOn w:val="Normal"/>
    <w:link w:val="FooterChar"/>
    <w:unhideWhenUsed/>
    <w:rsid w:val="007871D6"/>
    <w:pPr>
      <w:tabs>
        <w:tab w:val="center" w:pos="4513"/>
        <w:tab w:val="right" w:pos="9026"/>
      </w:tabs>
      <w:spacing w:after="0" w:afterAutospacing="0"/>
    </w:pPr>
    <w:rPr>
      <w:rFonts w:eastAsiaTheme="minorHAnsi"/>
      <w:sz w:val="22"/>
      <w:lang w:eastAsia="en-US"/>
    </w:rPr>
  </w:style>
  <w:style w:type="character" w:customStyle="1" w:styleId="FooterChar">
    <w:name w:val="Footer Char"/>
    <w:basedOn w:val="DefaultParagraphFont"/>
    <w:link w:val="Footer"/>
    <w:rsid w:val="007871D6"/>
    <w:rPr>
      <w:rFonts w:ascii="Arial" w:eastAsiaTheme="minorHAnsi" w:hAnsi="Arial"/>
      <w:lang w:eastAsia="en-US"/>
    </w:rPr>
  </w:style>
  <w:style w:type="character" w:styleId="PageNumber">
    <w:name w:val="page number"/>
    <w:basedOn w:val="DefaultParagraphFont"/>
    <w:semiHidden/>
    <w:rsid w:val="007871D6"/>
  </w:style>
  <w:style w:type="paragraph" w:customStyle="1" w:styleId="Confidentialit">
    <w:name w:val="Confidentialité"/>
    <w:basedOn w:val="Footer"/>
    <w:rsid w:val="007871D6"/>
    <w:pPr>
      <w:tabs>
        <w:tab w:val="clear" w:pos="4513"/>
        <w:tab w:val="clear" w:pos="9026"/>
      </w:tabs>
      <w:spacing w:before="40" w:after="40"/>
      <w:jc w:val="center"/>
    </w:pPr>
    <w:rPr>
      <w:rFonts w:eastAsia="Times New Roman" w:cs="Times New Roman"/>
      <w:b/>
      <w:caps/>
      <w:color w:val="000080"/>
      <w:sz w:val="24"/>
      <w:szCs w:val="20"/>
      <w:lang w:val="en-US" w:eastAsia="fr-FR"/>
    </w:rPr>
  </w:style>
  <w:style w:type="paragraph" w:customStyle="1" w:styleId="Tablefooter">
    <w:name w:val="Table footer"/>
    <w:basedOn w:val="Normal"/>
    <w:link w:val="TablefooterChar"/>
    <w:qFormat/>
    <w:rsid w:val="007871D6"/>
    <w:pPr>
      <w:spacing w:after="0" w:afterAutospacing="0"/>
    </w:pPr>
    <w:rPr>
      <w:sz w:val="20"/>
    </w:rPr>
  </w:style>
  <w:style w:type="character" w:customStyle="1" w:styleId="TablefooterChar">
    <w:name w:val="Table footer Char"/>
    <w:basedOn w:val="DefaultParagraphFont"/>
    <w:link w:val="Tablefooter"/>
    <w:rsid w:val="007871D6"/>
    <w:rPr>
      <w:rFonts w:ascii="Arial" w:hAnsi="Arial"/>
      <w:sz w:val="20"/>
    </w:rPr>
  </w:style>
  <w:style w:type="paragraph" w:styleId="Caption">
    <w:name w:val="caption"/>
    <w:basedOn w:val="Normal"/>
    <w:next w:val="Normal"/>
    <w:uiPriority w:val="35"/>
    <w:unhideWhenUsed/>
    <w:qFormat/>
    <w:rsid w:val="001950B1"/>
    <w:pPr>
      <w:spacing w:after="0" w:afterAutospacing="0" w:line="360" w:lineRule="auto"/>
      <w:jc w:val="center"/>
    </w:pPr>
    <w:rPr>
      <w:b/>
      <w:i/>
      <w:iCs/>
      <w:color w:val="000000" w:themeColor="text1"/>
      <w:sz w:val="18"/>
      <w:szCs w:val="18"/>
    </w:rPr>
  </w:style>
  <w:style w:type="paragraph" w:styleId="ListParagraph">
    <w:name w:val="List Paragraph"/>
    <w:basedOn w:val="Normal"/>
    <w:uiPriority w:val="34"/>
    <w:qFormat/>
    <w:rsid w:val="00987474"/>
    <w:pPr>
      <w:ind w:left="720"/>
      <w:contextualSpacing/>
    </w:pPr>
  </w:style>
  <w:style w:type="paragraph" w:customStyle="1" w:styleId="TableContent">
    <w:name w:val="Table Content"/>
    <w:basedOn w:val="Normal"/>
    <w:link w:val="TableContentChar"/>
    <w:qFormat/>
    <w:rsid w:val="00CD11A8"/>
    <w:pPr>
      <w:spacing w:before="60" w:after="60" w:afterAutospacing="0" w:line="360" w:lineRule="auto"/>
      <w:jc w:val="left"/>
    </w:pPr>
    <w:rPr>
      <w:sz w:val="18"/>
      <w:lang w:val="en-US"/>
    </w:rPr>
  </w:style>
  <w:style w:type="character" w:customStyle="1" w:styleId="TableContentChar">
    <w:name w:val="Table Content Char"/>
    <w:basedOn w:val="DefaultParagraphFont"/>
    <w:link w:val="TableContent"/>
    <w:rsid w:val="00CD11A8"/>
    <w:rPr>
      <w:rFonts w:ascii="Arial" w:hAnsi="Arial"/>
      <w:sz w:val="18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814BD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4BD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4BD4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4BD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4BD4"/>
    <w:rPr>
      <w:rFonts w:ascii="Arial" w:hAnsi="Arial"/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814BD4"/>
  </w:style>
  <w:style w:type="paragraph" w:styleId="TOC2">
    <w:name w:val="toc 2"/>
    <w:basedOn w:val="Normal"/>
    <w:next w:val="Normal"/>
    <w:autoRedefine/>
    <w:uiPriority w:val="39"/>
    <w:unhideWhenUsed/>
    <w:rsid w:val="00814BD4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14BD4"/>
    <w:pPr>
      <w:ind w:left="480"/>
    </w:pPr>
  </w:style>
  <w:style w:type="character" w:styleId="Hyperlink">
    <w:name w:val="Hyperlink"/>
    <w:basedOn w:val="DefaultParagraphFont"/>
    <w:uiPriority w:val="99"/>
    <w:unhideWhenUsed/>
    <w:rsid w:val="00814BD4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6F05A4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6F05A4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A5572D"/>
    <w:pPr>
      <w:spacing w:after="0" w:line="240" w:lineRule="auto"/>
    </w:pPr>
    <w:rPr>
      <w:rFonts w:ascii="Calibri" w:eastAsia="Times New Roman" w:hAnsi="Calibri" w:cs="Times New Roman"/>
      <w:lang w:val="en-US"/>
    </w:rPr>
  </w:style>
  <w:style w:type="character" w:customStyle="1" w:styleId="NoSpacingChar">
    <w:name w:val="No Spacing Char"/>
    <w:link w:val="NoSpacing"/>
    <w:uiPriority w:val="1"/>
    <w:rsid w:val="00A5572D"/>
    <w:rPr>
      <w:rFonts w:ascii="Calibri" w:eastAsia="Times New Roman" w:hAnsi="Calibri" w:cs="Times New Roman"/>
      <w:lang w:val="en-US"/>
    </w:rPr>
  </w:style>
  <w:style w:type="paragraph" w:customStyle="1" w:styleId="Query">
    <w:name w:val="Query"/>
    <w:basedOn w:val="Normal"/>
    <w:link w:val="QueryChar"/>
    <w:qFormat/>
    <w:rsid w:val="00110D9B"/>
    <w:pPr>
      <w:tabs>
        <w:tab w:val="left" w:pos="450"/>
      </w:tabs>
      <w:spacing w:after="0" w:afterAutospacing="0"/>
      <w:jc w:val="left"/>
    </w:pPr>
    <w:rPr>
      <w:rFonts w:ascii="Courier New" w:hAnsi="Courier New" w:cs="Courier New"/>
      <w:color w:val="0070C0"/>
      <w:sz w:val="20"/>
      <w:szCs w:val="16"/>
      <w:lang w:val="en-US"/>
    </w:rPr>
  </w:style>
  <w:style w:type="character" w:customStyle="1" w:styleId="QueryChar">
    <w:name w:val="Query Char"/>
    <w:basedOn w:val="DefaultParagraphFont"/>
    <w:link w:val="Query"/>
    <w:rsid w:val="00110D9B"/>
    <w:rPr>
      <w:rFonts w:ascii="Courier New" w:hAnsi="Courier New" w:cs="Courier New"/>
      <w:color w:val="0070C0"/>
      <w:sz w:val="20"/>
      <w:szCs w:val="16"/>
      <w:lang w:val="en-US"/>
    </w:rPr>
  </w:style>
  <w:style w:type="paragraph" w:customStyle="1" w:styleId="ParagraphNumbering">
    <w:name w:val="Paragraph (Numbering)"/>
    <w:basedOn w:val="Paragraph"/>
    <w:link w:val="ParagraphNumberingChar"/>
    <w:qFormat/>
    <w:rsid w:val="00C40BB9"/>
    <w:pPr>
      <w:spacing w:after="240"/>
    </w:pPr>
  </w:style>
  <w:style w:type="paragraph" w:styleId="Title">
    <w:name w:val="Title"/>
    <w:basedOn w:val="Normal"/>
    <w:link w:val="TitleChar"/>
    <w:qFormat/>
    <w:rsid w:val="00F42196"/>
    <w:pPr>
      <w:spacing w:before="240" w:after="60" w:afterAutospacing="0"/>
      <w:jc w:val="center"/>
      <w:outlineLvl w:val="0"/>
    </w:pPr>
    <w:rPr>
      <w:rFonts w:eastAsia="Times New Roman" w:cs="Times New Roman"/>
      <w:b/>
      <w:kern w:val="28"/>
      <w:sz w:val="32"/>
      <w:szCs w:val="20"/>
      <w:lang w:eastAsia="fr-FR"/>
    </w:rPr>
  </w:style>
  <w:style w:type="character" w:customStyle="1" w:styleId="ParagraphNumberingChar">
    <w:name w:val="Paragraph (Numbering) Char"/>
    <w:basedOn w:val="ParagraphChar"/>
    <w:link w:val="ParagraphNumbering"/>
    <w:rsid w:val="00C40BB9"/>
    <w:rPr>
      <w:rFonts w:ascii="Arial" w:hAnsi="Arial"/>
      <w:sz w:val="24"/>
      <w:lang w:val="en-US"/>
    </w:rPr>
  </w:style>
  <w:style w:type="character" w:customStyle="1" w:styleId="TitleChar">
    <w:name w:val="Title Char"/>
    <w:basedOn w:val="DefaultParagraphFont"/>
    <w:link w:val="Title"/>
    <w:rsid w:val="00F42196"/>
    <w:rPr>
      <w:rFonts w:ascii="Arial" w:eastAsia="Times New Roman" w:hAnsi="Arial" w:cs="Times New Roman"/>
      <w:b/>
      <w:kern w:val="28"/>
      <w:sz w:val="32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6" Type="http://schemas.openxmlformats.org/officeDocument/2006/relationships/footer" Target="footer2.xml"/><Relationship Id="rId11" Type="http://schemas.openxmlformats.org/officeDocument/2006/relationships/image" Target="media/image2.jpe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header" Target="header1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www.vsi.co.id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1.emf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microsoft.com/office/2011/relationships/people" Target="people.xml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7.png"/><Relationship Id="rId14" Type="http://schemas.openxmlformats.org/officeDocument/2006/relationships/hyperlink" Target="http://www.vsi.co.id/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4B2A46-09EC-446B-AC27-4B2DA9D78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909</TotalTime>
  <Pages>79</Pages>
  <Words>7078</Words>
  <Characters>40345</Characters>
  <Application>Microsoft Office Word</Application>
  <DocSecurity>0</DocSecurity>
  <Lines>336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Fikri Ahmad</dc:creator>
  <cp:keywords/>
  <dc:description/>
  <cp:lastModifiedBy>Fikri Ahmad Ramdhan</cp:lastModifiedBy>
  <cp:revision>390</cp:revision>
  <cp:lastPrinted>2022-10-03T10:07:00Z</cp:lastPrinted>
  <dcterms:created xsi:type="dcterms:W3CDTF">2022-10-14T02:56:00Z</dcterms:created>
  <dcterms:modified xsi:type="dcterms:W3CDTF">2022-11-01T08:42:00Z</dcterms:modified>
</cp:coreProperties>
</file>