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163FC" w14:textId="77777777" w:rsidR="00DB22D7" w:rsidRPr="00385219" w:rsidRDefault="006F5A18" w:rsidP="00DB22D7">
      <w:pPr>
        <w:rPr>
          <w:rFonts w:ascii="Arial" w:hAnsi="Arial" w:cs="Arial"/>
        </w:rPr>
        <w:sectPr w:rsidR="00DB22D7" w:rsidRPr="00385219" w:rsidSect="00DB22D7">
          <w:headerReference w:type="default" r:id="rId11"/>
          <w:footerReference w:type="default" r:id="rId12"/>
          <w:pgSz w:w="11909" w:h="16834" w:code="9"/>
          <w:pgMar w:top="1440" w:right="1152" w:bottom="1152" w:left="1296" w:header="720" w:footer="307" w:gutter="0"/>
          <w:pgNumType w:fmt="lowerRoman" w:start="0"/>
          <w:cols w:space="720"/>
          <w:titlePg/>
          <w:docGrid w:linePitch="360"/>
        </w:sectPr>
      </w:pPr>
      <w:r w:rsidRPr="00385219">
        <w:rPr>
          <w:rFonts w:ascii="Arial" w:hAnsi="Arial" w:cs="Arial"/>
          <w:b/>
          <w:caps/>
          <w:noProof/>
          <w:color w:val="FFFFFF"/>
          <w:lang w:val="en-GB"/>
        </w:rPr>
        <mc:AlternateContent>
          <mc:Choice Requires="wps">
            <w:drawing>
              <wp:anchor distT="0" distB="0" distL="114300" distR="114300" simplePos="0" relativeHeight="251658244" behindDoc="1" locked="0" layoutInCell="1" allowOverlap="1" wp14:anchorId="7283E8B9" wp14:editId="4983EE87">
                <wp:simplePos x="0" y="0"/>
                <wp:positionH relativeFrom="page">
                  <wp:posOffset>177800</wp:posOffset>
                </wp:positionH>
                <wp:positionV relativeFrom="page">
                  <wp:posOffset>267335</wp:posOffset>
                </wp:positionV>
                <wp:extent cx="7184390" cy="10154920"/>
                <wp:effectExtent l="0" t="0" r="0" b="0"/>
                <wp:wrapNone/>
                <wp:docPr id="150" name="Rectangl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4390" cy="101549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6DF5EC" w14:textId="77777777" w:rsidR="00741489" w:rsidRDefault="00741489" w:rsidP="00400946"/>
                        </w:txbxContent>
                      </wps:txbx>
                      <wps:bodyPr rot="0" vert="horz" wrap="square" lIns="274320" tIns="45720" rIns="27432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95000</wp14:pctWidth>
                </wp14:sizeRelH>
                <wp14:sizeRelV relativeFrom="page">
                  <wp14:pctHeight>95000</wp14:pctHeight>
                </wp14:sizeRelV>
              </wp:anchor>
            </w:drawing>
          </mc:Choice>
          <mc:Fallback>
            <w:pict>
              <v:rect w14:anchorId="7283E8B9" id="Rectangle 80" o:spid="_x0000_s1026" style="position:absolute;margin-left:14pt;margin-top:21.05pt;width:565.7pt;height:799.6pt;z-index:-251658236;visibility:visible;mso-wrap-style:square;mso-width-percent:950;mso-height-percent:950;mso-wrap-distance-left:9pt;mso-wrap-distance-top:0;mso-wrap-distance-right:9pt;mso-wrap-distance-bottom:0;mso-position-horizontal:absolute;mso-position-horizontal-relative:page;mso-position-vertical:absolute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" fillcolor="#00b0f0" stroked="f" strokeweight="2pt">
                <v:path arrowok="t"/>
                <v:textbox inset="21.6pt,,21.6pt">
                  <w:txbxContent>
                    <w:p w14:paraId="286DF5EC" w14:textId="77777777" w:rsidR="00741489" w:rsidRDefault="00741489" w:rsidP="00400946"/>
                  </w:txbxContent>
                </v:textbox>
                <w10:wrap anchorx="page" anchory="page"/>
              </v:rect>
            </w:pict>
          </mc:Fallback>
        </mc:AlternateContent>
      </w:r>
      <w:r w:rsidRPr="0038521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5628B7B" wp14:editId="108DD0BE">
                <wp:simplePos x="0" y="0"/>
                <wp:positionH relativeFrom="page">
                  <wp:posOffset>3438525</wp:posOffset>
                </wp:positionH>
                <wp:positionV relativeFrom="page">
                  <wp:posOffset>3667125</wp:posOffset>
                </wp:positionV>
                <wp:extent cx="3690620" cy="1588770"/>
                <wp:effectExtent l="0" t="0" r="0" b="0"/>
                <wp:wrapSquare wrapText="bothSides"/>
                <wp:docPr id="149" name="Text Box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90620" cy="1588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9D39EE9" w14:textId="436DDADA" w:rsidR="00741489" w:rsidRPr="00E14BE1" w:rsidRDefault="00E97E61" w:rsidP="00E97E61">
                            <w:pPr>
                              <w:spacing w:after="200" w:line="276" w:lineRule="auto"/>
                              <w:rPr>
                                <w:rFonts w:ascii="Calibri" w:hAnsi="Calibri" w:cs="Calibri"/>
                                <w:noProof/>
                                <w:color w:val="1F497D"/>
                                <w:sz w:val="34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noProof/>
                                <w:color w:val="1F497D"/>
                                <w:sz w:val="34"/>
                                <w:szCs w:val="36"/>
                                <w:lang w:val="en-US"/>
                              </w:rPr>
                              <w:t>ENHANCEMENT APLIKASI BJB VA</w:t>
                            </w:r>
                            <w:r w:rsidR="00566CF5">
                              <w:rPr>
                                <w:rFonts w:ascii="Calibri" w:hAnsi="Calibri" w:cs="Calibri"/>
                                <w:noProof/>
                                <w:color w:val="1F497D"/>
                                <w:sz w:val="34"/>
                                <w:szCs w:val="36"/>
                                <w:lang w:val="en-US"/>
                              </w:rPr>
                              <w:t xml:space="preserve"> DENGAN INTEGRASI XENDITH</w:t>
                            </w:r>
                          </w:p>
                          <w:p w14:paraId="26843CFE" w14:textId="77777777" w:rsidR="00741489" w:rsidRDefault="00741489" w:rsidP="00475F84">
                            <w:pPr>
                              <w:rPr>
                                <w:rFonts w:cs="Arial"/>
                              </w:rPr>
                            </w:pPr>
                          </w:p>
                          <w:p w14:paraId="3A24A8C7" w14:textId="77777777" w:rsidR="00741489" w:rsidRPr="004D63BA" w:rsidRDefault="00741489" w:rsidP="00475F84">
                            <w:pPr>
                              <w:rPr>
                                <w:rFonts w:cs="Arial"/>
                                <w:lang w:val="en-US"/>
                              </w:rPr>
                            </w:pPr>
                            <w:r w:rsidRPr="001A29E6">
                              <w:rPr>
                                <w:rFonts w:cs="Arial"/>
                              </w:rPr>
                              <w:t xml:space="preserve">VERSI : </w:t>
                            </w:r>
                            <w:r w:rsidR="00C33F7A">
                              <w:rPr>
                                <w:rFonts w:cs="Arial"/>
                                <w:b/>
                                <w:lang w:val="en-GB"/>
                              </w:rPr>
                              <w:t xml:space="preserve"> (DRAFT)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5628B7B" id="_x0000_t202" coordsize="21600,21600" o:spt="202" path="m,l,21600r21600,l21600,xe">
                <v:stroke joinstyle="miter"/>
                <v:path gradientshapeok="t" o:connecttype="rect"/>
              </v:shapetype>
              <v:shape id="Text Box 149" o:spid="_x0000_s1027" type="#_x0000_t202" style="position:absolute;margin-left:270.75pt;margin-top:288.75pt;width:290.6pt;height:125.1pt;z-index:2516582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" filled="f" stroked="f" strokeweight=".5pt">
                <v:textbox>
                  <w:txbxContent>
                    <w:p w14:paraId="59D39EE9" w14:textId="436DDADA" w:rsidR="00741489" w:rsidRPr="00E14BE1" w:rsidRDefault="00E97E61" w:rsidP="00E97E61">
                      <w:pPr>
                        <w:spacing w:after="200" w:line="276" w:lineRule="auto"/>
                        <w:rPr>
                          <w:rFonts w:ascii="Calibri" w:hAnsi="Calibri" w:cs="Calibri"/>
                          <w:noProof/>
                          <w:color w:val="1F497D"/>
                          <w:sz w:val="34"/>
                          <w:szCs w:val="36"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noProof/>
                          <w:color w:val="1F497D"/>
                          <w:sz w:val="34"/>
                          <w:szCs w:val="36"/>
                          <w:lang w:val="en-US"/>
                        </w:rPr>
                        <w:t>ENHANCEMENT APLIKASI BJB VA</w:t>
                      </w:r>
                      <w:r w:rsidR="00566CF5">
                        <w:rPr>
                          <w:rFonts w:ascii="Calibri" w:hAnsi="Calibri" w:cs="Calibri"/>
                          <w:noProof/>
                          <w:color w:val="1F497D"/>
                          <w:sz w:val="34"/>
                          <w:szCs w:val="36"/>
                          <w:lang w:val="en-US"/>
                        </w:rPr>
                        <w:t xml:space="preserve"> DENGAN INTEGRASI XENDITH</w:t>
                      </w:r>
                    </w:p>
                    <w:p w14:paraId="26843CFE" w14:textId="77777777" w:rsidR="00741489" w:rsidRDefault="00741489" w:rsidP="00475F84">
                      <w:pPr>
                        <w:rPr>
                          <w:rFonts w:cs="Arial"/>
                        </w:rPr>
                      </w:pPr>
                    </w:p>
                    <w:p w14:paraId="3A24A8C7" w14:textId="77777777" w:rsidR="00741489" w:rsidRPr="004D63BA" w:rsidRDefault="00741489" w:rsidP="00475F84">
                      <w:pPr>
                        <w:rPr>
                          <w:rFonts w:cs="Arial"/>
                          <w:lang w:val="en-US"/>
                        </w:rPr>
                      </w:pPr>
                      <w:r w:rsidRPr="001A29E6">
                        <w:rPr>
                          <w:rFonts w:cs="Arial"/>
                        </w:rPr>
                        <w:t xml:space="preserve">VERSI : </w:t>
                      </w:r>
                      <w:r w:rsidR="00C33F7A">
                        <w:rPr>
                          <w:rFonts w:cs="Arial"/>
                          <w:b/>
                          <w:lang w:val="en-GB"/>
                        </w:rPr>
                        <w:t xml:space="preserve"> (DRAFT)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Pr="0038521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2B8DC172" wp14:editId="784303A2">
                <wp:simplePos x="0" y="0"/>
                <wp:positionH relativeFrom="page">
                  <wp:posOffset>3505200</wp:posOffset>
                </wp:positionH>
                <wp:positionV relativeFrom="page">
                  <wp:posOffset>5475605</wp:posOffset>
                </wp:positionV>
                <wp:extent cx="3314700" cy="4052570"/>
                <wp:effectExtent l="0" t="0" r="0" b="0"/>
                <wp:wrapSquare wrapText="bothSides"/>
                <wp:docPr id="148" name="Text Box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14700" cy="4052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AC8521B" w14:textId="77777777" w:rsidR="00741489" w:rsidRPr="00931B37" w:rsidRDefault="00741489" w:rsidP="00C91352">
                            <w:pPr>
                              <w:spacing w:line="360" w:lineRule="auto"/>
                              <w:rPr>
                                <w:rFonts w:ascii="Calibri" w:hAnsi="Calibri" w:cs="Calibri"/>
                                <w:noProof/>
                                <w:u w:val="single"/>
                              </w:rPr>
                            </w:pPr>
                            <w:proofErr w:type="spellStart"/>
                            <w:r w:rsidRPr="00931B37">
                              <w:rPr>
                                <w:rFonts w:ascii="Calibri" w:hAnsi="Calibri" w:cs="Calibri"/>
                                <w:u w:val="single"/>
                              </w:rPr>
                              <w:t>Disiapkan</w:t>
                            </w:r>
                            <w:proofErr w:type="spellEnd"/>
                            <w:r w:rsidRPr="00931B37">
                              <w:rPr>
                                <w:rFonts w:ascii="Calibri" w:hAnsi="Calibri" w:cs="Calibri"/>
                                <w:noProof/>
                                <w:u w:val="single"/>
                              </w:rPr>
                              <w:t xml:space="preserve"> oleh : </w:t>
                            </w:r>
                          </w:p>
                          <w:p w14:paraId="5202AE13" w14:textId="77777777" w:rsidR="00741489" w:rsidRPr="008A159B" w:rsidRDefault="00741489" w:rsidP="00AE0FA4">
                            <w:pPr>
                              <w:spacing w:after="200" w:line="360" w:lineRule="auto"/>
                              <w:rPr>
                                <w:rFonts w:cs="Calibri"/>
                                <w:b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INCLUDEPICTURE "C:\\Users\\MBF99~1.JUR\\AppData\\Local\\Temp\\SNAGHTML64d385.PNG" \* MERGEFORMATINET </w:instrText>
                            </w:r>
                            <w:r>
                              <w:fldChar w:fldCharType="separate"/>
                            </w:r>
                            <w:r w:rsidR="006F5A18">
                              <w:rPr>
                                <w:noProof/>
                              </w:rPr>
                              <w:drawing>
                                <wp:inline distT="0" distB="0" distL="0" distR="0" wp14:anchorId="11D85F89" wp14:editId="34D5B70E">
                                  <wp:extent cx="1448435" cy="864235"/>
                                  <wp:effectExtent l="0" t="0" r="0" b="0"/>
                                  <wp:docPr id="147" name="Picture 70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0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9749" r="1208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8435" cy="864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fldChar w:fldCharType="end"/>
                            </w:r>
                            <w:r w:rsidRPr="008A159B">
                              <w:rPr>
                                <w:rFonts w:cs="Calibri"/>
                                <w:b/>
                                <w:sz w:val="16"/>
                                <w:szCs w:val="16"/>
                              </w:rPr>
                              <w:br w:type="textWrapping" w:clear="all"/>
                            </w:r>
                            <w:r w:rsidRPr="001A29E6">
                              <w:rPr>
                                <w:rFonts w:cs="Arial"/>
                                <w:b/>
                              </w:rPr>
                              <w:t xml:space="preserve">PT. </w:t>
                            </w:r>
                            <w:r>
                              <w:rPr>
                                <w:rFonts w:cs="Arial"/>
                                <w:b/>
                              </w:rPr>
                              <w:t>REKA CIPTA SOLUSI</w:t>
                            </w:r>
                          </w:p>
                          <w:p w14:paraId="4BDCE7B1" w14:textId="77777777" w:rsidR="00741489" w:rsidRPr="00666026" w:rsidRDefault="00741489" w:rsidP="00666026">
                            <w:pPr>
                              <w:shd w:val="clear" w:color="auto" w:fill="FFFFFF"/>
                              <w:rPr>
                                <w:rFonts w:ascii="Calibri" w:hAnsi="Calibri" w:cs="Arial"/>
                                <w:color w:val="222222"/>
                                <w:szCs w:val="19"/>
                              </w:rPr>
                            </w:pPr>
                            <w:r w:rsidRPr="00666026">
                              <w:rPr>
                                <w:rFonts w:ascii="Calibri" w:hAnsi="Calibri" w:cs="Arial"/>
                                <w:color w:val="222222"/>
                                <w:szCs w:val="19"/>
                              </w:rPr>
                              <w:t xml:space="preserve">Jalan </w:t>
                            </w:r>
                            <w:proofErr w:type="spellStart"/>
                            <w:r w:rsidRPr="00666026">
                              <w:rPr>
                                <w:rFonts w:ascii="Calibri" w:hAnsi="Calibri" w:cs="Arial"/>
                                <w:color w:val="222222"/>
                                <w:szCs w:val="19"/>
                              </w:rPr>
                              <w:t>Cikutra</w:t>
                            </w:r>
                            <w:proofErr w:type="spellEnd"/>
                            <w:r w:rsidRPr="00666026">
                              <w:rPr>
                                <w:rFonts w:ascii="Calibri" w:hAnsi="Calibri" w:cs="Arial"/>
                                <w:color w:val="222222"/>
                                <w:szCs w:val="19"/>
                              </w:rPr>
                              <w:t xml:space="preserve"> No.273 Rt.04/01 Bandung</w:t>
                            </w:r>
                          </w:p>
                          <w:p w14:paraId="74B15481" w14:textId="77777777" w:rsidR="00741489" w:rsidRPr="00931B37" w:rsidRDefault="00741489" w:rsidP="00666026">
                            <w:pPr>
                              <w:tabs>
                                <w:tab w:val="left" w:pos="3960"/>
                              </w:tabs>
                              <w:rPr>
                                <w:rFonts w:ascii="Calibri" w:hAnsi="Calibri" w:cs="Calibri"/>
                                <w:bCs/>
                              </w:rPr>
                            </w:pPr>
                            <w:r>
                              <w:rPr>
                                <w:rFonts w:ascii="Calibri" w:hAnsi="Calibri" w:cs="Arial"/>
                                <w:color w:val="222222"/>
                                <w:szCs w:val="19"/>
                              </w:rPr>
                              <w:t>T</w:t>
                            </w:r>
                            <w:r w:rsidRPr="00666026">
                              <w:rPr>
                                <w:rFonts w:ascii="Calibri" w:hAnsi="Calibri" w:cs="Arial"/>
                                <w:color w:val="222222"/>
                                <w:szCs w:val="19"/>
                              </w:rPr>
                              <w:t>lp.</w:t>
                            </w:r>
                            <w:r>
                              <w:rPr>
                                <w:rFonts w:ascii="Calibri" w:hAnsi="Calibri" w:cs="Arial"/>
                                <w:color w:val="222222"/>
                                <w:szCs w:val="19"/>
                              </w:rPr>
                              <w:t xml:space="preserve"> </w:t>
                            </w:r>
                            <w:r w:rsidRPr="00666026">
                              <w:rPr>
                                <w:rFonts w:ascii="Calibri" w:hAnsi="Calibri" w:cs="Arial"/>
                                <w:color w:val="222222"/>
                                <w:szCs w:val="19"/>
                              </w:rPr>
                              <w:t>022-87243271</w:t>
                            </w:r>
                          </w:p>
                          <w:p w14:paraId="5203C595" w14:textId="77777777" w:rsidR="00741489" w:rsidRPr="008A159B" w:rsidRDefault="008D6994" w:rsidP="00400946">
                            <w:pPr>
                              <w:pStyle w:val="NoSpacing"/>
                              <w:rPr>
                                <w:rFonts w:cs="Calibri"/>
                                <w:bCs/>
                              </w:rPr>
                            </w:pPr>
                            <w:hyperlink r:id="rId14" w:history="1">
                              <w:r w:rsidR="00741489" w:rsidRPr="00977F94">
                                <w:rPr>
                                  <w:rStyle w:val="Hyperlink"/>
                                  <w:rFonts w:cs="Calibri"/>
                                  <w:bCs/>
                                </w:rPr>
                                <w:t>http://www.</w:t>
                              </w:r>
                              <w:r w:rsidR="00741489" w:rsidRPr="00977F94">
                                <w:rPr>
                                  <w:rStyle w:val="Hyperlink"/>
                                  <w:rFonts w:cs="Calibri"/>
                                  <w:bCs/>
                                  <w:lang w:val="id-ID"/>
                                </w:rPr>
                                <w:t>recis</w:t>
                              </w:r>
                              <w:r w:rsidR="00741489" w:rsidRPr="00977F94">
                                <w:rPr>
                                  <w:rStyle w:val="Hyperlink"/>
                                  <w:rFonts w:cs="Calibri"/>
                                  <w:bCs/>
                                </w:rPr>
                                <w:t>.co.id/</w:t>
                              </w:r>
                            </w:hyperlink>
                          </w:p>
                          <w:p w14:paraId="75BFD48B" w14:textId="77777777" w:rsidR="00741489" w:rsidRDefault="00741489" w:rsidP="00400946">
                            <w:pPr>
                              <w:pStyle w:val="NoSpacing"/>
                              <w:rPr>
                                <w:rFonts w:cs="Calibri"/>
                                <w:bCs/>
                                <w:lang w:val="id-ID"/>
                              </w:rPr>
                            </w:pPr>
                          </w:p>
                          <w:p w14:paraId="5B49DC85" w14:textId="77777777" w:rsidR="00741489" w:rsidRDefault="00741489" w:rsidP="00400946">
                            <w:pPr>
                              <w:pStyle w:val="NoSpacing"/>
                              <w:rPr>
                                <w:rFonts w:cs="Calibri"/>
                                <w:bCs/>
                                <w:lang w:val="id-ID"/>
                              </w:rPr>
                            </w:pPr>
                          </w:p>
                          <w:p w14:paraId="3B9DB641" w14:textId="77777777" w:rsidR="00741489" w:rsidRPr="00574F7C" w:rsidRDefault="00741489" w:rsidP="00574F7C">
                            <w:pPr>
                              <w:spacing w:line="360" w:lineRule="auto"/>
                              <w:rPr>
                                <w:rFonts w:ascii="Calibri" w:hAnsi="Calibri" w:cs="Calibri"/>
                                <w:b/>
                                <w:noProof/>
                                <w:u w:val="single"/>
                                <w:lang w:val="en-US"/>
                              </w:rPr>
                            </w:pPr>
                            <w:r w:rsidRPr="00574F7C">
                              <w:rPr>
                                <w:rFonts w:ascii="Calibri" w:hAnsi="Calibri" w:cs="Calibri"/>
                                <w:u w:val="single"/>
                                <w:lang w:val="en-US"/>
                              </w:rPr>
                              <w:t xml:space="preserve">Disiapkan </w:t>
                            </w:r>
                            <w:proofErr w:type="gramStart"/>
                            <w:r w:rsidRPr="00574F7C">
                              <w:rPr>
                                <w:rFonts w:ascii="Calibri" w:hAnsi="Calibri" w:cs="Calibri"/>
                                <w:u w:val="single"/>
                                <w:lang w:val="en-US"/>
                              </w:rPr>
                              <w:t>Untuk</w:t>
                            </w:r>
                            <w:r w:rsidRPr="00574F7C"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:</w:t>
                            </w:r>
                            <w:proofErr w:type="gramEnd"/>
                            <w:r w:rsidRPr="00574F7C">
                              <w:rPr>
                                <w:rFonts w:ascii="Calibri" w:hAnsi="Calibri" w:cs="Calibri"/>
                                <w:b/>
                                <w:u w:val="single"/>
                                <w:lang w:val="en-US"/>
                              </w:rPr>
                              <w:t xml:space="preserve"> </w:t>
                            </w:r>
                          </w:p>
                          <w:p w14:paraId="2C65B095" w14:textId="77777777" w:rsidR="00741489" w:rsidRPr="00A1468F" w:rsidRDefault="006F5A18" w:rsidP="00574F7C">
                            <w:pPr>
                              <w:spacing w:line="360" w:lineRule="auto"/>
                              <w:rPr>
                                <w:rFonts w:cs="Calibri"/>
                                <w:b/>
                                <w:sz w:val="16"/>
                                <w:szCs w:val="16"/>
                              </w:rPr>
                            </w:pPr>
                            <w:r w:rsidRPr="00D10AA8">
                              <w:rPr>
                                <w:noProof/>
                              </w:rPr>
                              <w:drawing>
                                <wp:inline distT="0" distB="0" distL="0" distR="0" wp14:anchorId="05DC54FA" wp14:editId="70B4B9D5">
                                  <wp:extent cx="1126490" cy="610870"/>
                                  <wp:effectExtent l="0" t="0" r="0" b="0"/>
                                  <wp:docPr id="146" name="Picture 1" descr="Description: E:\Data Kerja\PMO\V-Bank\Design-design\Logo dan Cover Sampul\Logo-Bank-Jabar-Banten-Transparent-Background.png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Description: E:\Data Kerja\PMO\V-Bank\Design-design\Logo dan Cover Sampul\Logo-Bank-Jabar-Banten-Transparent-Background.png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26490" cy="6108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4341D38" w14:textId="77777777" w:rsidR="00741489" w:rsidRPr="001A0D98" w:rsidRDefault="00741489" w:rsidP="00400946">
                            <w:pPr>
                              <w:pStyle w:val="NoSpacing"/>
                              <w:rPr>
                                <w:rFonts w:cs="Calibri"/>
                                <w:bCs/>
                                <w:lang w:val="id-ID"/>
                              </w:rPr>
                            </w:pPr>
                            <w:r w:rsidRPr="00A1468F">
                              <w:rPr>
                                <w:rFonts w:cs="Calibri"/>
                                <w:b/>
                                <w:sz w:val="24"/>
                                <w:szCs w:val="24"/>
                              </w:rPr>
                              <w:t>PT. Bank Pembangunan Daerah Jawa Barat dan Banten, Tbk.</w:t>
                            </w:r>
                            <w:r w:rsidRPr="00A1468F">
                              <w:rPr>
                                <w:rFonts w:cs="Calibri"/>
                                <w:b/>
                              </w:rPr>
                              <w:br/>
                            </w:r>
                            <w:r w:rsidRPr="00A1468F">
                              <w:rPr>
                                <w:rFonts w:cs="Calibri"/>
                                <w:bCs/>
                              </w:rPr>
                              <w:t>Menara Bank BJB Jl. Naripan No. 12-14 Bandung 40111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DC172" id="Text Box 148" o:spid="_x0000_s1028" type="#_x0000_t202" style="position:absolute;margin-left:276pt;margin-top:431.15pt;width:261pt;height:319.1pt;z-index:25165824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" filled="f" stroked="f" strokeweight=".5pt">
                <v:textbox>
                  <w:txbxContent>
                    <w:p w14:paraId="5AC8521B" w14:textId="77777777" w:rsidR="00741489" w:rsidRPr="00931B37" w:rsidRDefault="00741489" w:rsidP="00C91352">
                      <w:pPr>
                        <w:spacing w:line="360" w:lineRule="auto"/>
                        <w:rPr>
                          <w:rFonts w:ascii="Calibri" w:hAnsi="Calibri" w:cs="Calibri"/>
                          <w:noProof/>
                          <w:u w:val="single"/>
                        </w:rPr>
                      </w:pPr>
                      <w:r w:rsidRPr="00931B37">
                        <w:rPr>
                          <w:rFonts w:ascii="Calibri" w:hAnsi="Calibri" w:cs="Calibri"/>
                          <w:u w:val="single"/>
                        </w:rPr>
                        <w:t>Disiapkan</w:t>
                      </w:r>
                      <w:r w:rsidRPr="00931B37">
                        <w:rPr>
                          <w:rFonts w:ascii="Calibri" w:hAnsi="Calibri" w:cs="Calibri"/>
                          <w:noProof/>
                          <w:u w:val="single"/>
                        </w:rPr>
                        <w:t xml:space="preserve"> oleh : </w:t>
                      </w:r>
                    </w:p>
                    <w:p w14:paraId="5202AE13" w14:textId="77777777" w:rsidR="00741489" w:rsidRPr="008A159B" w:rsidRDefault="00741489" w:rsidP="00AE0FA4">
                      <w:pPr>
                        <w:spacing w:after="200" w:line="360" w:lineRule="auto"/>
                        <w:rPr>
                          <w:rFonts w:cs="Calibri"/>
                          <w:b/>
                        </w:rPr>
                      </w:pPr>
                      <w:r>
                        <w:fldChar w:fldCharType="begin"/>
                      </w:r>
                      <w:r>
                        <w:instrText xml:space="preserve"> INCLUDEPICTURE "C:\\Users\\MBF99~1.JUR\\AppData\\Local\\Temp\\SNAGHTML64d385.PNG" \* MERGEFORMATINET </w:instrText>
                      </w:r>
                      <w:r>
                        <w:fldChar w:fldCharType="separate"/>
                      </w:r>
                      <w:r w:rsidR="006F5A18">
                        <w:rPr>
                          <w:noProof/>
                        </w:rPr>
                        <w:drawing>
                          <wp:inline distT="0" distB="0" distL="0" distR="0" wp14:anchorId="11D85F89" wp14:editId="34D5B70E">
                            <wp:extent cx="1448435" cy="864235"/>
                            <wp:effectExtent l="0" t="0" r="0" b="0"/>
                            <wp:docPr id="147" name="Picture 7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0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9749" r="1208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8435" cy="864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fldChar w:fldCharType="end"/>
                      </w:r>
                      <w:r w:rsidRPr="008A159B">
                        <w:rPr>
                          <w:rFonts w:cs="Calibri"/>
                          <w:b/>
                          <w:sz w:val="16"/>
                          <w:szCs w:val="16"/>
                        </w:rPr>
                        <w:br w:type="textWrapping" w:clear="all"/>
                      </w:r>
                      <w:r w:rsidRPr="001A29E6">
                        <w:rPr>
                          <w:rFonts w:cs="Arial"/>
                          <w:b/>
                        </w:rPr>
                        <w:t xml:space="preserve">PT. </w:t>
                      </w:r>
                      <w:r>
                        <w:rPr>
                          <w:rFonts w:cs="Arial"/>
                          <w:b/>
                        </w:rPr>
                        <w:t>REKA CIPTA SOLUSI</w:t>
                      </w:r>
                    </w:p>
                    <w:p w14:paraId="4BDCE7B1" w14:textId="77777777" w:rsidR="00741489" w:rsidRPr="00666026" w:rsidRDefault="00741489" w:rsidP="00666026">
                      <w:pPr>
                        <w:shd w:val="clear" w:color="auto" w:fill="FFFFFF"/>
                        <w:rPr>
                          <w:rFonts w:ascii="Calibri" w:hAnsi="Calibri" w:cs="Arial"/>
                          <w:color w:val="222222"/>
                          <w:szCs w:val="19"/>
                        </w:rPr>
                      </w:pPr>
                      <w:r w:rsidRPr="00666026">
                        <w:rPr>
                          <w:rFonts w:ascii="Calibri" w:hAnsi="Calibri" w:cs="Arial"/>
                          <w:color w:val="222222"/>
                          <w:szCs w:val="19"/>
                        </w:rPr>
                        <w:t>Jalan Cikutra No.273 Rt.04/01 Bandung</w:t>
                      </w:r>
                    </w:p>
                    <w:p w14:paraId="74B15481" w14:textId="77777777" w:rsidR="00741489" w:rsidRPr="00931B37" w:rsidRDefault="00741489" w:rsidP="00666026">
                      <w:pPr>
                        <w:tabs>
                          <w:tab w:val="left" w:pos="3960"/>
                        </w:tabs>
                        <w:rPr>
                          <w:rFonts w:ascii="Calibri" w:hAnsi="Calibri" w:cs="Calibri"/>
                          <w:bCs/>
                        </w:rPr>
                      </w:pPr>
                      <w:r>
                        <w:rPr>
                          <w:rFonts w:ascii="Calibri" w:hAnsi="Calibri" w:cs="Arial"/>
                          <w:color w:val="222222"/>
                          <w:szCs w:val="19"/>
                        </w:rPr>
                        <w:t>T</w:t>
                      </w:r>
                      <w:r w:rsidRPr="00666026">
                        <w:rPr>
                          <w:rFonts w:ascii="Calibri" w:hAnsi="Calibri" w:cs="Arial"/>
                          <w:color w:val="222222"/>
                          <w:szCs w:val="19"/>
                        </w:rPr>
                        <w:t>lp.</w:t>
                      </w:r>
                      <w:r>
                        <w:rPr>
                          <w:rFonts w:ascii="Calibri" w:hAnsi="Calibri" w:cs="Arial"/>
                          <w:color w:val="222222"/>
                          <w:szCs w:val="19"/>
                        </w:rPr>
                        <w:t xml:space="preserve"> </w:t>
                      </w:r>
                      <w:r w:rsidRPr="00666026">
                        <w:rPr>
                          <w:rFonts w:ascii="Calibri" w:hAnsi="Calibri" w:cs="Arial"/>
                          <w:color w:val="222222"/>
                          <w:szCs w:val="19"/>
                        </w:rPr>
                        <w:t>022-87243271</w:t>
                      </w:r>
                    </w:p>
                    <w:p w14:paraId="5203C595" w14:textId="77777777" w:rsidR="00741489" w:rsidRPr="008A159B" w:rsidRDefault="00000000" w:rsidP="00400946">
                      <w:pPr>
                        <w:pStyle w:val="NoSpacing"/>
                        <w:rPr>
                          <w:rFonts w:cs="Calibri"/>
                          <w:bCs/>
                        </w:rPr>
                      </w:pPr>
                      <w:hyperlink r:id="rId17" w:history="1">
                        <w:r w:rsidR="00741489" w:rsidRPr="00977F94">
                          <w:rPr>
                            <w:rStyle w:val="Hyperlink"/>
                            <w:rFonts w:cs="Calibri"/>
                            <w:bCs/>
                          </w:rPr>
                          <w:t>http://www.</w:t>
                        </w:r>
                        <w:r w:rsidR="00741489" w:rsidRPr="00977F94">
                          <w:rPr>
                            <w:rStyle w:val="Hyperlink"/>
                            <w:rFonts w:cs="Calibri"/>
                            <w:bCs/>
                            <w:lang w:val="id-ID"/>
                          </w:rPr>
                          <w:t>recis</w:t>
                        </w:r>
                        <w:r w:rsidR="00741489" w:rsidRPr="00977F94">
                          <w:rPr>
                            <w:rStyle w:val="Hyperlink"/>
                            <w:rFonts w:cs="Calibri"/>
                            <w:bCs/>
                          </w:rPr>
                          <w:t>.co.id/</w:t>
                        </w:r>
                      </w:hyperlink>
                    </w:p>
                    <w:p w14:paraId="75BFD48B" w14:textId="77777777" w:rsidR="00741489" w:rsidRDefault="00741489" w:rsidP="00400946">
                      <w:pPr>
                        <w:pStyle w:val="NoSpacing"/>
                        <w:rPr>
                          <w:rFonts w:cs="Calibri"/>
                          <w:bCs/>
                          <w:lang w:val="id-ID"/>
                        </w:rPr>
                      </w:pPr>
                    </w:p>
                    <w:p w14:paraId="5B49DC85" w14:textId="77777777" w:rsidR="00741489" w:rsidRDefault="00741489" w:rsidP="00400946">
                      <w:pPr>
                        <w:pStyle w:val="NoSpacing"/>
                        <w:rPr>
                          <w:rFonts w:cs="Calibri"/>
                          <w:bCs/>
                          <w:lang w:val="id-ID"/>
                        </w:rPr>
                      </w:pPr>
                    </w:p>
                    <w:p w14:paraId="3B9DB641" w14:textId="77777777" w:rsidR="00741489" w:rsidRPr="00574F7C" w:rsidRDefault="00741489" w:rsidP="00574F7C">
                      <w:pPr>
                        <w:spacing w:line="360" w:lineRule="auto"/>
                        <w:rPr>
                          <w:rFonts w:ascii="Calibri" w:hAnsi="Calibri" w:cs="Calibri"/>
                          <w:b/>
                          <w:noProof/>
                          <w:u w:val="single"/>
                          <w:lang w:val="en-US"/>
                        </w:rPr>
                      </w:pPr>
                      <w:r w:rsidRPr="00574F7C">
                        <w:rPr>
                          <w:rFonts w:ascii="Calibri" w:hAnsi="Calibri" w:cs="Calibri"/>
                          <w:u w:val="single"/>
                          <w:lang w:val="en-US"/>
                        </w:rPr>
                        <w:t>Disiapkan Untuk</w:t>
                      </w:r>
                      <w:r w:rsidRPr="00574F7C">
                        <w:rPr>
                          <w:rFonts w:ascii="Calibri" w:hAnsi="Calibri" w:cs="Calibri"/>
                          <w:u w:val="single"/>
                        </w:rPr>
                        <w:t xml:space="preserve"> :</w:t>
                      </w:r>
                      <w:r w:rsidRPr="00574F7C">
                        <w:rPr>
                          <w:rFonts w:ascii="Calibri" w:hAnsi="Calibri" w:cs="Calibri"/>
                          <w:b/>
                          <w:u w:val="single"/>
                          <w:lang w:val="en-US"/>
                        </w:rPr>
                        <w:t xml:space="preserve"> </w:t>
                      </w:r>
                    </w:p>
                    <w:p w14:paraId="2C65B095" w14:textId="77777777" w:rsidR="00741489" w:rsidRPr="00A1468F" w:rsidRDefault="006F5A18" w:rsidP="00574F7C">
                      <w:pPr>
                        <w:spacing w:line="360" w:lineRule="auto"/>
                        <w:rPr>
                          <w:rFonts w:cs="Calibri"/>
                          <w:b/>
                          <w:sz w:val="16"/>
                          <w:szCs w:val="16"/>
                        </w:rPr>
                      </w:pPr>
                      <w:r w:rsidRPr="00D10AA8">
                        <w:rPr>
                          <w:noProof/>
                        </w:rPr>
                        <w:drawing>
                          <wp:inline distT="0" distB="0" distL="0" distR="0" wp14:anchorId="05DC54FA" wp14:editId="70B4B9D5">
                            <wp:extent cx="1126490" cy="610870"/>
                            <wp:effectExtent l="0" t="0" r="0" b="0"/>
                            <wp:docPr id="146" name="Picture 1" descr="Description: E:\Data Kerja\PMO\V-Bank\Design-design\Logo dan Cover Sampul\Logo-Bank-Jabar-Banten-Transparent-Background.png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Description: E:\Data Kerja\PMO\V-Bank\Design-design\Logo dan Cover Sampul\Logo-Bank-Jabar-Banten-Transparent-Background.png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26490" cy="6108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4341D38" w14:textId="77777777" w:rsidR="00741489" w:rsidRPr="001A0D98" w:rsidRDefault="00741489" w:rsidP="00400946">
                      <w:pPr>
                        <w:pStyle w:val="NoSpacing"/>
                        <w:rPr>
                          <w:rFonts w:cs="Calibri"/>
                          <w:bCs/>
                          <w:lang w:val="id-ID"/>
                        </w:rPr>
                      </w:pPr>
                      <w:r w:rsidRPr="00A1468F">
                        <w:rPr>
                          <w:rFonts w:cs="Calibri"/>
                          <w:b/>
                          <w:sz w:val="24"/>
                          <w:szCs w:val="24"/>
                        </w:rPr>
                        <w:t>PT. Bank Pembangunan Daerah Jawa Barat dan Banten, Tbk.</w:t>
                      </w:r>
                      <w:r w:rsidRPr="00A1468F">
                        <w:rPr>
                          <w:rFonts w:cs="Calibri"/>
                          <w:b/>
                        </w:rPr>
                        <w:br/>
                      </w:r>
                      <w:r w:rsidRPr="00A1468F">
                        <w:rPr>
                          <w:rFonts w:cs="Calibri"/>
                          <w:bCs/>
                        </w:rPr>
                        <w:t>Menara Bank BJB Jl. Naripan No. 12-14 Bandung 40111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Pr="00385219">
        <w:rPr>
          <w:rFonts w:ascii="Arial" w:hAnsi="Arial" w:cs="Arial"/>
          <w:b/>
          <w:caps/>
          <w:noProof/>
          <w:color w:val="FFFFFF"/>
          <w:lang w:val="en-GB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DEF5A28" wp14:editId="2262978F">
                <wp:simplePos x="0" y="0"/>
                <wp:positionH relativeFrom="page">
                  <wp:posOffset>3568700</wp:posOffset>
                </wp:positionH>
                <wp:positionV relativeFrom="page">
                  <wp:posOffset>9563100</wp:posOffset>
                </wp:positionV>
                <wp:extent cx="3302000" cy="118745"/>
                <wp:effectExtent l="0" t="0" r="0" b="0"/>
                <wp:wrapNone/>
                <wp:docPr id="145" name="Rectangl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02000" cy="11874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A7C340" id="Rectangle 77" o:spid="_x0000_s1026" style="position:absolute;margin-left:281pt;margin-top:753pt;width:260pt;height:9.35pt;z-index:25162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" fillcolor="#00b0f0" stroked="f" strokeweight="2pt">
                <v:path arrowok="t"/>
                <w10:wrap anchorx="page" anchory="page"/>
              </v:rect>
            </w:pict>
          </mc:Fallback>
        </mc:AlternateContent>
      </w:r>
      <w:r w:rsidRPr="0038521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B5D196C" wp14:editId="7DA52138">
                <wp:simplePos x="0" y="0"/>
                <wp:positionH relativeFrom="page">
                  <wp:posOffset>5467350</wp:posOffset>
                </wp:positionH>
                <wp:positionV relativeFrom="page">
                  <wp:posOffset>9528175</wp:posOffset>
                </wp:positionV>
                <wp:extent cx="1504950" cy="876300"/>
                <wp:effectExtent l="0" t="0" r="0" b="0"/>
                <wp:wrapSquare wrapText="bothSides"/>
                <wp:docPr id="144" name="Text Box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04950" cy="876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22809AF" w14:textId="77777777" w:rsidR="00741489" w:rsidRPr="00E14BE1" w:rsidRDefault="00741489" w:rsidP="00400946">
                            <w:pPr>
                              <w:spacing w:line="360" w:lineRule="auto"/>
                              <w:rPr>
                                <w:noProof/>
                                <w:color w:val="1F497D"/>
                                <w:sz w:val="144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  <w:color w:val="1F497D"/>
                                <w:sz w:val="96"/>
                              </w:rPr>
                              <w:t>20</w:t>
                            </w:r>
                            <w:r>
                              <w:rPr>
                                <w:rFonts w:ascii="Calibri" w:hAnsi="Calibri"/>
                                <w:noProof/>
                                <w:color w:val="1F497D"/>
                                <w:sz w:val="96"/>
                                <w:lang w:val="en-US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D196C" id="Text Box 144" o:spid="_x0000_s1029" type="#_x0000_t202" style="position:absolute;margin-left:430.5pt;margin-top:750.25pt;width:118.5pt;height:69pt;z-index:25165824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" filled="f" stroked="f" strokeweight=".5pt">
                <v:textbox>
                  <w:txbxContent>
                    <w:p w14:paraId="522809AF" w14:textId="77777777" w:rsidR="00741489" w:rsidRPr="00E14BE1" w:rsidRDefault="00741489" w:rsidP="00400946">
                      <w:pPr>
                        <w:spacing w:line="360" w:lineRule="auto"/>
                        <w:rPr>
                          <w:noProof/>
                          <w:color w:val="1F497D"/>
                          <w:sz w:val="144"/>
                          <w:lang w:val="en-US"/>
                        </w:rPr>
                      </w:pPr>
                      <w:r>
                        <w:rPr>
                          <w:rFonts w:ascii="Calibri" w:hAnsi="Calibri"/>
                          <w:noProof/>
                          <w:color w:val="1F497D"/>
                          <w:sz w:val="96"/>
                        </w:rPr>
                        <w:t>20</w:t>
                      </w:r>
                      <w:r>
                        <w:rPr>
                          <w:rFonts w:ascii="Calibri" w:hAnsi="Calibri"/>
                          <w:noProof/>
                          <w:color w:val="1F497D"/>
                          <w:sz w:val="96"/>
                          <w:lang w:val="en-US"/>
                        </w:rPr>
                        <w:t>21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Pr="00385219">
        <w:rPr>
          <w:rFonts w:ascii="Arial" w:hAnsi="Arial" w:cs="Arial"/>
          <w:b/>
          <w:caps/>
          <w:noProof/>
          <w:color w:val="FFFFFF"/>
          <w:lang w:val="en-GB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2F84B25" wp14:editId="4A679033">
                <wp:simplePos x="0" y="0"/>
                <wp:positionH relativeFrom="page">
                  <wp:posOffset>3442335</wp:posOffset>
                </wp:positionH>
                <wp:positionV relativeFrom="page">
                  <wp:posOffset>267335</wp:posOffset>
                </wp:positionV>
                <wp:extent cx="3517900" cy="3333115"/>
                <wp:effectExtent l="0" t="0" r="0" b="0"/>
                <wp:wrapNone/>
                <wp:docPr id="143" name="Rectangl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517900" cy="3333115"/>
                        </a:xfrm>
                        <a:prstGeom prst="rect">
                          <a:avLst/>
                        </a:prstGeom>
                        <a:solidFill>
                          <a:srgbClr val="3C318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AA045A" w14:textId="77777777" w:rsidR="00741489" w:rsidRDefault="00741489" w:rsidP="00AE0FA4">
                            <w:pPr>
                              <w:spacing w:before="240" w:after="200" w:line="276" w:lineRule="auto"/>
                              <w:jc w:val="both"/>
                              <w:rPr>
                                <w:rFonts w:ascii="Calibri" w:hAnsi="Calibri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E14BE1">
                              <w:rPr>
                                <w:rFonts w:ascii="Calibri" w:hAnsi="Calibri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GB"/>
                              </w:rPr>
                              <w:t xml:space="preserve">This document and the information it contains is a property </w:t>
                            </w:r>
                            <w:r w:rsidRPr="00E14BE1">
                              <w:rPr>
                                <w:rFonts w:ascii="Calibri" w:hAnsi="Calibri"/>
                                <w:i/>
                                <w:iCs/>
                                <w:color w:val="FFFFFF"/>
                                <w:sz w:val="18"/>
                                <w:szCs w:val="18"/>
                              </w:rPr>
                              <w:t>RCS</w:t>
                            </w:r>
                            <w:r w:rsidRPr="00E14BE1">
                              <w:rPr>
                                <w:rFonts w:ascii="Calibri" w:hAnsi="Calibri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GB"/>
                              </w:rPr>
                              <w:t xml:space="preserve"> and confidential. This document may not be reproduced or disclosed to any other party except to those who have a need to know the written consent of the </w:t>
                            </w:r>
                            <w:r w:rsidRPr="00E14BE1">
                              <w:rPr>
                                <w:rFonts w:ascii="Calibri" w:hAnsi="Calibri"/>
                                <w:i/>
                                <w:iCs/>
                                <w:color w:val="FFFFFF"/>
                                <w:sz w:val="18"/>
                                <w:szCs w:val="18"/>
                              </w:rPr>
                              <w:t>RCS</w:t>
                            </w:r>
                            <w:r w:rsidRPr="00E14BE1">
                              <w:rPr>
                                <w:rFonts w:ascii="Calibri" w:hAnsi="Calibri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</w:p>
                          <w:p w14:paraId="0875A06E" w14:textId="77777777" w:rsidR="00741489" w:rsidRPr="00E14BE1" w:rsidRDefault="00741489" w:rsidP="00E14BE1">
                            <w:pPr>
                              <w:jc w:val="both"/>
                              <w:rPr>
                                <w:rFonts w:ascii="Calibri" w:hAnsi="Calibri"/>
                                <w:i/>
                                <w:iCs/>
                                <w:color w:val="FFFFFF"/>
                                <w:szCs w:val="22"/>
                              </w:rPr>
                            </w:pPr>
                          </w:p>
                          <w:p w14:paraId="23984420" w14:textId="77777777" w:rsidR="00741489" w:rsidRPr="00E20BEF" w:rsidRDefault="00243CBA" w:rsidP="00AE0FA4">
                            <w:pPr>
                              <w:spacing w:line="276" w:lineRule="auto"/>
                              <w:rPr>
                                <w:rFonts w:cs="Arial"/>
                                <w:b/>
                                <w:sz w:val="44"/>
                                <w:szCs w:val="44"/>
                                <w:lang w:val="en-GB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color w:val="FFFF00"/>
                                <w:sz w:val="44"/>
                                <w:szCs w:val="44"/>
                                <w:lang w:val="en-GB"/>
                              </w:rPr>
                              <w:t>SYSTEM DESIGN DOCUMENT</w:t>
                            </w:r>
                          </w:p>
                          <w:p w14:paraId="237A40E4" w14:textId="77777777" w:rsidR="00741489" w:rsidRDefault="00741489" w:rsidP="00AE0FA4">
                            <w:pPr>
                              <w:spacing w:before="240" w:after="200" w:line="360" w:lineRule="auto"/>
                              <w:rPr>
                                <w:rFonts w:cs="Arial"/>
                                <w:color w:val="FFFFFF"/>
                                <w:sz w:val="16"/>
                                <w:szCs w:val="22"/>
                              </w:rPr>
                            </w:pPr>
                          </w:p>
                          <w:p w14:paraId="24182653" w14:textId="77777777" w:rsidR="00741489" w:rsidRPr="00E14BE1" w:rsidRDefault="00741489" w:rsidP="00AE0FA4">
                            <w:pPr>
                              <w:spacing w:before="240" w:after="200" w:line="360" w:lineRule="auto"/>
                              <w:rPr>
                                <w:rFonts w:cs="Arial"/>
                                <w:b/>
                                <w:color w:val="FFFFFF"/>
                                <w:sz w:val="18"/>
                                <w:szCs w:val="22"/>
                                <w:lang w:val="en-US"/>
                              </w:rPr>
                            </w:pPr>
                            <w:r w:rsidRPr="00E14BE1">
                              <w:rPr>
                                <w:rFonts w:cs="Arial"/>
                                <w:color w:val="FFFFFF"/>
                                <w:sz w:val="16"/>
                                <w:szCs w:val="22"/>
                              </w:rPr>
                              <w:t xml:space="preserve">NOMOR DOKUMEN : </w:t>
                            </w:r>
                          </w:p>
                          <w:p w14:paraId="4D82FA2B" w14:textId="77777777" w:rsidR="00741489" w:rsidRPr="008A159B" w:rsidRDefault="00741489" w:rsidP="00400946">
                            <w:pPr>
                              <w:spacing w:before="240"/>
                              <w:jc w:val="both"/>
                              <w:rPr>
                                <w:color w:val="FFFFFF"/>
                              </w:rPr>
                            </w:pPr>
                          </w:p>
                          <w:p w14:paraId="34C4306B" w14:textId="77777777" w:rsidR="00741489" w:rsidRPr="008A159B" w:rsidRDefault="00741489" w:rsidP="00400946">
                            <w:pPr>
                              <w:spacing w:before="240"/>
                              <w:jc w:val="both"/>
                              <w:rPr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vert="horz" wrap="square" lIns="182880" tIns="182880" rIns="182880" bIns="36576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F84B25" id="Rectangle 75" o:spid="_x0000_s1030" style="position:absolute;margin-left:271.05pt;margin-top:21.05pt;width:277pt;height:262.45pt;z-index: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" fillcolor="#3c318f" stroked="f" strokeweight="2pt">
                <v:path arrowok="t"/>
                <v:textbox inset="14.4pt,14.4pt,14.4pt,28.8pt">
                  <w:txbxContent>
                    <w:p w14:paraId="0FAA045A" w14:textId="77777777" w:rsidR="00741489" w:rsidRDefault="00741489" w:rsidP="00AE0FA4">
                      <w:pPr>
                        <w:spacing w:before="240" w:after="200" w:line="276" w:lineRule="auto"/>
                        <w:jc w:val="both"/>
                        <w:rPr>
                          <w:rFonts w:ascii="Calibri" w:hAnsi="Calibri"/>
                          <w:i/>
                          <w:iCs/>
                          <w:color w:val="FFFFFF"/>
                          <w:sz w:val="18"/>
                          <w:szCs w:val="18"/>
                          <w:lang w:val="en-GB"/>
                        </w:rPr>
                      </w:pPr>
                      <w:r w:rsidRPr="00E14BE1">
                        <w:rPr>
                          <w:rFonts w:ascii="Calibri" w:hAnsi="Calibri"/>
                          <w:i/>
                          <w:iCs/>
                          <w:color w:val="FFFFFF"/>
                          <w:sz w:val="18"/>
                          <w:szCs w:val="18"/>
                          <w:lang w:val="en-GB"/>
                        </w:rPr>
                        <w:t xml:space="preserve">This document and the information it contains is a property </w:t>
                      </w:r>
                      <w:r w:rsidRPr="00E14BE1">
                        <w:rPr>
                          <w:rFonts w:ascii="Calibri" w:hAnsi="Calibri"/>
                          <w:i/>
                          <w:iCs/>
                          <w:color w:val="FFFFFF"/>
                          <w:sz w:val="18"/>
                          <w:szCs w:val="18"/>
                        </w:rPr>
                        <w:t>RCS</w:t>
                      </w:r>
                      <w:r w:rsidRPr="00E14BE1">
                        <w:rPr>
                          <w:rFonts w:ascii="Calibri" w:hAnsi="Calibri"/>
                          <w:i/>
                          <w:iCs/>
                          <w:color w:val="FFFFFF"/>
                          <w:sz w:val="18"/>
                          <w:szCs w:val="18"/>
                          <w:lang w:val="en-GB"/>
                        </w:rPr>
                        <w:t xml:space="preserve"> and confidential. This document may not be reproduced or disclosed to any other party except to those who have a need to know the written consent of the </w:t>
                      </w:r>
                      <w:r w:rsidRPr="00E14BE1">
                        <w:rPr>
                          <w:rFonts w:ascii="Calibri" w:hAnsi="Calibri"/>
                          <w:i/>
                          <w:iCs/>
                          <w:color w:val="FFFFFF"/>
                          <w:sz w:val="18"/>
                          <w:szCs w:val="18"/>
                        </w:rPr>
                        <w:t>RCS</w:t>
                      </w:r>
                      <w:r w:rsidRPr="00E14BE1">
                        <w:rPr>
                          <w:rFonts w:ascii="Calibri" w:hAnsi="Calibri"/>
                          <w:i/>
                          <w:iCs/>
                          <w:color w:val="FFFFFF"/>
                          <w:sz w:val="18"/>
                          <w:szCs w:val="18"/>
                          <w:lang w:val="en-GB"/>
                        </w:rPr>
                        <w:t>.</w:t>
                      </w:r>
                    </w:p>
                    <w:p w14:paraId="0875A06E" w14:textId="77777777" w:rsidR="00741489" w:rsidRPr="00E14BE1" w:rsidRDefault="00741489" w:rsidP="00E14BE1">
                      <w:pPr>
                        <w:jc w:val="both"/>
                        <w:rPr>
                          <w:rFonts w:ascii="Calibri" w:hAnsi="Calibri"/>
                          <w:i/>
                          <w:iCs/>
                          <w:color w:val="FFFFFF"/>
                          <w:szCs w:val="22"/>
                        </w:rPr>
                      </w:pPr>
                    </w:p>
                    <w:p w14:paraId="23984420" w14:textId="77777777" w:rsidR="00741489" w:rsidRPr="00E20BEF" w:rsidRDefault="00243CBA" w:rsidP="00AE0FA4">
                      <w:pPr>
                        <w:spacing w:line="276" w:lineRule="auto"/>
                        <w:rPr>
                          <w:rFonts w:cs="Arial"/>
                          <w:b/>
                          <w:sz w:val="44"/>
                          <w:szCs w:val="44"/>
                          <w:lang w:val="en-GB"/>
                        </w:rPr>
                      </w:pPr>
                      <w:r>
                        <w:rPr>
                          <w:rFonts w:cs="Arial"/>
                          <w:b/>
                          <w:color w:val="FFFF00"/>
                          <w:sz w:val="44"/>
                          <w:szCs w:val="44"/>
                          <w:lang w:val="en-GB"/>
                        </w:rPr>
                        <w:t>SYSTEM DESIGN DOCUMENT</w:t>
                      </w:r>
                    </w:p>
                    <w:p w14:paraId="237A40E4" w14:textId="77777777" w:rsidR="00741489" w:rsidRDefault="00741489" w:rsidP="00AE0FA4">
                      <w:pPr>
                        <w:spacing w:before="240" w:after="200" w:line="360" w:lineRule="auto"/>
                        <w:rPr>
                          <w:rFonts w:cs="Arial"/>
                          <w:color w:val="FFFFFF"/>
                          <w:sz w:val="16"/>
                          <w:szCs w:val="22"/>
                        </w:rPr>
                      </w:pPr>
                    </w:p>
                    <w:p w14:paraId="24182653" w14:textId="77777777" w:rsidR="00741489" w:rsidRPr="00E14BE1" w:rsidRDefault="00741489" w:rsidP="00AE0FA4">
                      <w:pPr>
                        <w:spacing w:before="240" w:after="200" w:line="360" w:lineRule="auto"/>
                        <w:rPr>
                          <w:rFonts w:cs="Arial"/>
                          <w:b/>
                          <w:color w:val="FFFFFF"/>
                          <w:sz w:val="18"/>
                          <w:szCs w:val="22"/>
                          <w:lang w:val="en-US"/>
                        </w:rPr>
                      </w:pPr>
                      <w:r w:rsidRPr="00E14BE1">
                        <w:rPr>
                          <w:rFonts w:cs="Arial"/>
                          <w:color w:val="FFFFFF"/>
                          <w:sz w:val="16"/>
                          <w:szCs w:val="22"/>
                        </w:rPr>
                        <w:t xml:space="preserve">NOMOR DOKUMEN : </w:t>
                      </w:r>
                    </w:p>
                    <w:p w14:paraId="4D82FA2B" w14:textId="77777777" w:rsidR="00741489" w:rsidRPr="008A159B" w:rsidRDefault="00741489" w:rsidP="00400946">
                      <w:pPr>
                        <w:spacing w:before="240"/>
                        <w:jc w:val="both"/>
                        <w:rPr>
                          <w:color w:val="FFFFFF"/>
                        </w:rPr>
                      </w:pPr>
                    </w:p>
                    <w:p w14:paraId="34C4306B" w14:textId="77777777" w:rsidR="00741489" w:rsidRPr="008A159B" w:rsidRDefault="00741489" w:rsidP="00400946">
                      <w:pPr>
                        <w:spacing w:before="240"/>
                        <w:jc w:val="both"/>
                        <w:rPr>
                          <w:color w:val="FFFFFF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38521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213D27E" wp14:editId="4D7ED6B5">
                <wp:simplePos x="0" y="0"/>
                <wp:positionH relativeFrom="page">
                  <wp:posOffset>3326765</wp:posOffset>
                </wp:positionH>
                <wp:positionV relativeFrom="page">
                  <wp:posOffset>267335</wp:posOffset>
                </wp:positionV>
                <wp:extent cx="3733800" cy="9982200"/>
                <wp:effectExtent l="0" t="0" r="0" b="0"/>
                <wp:wrapNone/>
                <wp:docPr id="142" name="Rectangl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733800" cy="9982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5875" cap="flat" cmpd="sng" algn="ctr">
                          <a:solidFill>
                            <a:srgbClr val="EEECE1">
                              <a:lumMod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D9FD6E" id="Rectangle 142" o:spid="_x0000_s1026" style="position:absolute;margin-left:261.95pt;margin-top:21.05pt;width:294pt;height:786pt;z-index:25161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" fillcolor="window" strokecolor="#948a54" strokeweight="1.25pt">
                <v:path arrowok="t"/>
                <w10:wrap anchorx="page" anchory="page"/>
              </v:rect>
            </w:pict>
          </mc:Fallback>
        </mc:AlternateContent>
      </w:r>
    </w:p>
    <w:p w14:paraId="0765755F" w14:textId="77777777" w:rsidR="00574F7C" w:rsidRPr="007A5563" w:rsidRDefault="00574F7C" w:rsidP="00DA26CD">
      <w:pPr>
        <w:pStyle w:val="Heading1"/>
        <w:numPr>
          <w:ilvl w:val="0"/>
          <w:numId w:val="0"/>
        </w:numPr>
        <w:rPr>
          <w:rFonts w:cs="Arial"/>
          <w:sz w:val="22"/>
          <w:szCs w:val="22"/>
        </w:rPr>
      </w:pPr>
      <w:bookmarkStart w:id="0" w:name="_Toc123889672"/>
      <w:bookmarkStart w:id="1" w:name="_Toc392385356"/>
      <w:bookmarkStart w:id="2" w:name="_Toc392490065"/>
      <w:bookmarkStart w:id="3" w:name="_Toc392759584"/>
      <w:bookmarkStart w:id="4" w:name="_Toc392798174"/>
      <w:r w:rsidRPr="007A5563">
        <w:rPr>
          <w:rFonts w:cs="Arial"/>
          <w:sz w:val="22"/>
          <w:szCs w:val="22"/>
        </w:rPr>
        <w:lastRenderedPageBreak/>
        <w:t>HALAMAN PENGESAHAN</w:t>
      </w:r>
      <w:bookmarkEnd w:id="0"/>
    </w:p>
    <w:tbl>
      <w:tblPr>
        <w:tblW w:w="988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4110"/>
        <w:gridCol w:w="1418"/>
        <w:gridCol w:w="2693"/>
      </w:tblGrid>
      <w:tr w:rsidR="00E14BE1" w:rsidRPr="00385219" w14:paraId="384E9535" w14:textId="77777777" w:rsidTr="00937DED">
        <w:trPr>
          <w:trHeight w:hRule="exact" w:val="652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vAlign w:val="center"/>
          </w:tcPr>
          <w:p w14:paraId="5A54612D" w14:textId="77777777" w:rsidR="00E14BE1" w:rsidRPr="007A5563" w:rsidRDefault="00E14BE1" w:rsidP="00937DED">
            <w:pPr>
              <w:pStyle w:val="Normal1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</w:rPr>
            </w:pPr>
            <w:r w:rsidRPr="007A5563">
              <w:rPr>
                <w:rFonts w:ascii="Arial" w:hAnsi="Arial" w:cs="Arial"/>
                <w:b/>
                <w:bCs/>
                <w:sz w:val="20"/>
                <w:u w:val="single"/>
              </w:rPr>
              <w:br w:type="page"/>
            </w:r>
            <w:r w:rsidRPr="007A5563">
              <w:rPr>
                <w:rFonts w:ascii="Arial" w:hAnsi="Arial" w:cs="Arial"/>
                <w:b/>
                <w:bCs/>
                <w:sz w:val="20"/>
              </w:rPr>
              <w:t>ITEM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BFBFBF"/>
            <w:vAlign w:val="center"/>
          </w:tcPr>
          <w:p w14:paraId="7220E6DE" w14:textId="77777777" w:rsidR="00E14BE1" w:rsidRPr="007A5563" w:rsidRDefault="00E14BE1" w:rsidP="00937DED">
            <w:pPr>
              <w:pStyle w:val="Normal1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</w:rPr>
            </w:pPr>
            <w:r w:rsidRPr="007A5563">
              <w:rPr>
                <w:rFonts w:ascii="Arial" w:hAnsi="Arial" w:cs="Arial"/>
                <w:b/>
                <w:bCs/>
                <w:sz w:val="20"/>
              </w:rPr>
              <w:t>NAMA &amp; JABATAN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vAlign w:val="center"/>
          </w:tcPr>
          <w:p w14:paraId="7345C596" w14:textId="77777777" w:rsidR="00E14BE1" w:rsidRPr="007A5563" w:rsidRDefault="00E14BE1" w:rsidP="00937DED">
            <w:pPr>
              <w:pStyle w:val="Normal1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lang w:val="en-GB"/>
              </w:rPr>
            </w:pPr>
            <w:r w:rsidRPr="007A5563">
              <w:rPr>
                <w:rFonts w:ascii="Arial" w:hAnsi="Arial" w:cs="Arial"/>
                <w:b/>
                <w:bCs/>
                <w:sz w:val="20"/>
                <w:lang w:val="en-GB"/>
              </w:rPr>
              <w:t>TANGGAL</w:t>
            </w: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vAlign w:val="center"/>
          </w:tcPr>
          <w:p w14:paraId="56B9FDE8" w14:textId="77777777" w:rsidR="00E14BE1" w:rsidRPr="007A5563" w:rsidRDefault="00E14BE1" w:rsidP="00937DED">
            <w:pPr>
              <w:pStyle w:val="Normal1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lang w:val="en-GB"/>
              </w:rPr>
            </w:pPr>
            <w:r w:rsidRPr="007A5563">
              <w:rPr>
                <w:rFonts w:ascii="Arial" w:hAnsi="Arial" w:cs="Arial"/>
                <w:b/>
                <w:bCs/>
                <w:sz w:val="20"/>
                <w:lang w:val="en-GB"/>
              </w:rPr>
              <w:t>TANDA TANGAN</w:t>
            </w:r>
          </w:p>
        </w:tc>
      </w:tr>
      <w:tr w:rsidR="00E14BE1" w:rsidRPr="00385219" w14:paraId="0A74F31E" w14:textId="77777777" w:rsidTr="00937DED">
        <w:trPr>
          <w:trHeight w:hRule="exact" w:val="1242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9BEE99F" w14:textId="77777777" w:rsidR="00E14BE1" w:rsidRPr="007A5563" w:rsidRDefault="00E14BE1" w:rsidP="00937DED">
            <w:pPr>
              <w:spacing w:before="200"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>Dibuat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6C154AA8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7DDFD54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A4C4160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14BE1" w:rsidRPr="00385219" w14:paraId="2C3880B5" w14:textId="77777777" w:rsidTr="00937DED">
        <w:trPr>
          <w:trHeight w:hRule="exact" w:val="1242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39F8750" w14:textId="77777777" w:rsidR="00E14BE1" w:rsidRPr="007A5563" w:rsidRDefault="00E14BE1" w:rsidP="00937DED">
            <w:pPr>
              <w:spacing w:before="200"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>Disusun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5A16D17E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86FA8EA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EAFE031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14BE1" w:rsidRPr="00385219" w14:paraId="0FE028FB" w14:textId="77777777" w:rsidTr="00937DED">
        <w:trPr>
          <w:trHeight w:hRule="exact" w:val="1460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AE6F7B" w14:textId="77777777" w:rsidR="00E14BE1" w:rsidRPr="007A5563" w:rsidRDefault="00E14BE1" w:rsidP="00937DED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>Disetujui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54F77F59" w14:textId="77777777" w:rsidR="00E14BE1" w:rsidRPr="007A5563" w:rsidRDefault="00E14BE1" w:rsidP="00937DED">
            <w:pPr>
              <w:spacing w:before="200" w:line="360" w:lineRule="auto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5DD65FB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99E1033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14BE1" w:rsidRPr="00385219" w14:paraId="4C211FB7" w14:textId="77777777" w:rsidTr="00937DED">
        <w:trPr>
          <w:trHeight w:hRule="exact" w:val="1442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590DE5B" w14:textId="77777777" w:rsidR="00E14BE1" w:rsidRPr="007A5563" w:rsidRDefault="00E14BE1" w:rsidP="00937DED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>Disetujui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41AF133D" w14:textId="77777777" w:rsidR="00E14BE1" w:rsidRPr="007A5563" w:rsidRDefault="00E14BE1" w:rsidP="00937DED">
            <w:pPr>
              <w:spacing w:before="200" w:line="360" w:lineRule="auto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481DE41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5384E50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14BE1" w:rsidRPr="00385219" w14:paraId="1AC02B54" w14:textId="77777777" w:rsidTr="00937DED">
        <w:trPr>
          <w:trHeight w:hRule="exact" w:val="1442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DCA825A" w14:textId="77777777" w:rsidR="00E14BE1" w:rsidRPr="007A5563" w:rsidRDefault="00E14BE1" w:rsidP="00937DED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>Disetujui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4CF78C7D" w14:textId="77777777" w:rsidR="00E14BE1" w:rsidRPr="007A5563" w:rsidRDefault="00E14BE1" w:rsidP="00937DED">
            <w:pPr>
              <w:spacing w:before="200" w:line="360" w:lineRule="auto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FD5706D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A46D758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14BE1" w:rsidRPr="00385219" w14:paraId="6AB8C980" w14:textId="77777777" w:rsidTr="00937DED">
        <w:trPr>
          <w:trHeight w:hRule="exact" w:val="1442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94AFF9E" w14:textId="77777777" w:rsidR="00E14BE1" w:rsidRPr="007A5563" w:rsidRDefault="00E14BE1" w:rsidP="00937DED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>Disetujui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2D3D42E4" w14:textId="77777777" w:rsidR="00E14BE1" w:rsidRPr="007A5563" w:rsidRDefault="00E14BE1" w:rsidP="00937DED">
            <w:pPr>
              <w:spacing w:before="200" w:line="360" w:lineRule="auto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23BED49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00AD5CB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14BE1" w:rsidRPr="00385219" w14:paraId="655EF7CA" w14:textId="77777777" w:rsidTr="00937DED">
        <w:trPr>
          <w:trHeight w:hRule="exact" w:val="1442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E171DF9" w14:textId="77777777" w:rsidR="00E14BE1" w:rsidRPr="007A5563" w:rsidRDefault="00E14BE1" w:rsidP="00937DED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>Disetujui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67E5B791" w14:textId="77777777" w:rsidR="00E14BE1" w:rsidRPr="007A5563" w:rsidRDefault="00E14BE1" w:rsidP="00937DED">
            <w:pPr>
              <w:spacing w:before="200" w:line="360" w:lineRule="auto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2C014E8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DEF0350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14BE1" w:rsidRPr="00385219" w14:paraId="41AB2204" w14:textId="77777777" w:rsidTr="00937DED">
        <w:trPr>
          <w:trHeight w:hRule="exact" w:val="1442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754F786" w14:textId="77777777" w:rsidR="00E14BE1" w:rsidRPr="007A5563" w:rsidRDefault="00E14BE1" w:rsidP="00937DED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>Disetujui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61A87BD0" w14:textId="77777777" w:rsidR="00E14BE1" w:rsidRPr="007A5563" w:rsidRDefault="00E14BE1" w:rsidP="00937DED">
            <w:pPr>
              <w:spacing w:before="200" w:line="36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7A2B3E1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7DB85FE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  <w:p w14:paraId="1BB05783" w14:textId="77777777" w:rsidR="00206FF9" w:rsidRPr="007A5563" w:rsidRDefault="00206FF9" w:rsidP="00206FF9">
            <w:pPr>
              <w:rPr>
                <w:rFonts w:ascii="Arial" w:hAnsi="Arial" w:cs="Arial"/>
                <w:sz w:val="20"/>
                <w:szCs w:val="20"/>
                <w:lang w:val="en-US" w:eastAsia="fr-FR"/>
              </w:rPr>
            </w:pPr>
          </w:p>
          <w:p w14:paraId="571A0831" w14:textId="77777777" w:rsidR="00206FF9" w:rsidRPr="007A5563" w:rsidRDefault="00206FF9" w:rsidP="00206FF9">
            <w:pPr>
              <w:rPr>
                <w:rFonts w:ascii="Arial" w:hAnsi="Arial" w:cs="Arial"/>
                <w:sz w:val="20"/>
                <w:szCs w:val="20"/>
                <w:lang w:val="en-US" w:eastAsia="fr-FR"/>
              </w:rPr>
            </w:pPr>
          </w:p>
          <w:p w14:paraId="1CB92435" w14:textId="77777777" w:rsidR="00206FF9" w:rsidRPr="007A5563" w:rsidRDefault="00206FF9" w:rsidP="00206FF9">
            <w:pPr>
              <w:rPr>
                <w:rFonts w:ascii="Arial" w:hAnsi="Arial" w:cs="Arial"/>
                <w:sz w:val="20"/>
                <w:szCs w:val="20"/>
                <w:lang w:val="en-US" w:eastAsia="fr-FR"/>
              </w:rPr>
            </w:pPr>
          </w:p>
          <w:p w14:paraId="05AEC805" w14:textId="77777777" w:rsidR="00206FF9" w:rsidRPr="007A5563" w:rsidRDefault="00206FF9" w:rsidP="00206FF9">
            <w:pPr>
              <w:rPr>
                <w:rFonts w:ascii="Arial" w:hAnsi="Arial" w:cs="Arial"/>
                <w:sz w:val="20"/>
                <w:szCs w:val="20"/>
                <w:lang w:val="en-US" w:eastAsia="fr-FR"/>
              </w:rPr>
            </w:pPr>
          </w:p>
          <w:p w14:paraId="1D3C153A" w14:textId="77777777" w:rsidR="00206FF9" w:rsidRPr="007A5563" w:rsidRDefault="00206FF9" w:rsidP="00206FF9">
            <w:pPr>
              <w:rPr>
                <w:rFonts w:ascii="Arial" w:hAnsi="Arial" w:cs="Arial"/>
                <w:sz w:val="20"/>
                <w:szCs w:val="20"/>
                <w:lang w:val="en-US" w:eastAsia="fr-FR"/>
              </w:rPr>
            </w:pPr>
          </w:p>
          <w:p w14:paraId="25070865" w14:textId="77777777" w:rsidR="00206FF9" w:rsidRPr="007A5563" w:rsidRDefault="00206FF9" w:rsidP="00206FF9">
            <w:pPr>
              <w:rPr>
                <w:rFonts w:ascii="Arial" w:hAnsi="Arial" w:cs="Arial"/>
                <w:sz w:val="20"/>
                <w:szCs w:val="20"/>
                <w:lang w:val="en-US" w:eastAsia="fr-FR"/>
              </w:rPr>
            </w:pPr>
          </w:p>
          <w:p w14:paraId="19D9D89F" w14:textId="77777777" w:rsidR="00206FF9" w:rsidRPr="007A5563" w:rsidRDefault="00206FF9" w:rsidP="00206FF9">
            <w:pPr>
              <w:rPr>
                <w:rFonts w:ascii="Arial" w:hAnsi="Arial" w:cs="Arial"/>
                <w:sz w:val="20"/>
                <w:szCs w:val="20"/>
                <w:lang w:val="en-US" w:eastAsia="fr-FR"/>
              </w:rPr>
            </w:pPr>
          </w:p>
          <w:p w14:paraId="5557FBA4" w14:textId="77777777" w:rsidR="00206FF9" w:rsidRPr="007A5563" w:rsidRDefault="00206FF9" w:rsidP="00206FF9">
            <w:pPr>
              <w:rPr>
                <w:rFonts w:ascii="Arial" w:hAnsi="Arial" w:cs="Arial"/>
                <w:sz w:val="20"/>
                <w:szCs w:val="20"/>
                <w:lang w:val="en-US" w:eastAsia="fr-FR"/>
              </w:rPr>
            </w:pPr>
          </w:p>
          <w:p w14:paraId="2B5D9F0B" w14:textId="77777777" w:rsidR="00206FF9" w:rsidRPr="007A5563" w:rsidRDefault="00206FF9" w:rsidP="00206FF9">
            <w:pPr>
              <w:rPr>
                <w:rFonts w:ascii="Arial" w:hAnsi="Arial" w:cs="Arial"/>
                <w:sz w:val="20"/>
                <w:szCs w:val="20"/>
                <w:lang w:val="en-US" w:eastAsia="fr-FR"/>
              </w:rPr>
            </w:pPr>
          </w:p>
        </w:tc>
      </w:tr>
      <w:tr w:rsidR="00E14BE1" w:rsidRPr="00385219" w14:paraId="527B841A" w14:textId="77777777" w:rsidTr="00937DED">
        <w:trPr>
          <w:trHeight w:hRule="exact" w:val="1442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D44D60F" w14:textId="77777777" w:rsidR="00E14BE1" w:rsidRPr="007A5563" w:rsidRDefault="00E14BE1" w:rsidP="00937DED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>Disetujui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34D4D8CA" w14:textId="77777777" w:rsidR="00E14BE1" w:rsidRPr="007A5563" w:rsidRDefault="00E14BE1" w:rsidP="00937DED">
            <w:pPr>
              <w:spacing w:before="200" w:line="36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48D80F7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3997DCA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14BE1" w:rsidRPr="00385219" w14:paraId="73888DEB" w14:textId="77777777" w:rsidTr="00937DED">
        <w:trPr>
          <w:trHeight w:hRule="exact" w:val="1433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87AB7D" w14:textId="77777777" w:rsidR="00E14BE1" w:rsidRPr="007A5563" w:rsidRDefault="00E14BE1" w:rsidP="00937DED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>Disetujui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5ACAD6A4" w14:textId="77777777" w:rsidR="00E14BE1" w:rsidRPr="007A5563" w:rsidRDefault="00E14BE1" w:rsidP="00937DED">
            <w:pPr>
              <w:spacing w:before="200" w:line="36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2993190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A0F2EF0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14BE1" w:rsidRPr="00385219" w14:paraId="2F04C649" w14:textId="77777777" w:rsidTr="00937DED">
        <w:trPr>
          <w:trHeight w:hRule="exact" w:val="1433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8B95D51" w14:textId="77777777" w:rsidR="00E14BE1" w:rsidRPr="007A5563" w:rsidRDefault="00E14BE1" w:rsidP="00937DED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>Disetujui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5A3DCA76" w14:textId="77777777" w:rsidR="00E14BE1" w:rsidRPr="007A5563" w:rsidRDefault="00E14BE1" w:rsidP="00937DED">
            <w:pPr>
              <w:spacing w:before="200"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F8CE923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BD89625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14BE1" w:rsidRPr="00385219" w14:paraId="4C2419DE" w14:textId="77777777" w:rsidTr="00937DED">
        <w:trPr>
          <w:trHeight w:hRule="exact" w:val="1433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537A4E0" w14:textId="77777777" w:rsidR="00E14BE1" w:rsidRPr="007A5563" w:rsidRDefault="00E14BE1" w:rsidP="00937DED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>Disetujui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22BD14B8" w14:textId="77777777" w:rsidR="00E14BE1" w:rsidRPr="007A5563" w:rsidRDefault="00E14BE1" w:rsidP="00937DED">
            <w:pPr>
              <w:spacing w:before="200"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AD0AD89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29E40AE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14BE1" w:rsidRPr="00385219" w14:paraId="71824DFD" w14:textId="77777777" w:rsidTr="00937DED">
        <w:trPr>
          <w:trHeight w:hRule="exact" w:val="1433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0013E81" w14:textId="77777777" w:rsidR="00E14BE1" w:rsidRPr="007A5563" w:rsidRDefault="00E14BE1" w:rsidP="00937DED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>Disetujui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6AC7A112" w14:textId="77777777" w:rsidR="00E14BE1" w:rsidRPr="007A5563" w:rsidRDefault="00E14BE1" w:rsidP="00937DED">
            <w:pPr>
              <w:spacing w:before="200"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77B10F3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745F2DA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14BE1" w:rsidRPr="00385219" w14:paraId="48E86ACD" w14:textId="77777777" w:rsidTr="00937DED">
        <w:trPr>
          <w:trHeight w:hRule="exact" w:val="1433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EF6D6FA" w14:textId="77777777" w:rsidR="00E14BE1" w:rsidRPr="007A5563" w:rsidRDefault="00E14BE1" w:rsidP="00937DED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>Disetujui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4EA1F63B" w14:textId="77777777" w:rsidR="00E14BE1" w:rsidRPr="007A5563" w:rsidRDefault="00E14BE1" w:rsidP="00937DED">
            <w:pPr>
              <w:spacing w:before="200"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670253A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750FC36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14BE1" w:rsidRPr="00385219" w14:paraId="27C8F29E" w14:textId="77777777" w:rsidTr="00937DED">
        <w:trPr>
          <w:trHeight w:hRule="exact" w:val="1442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7560361" w14:textId="77777777" w:rsidR="00E14BE1" w:rsidRPr="007A5563" w:rsidRDefault="00E14BE1" w:rsidP="00937DED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>Disetujui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59CC6FF6" w14:textId="77777777" w:rsidR="00E14BE1" w:rsidRPr="007A5563" w:rsidRDefault="00E14BE1" w:rsidP="00937DED">
            <w:pPr>
              <w:spacing w:before="200" w:line="36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2F01466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F4B5357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14BE1" w:rsidRPr="00385219" w14:paraId="729B3C4B" w14:textId="77777777" w:rsidTr="00937DED">
        <w:trPr>
          <w:trHeight w:hRule="exact" w:val="1532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3107236" w14:textId="77777777" w:rsidR="00E14BE1" w:rsidRPr="007A5563" w:rsidRDefault="00E14BE1" w:rsidP="00937DED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>Disetujui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08FA6128" w14:textId="77777777" w:rsidR="00E14BE1" w:rsidRPr="007A5563" w:rsidRDefault="00E14BE1" w:rsidP="00937DED">
            <w:pPr>
              <w:spacing w:before="200" w:line="36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86DDF5A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A1E2C6D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14BE1" w:rsidRPr="00385219" w14:paraId="063689D9" w14:textId="77777777" w:rsidTr="00937DED">
        <w:trPr>
          <w:trHeight w:hRule="exact" w:val="1613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864FC43" w14:textId="77777777" w:rsidR="00E14BE1" w:rsidRPr="007A5563" w:rsidRDefault="00E14BE1" w:rsidP="00937DED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>Disetujui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652E6949" w14:textId="77777777" w:rsidR="00E14BE1" w:rsidRPr="007A5563" w:rsidRDefault="00E14BE1" w:rsidP="00937DED">
            <w:pPr>
              <w:spacing w:before="200" w:line="360" w:lineRule="auto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089F248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720890E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</w:tbl>
    <w:p w14:paraId="7E814F9E" w14:textId="77777777" w:rsidR="00574F7C" w:rsidRPr="00385219" w:rsidRDefault="00574F7C" w:rsidP="00574F7C">
      <w:pPr>
        <w:rPr>
          <w:rFonts w:ascii="Arial" w:hAnsi="Arial" w:cs="Arial"/>
        </w:rPr>
      </w:pPr>
    </w:p>
    <w:p w14:paraId="41D85D9B" w14:textId="046250B6" w:rsidR="00035F7E" w:rsidRPr="007A5563" w:rsidRDefault="00035F7E" w:rsidP="00DA26CD">
      <w:pPr>
        <w:pStyle w:val="Heading1"/>
        <w:numPr>
          <w:ilvl w:val="0"/>
          <w:numId w:val="0"/>
        </w:numPr>
        <w:rPr>
          <w:rFonts w:cs="Arial"/>
          <w:sz w:val="22"/>
          <w:szCs w:val="22"/>
        </w:rPr>
      </w:pPr>
      <w:bookmarkStart w:id="5" w:name="_Toc123889673"/>
      <w:r w:rsidRPr="007A5563">
        <w:rPr>
          <w:rFonts w:cs="Arial"/>
          <w:sz w:val="22"/>
          <w:szCs w:val="22"/>
        </w:rPr>
        <w:lastRenderedPageBreak/>
        <w:t>HALAMAN RIWAYAT PERBAIKAN</w:t>
      </w:r>
      <w:bookmarkEnd w:id="1"/>
      <w:bookmarkEnd w:id="2"/>
      <w:bookmarkEnd w:id="3"/>
      <w:bookmarkEnd w:id="4"/>
      <w:bookmarkEnd w:id="5"/>
    </w:p>
    <w:tbl>
      <w:tblPr>
        <w:tblW w:w="96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8"/>
        <w:gridCol w:w="2167"/>
        <w:gridCol w:w="1985"/>
        <w:gridCol w:w="4536"/>
      </w:tblGrid>
      <w:tr w:rsidR="00627441" w:rsidRPr="00F26035" w14:paraId="32F0DEB0" w14:textId="77777777" w:rsidTr="00D74288">
        <w:trPr>
          <w:trHeight w:hRule="exact" w:val="652"/>
        </w:trPr>
        <w:tc>
          <w:tcPr>
            <w:tcW w:w="918" w:type="dxa"/>
            <w:shd w:val="clear" w:color="auto" w:fill="BFBFBF"/>
            <w:vAlign w:val="center"/>
          </w:tcPr>
          <w:p w14:paraId="248BCADE" w14:textId="77777777" w:rsidR="00627441" w:rsidRPr="007A5563" w:rsidRDefault="00627441" w:rsidP="00F26035">
            <w:pPr>
              <w:rPr>
                <w:rFonts w:ascii="Arial" w:hAnsi="Arial" w:cs="Arial"/>
                <w:sz w:val="20"/>
                <w:szCs w:val="20"/>
              </w:rPr>
            </w:pPr>
            <w:r w:rsidRPr="007A5563">
              <w:rPr>
                <w:rFonts w:ascii="Arial" w:hAnsi="Arial" w:cs="Arial"/>
                <w:sz w:val="20"/>
                <w:szCs w:val="20"/>
              </w:rPr>
              <w:br w:type="page"/>
              <w:t>VERSI</w:t>
            </w:r>
          </w:p>
        </w:tc>
        <w:tc>
          <w:tcPr>
            <w:tcW w:w="2167" w:type="dxa"/>
            <w:shd w:val="clear" w:color="auto" w:fill="BFBFBF"/>
            <w:vAlign w:val="center"/>
          </w:tcPr>
          <w:p w14:paraId="21F26C09" w14:textId="77777777" w:rsidR="00627441" w:rsidRPr="007A5563" w:rsidRDefault="00627441" w:rsidP="00F26035">
            <w:pPr>
              <w:rPr>
                <w:rFonts w:ascii="Arial" w:hAnsi="Arial" w:cs="Arial"/>
                <w:sz w:val="20"/>
                <w:szCs w:val="20"/>
              </w:rPr>
            </w:pPr>
            <w:r w:rsidRPr="007A5563">
              <w:rPr>
                <w:rFonts w:ascii="Arial" w:hAnsi="Arial" w:cs="Arial"/>
                <w:sz w:val="20"/>
                <w:szCs w:val="20"/>
              </w:rPr>
              <w:t>TANGGAL</w:t>
            </w:r>
          </w:p>
        </w:tc>
        <w:tc>
          <w:tcPr>
            <w:tcW w:w="1985" w:type="dxa"/>
            <w:shd w:val="clear" w:color="auto" w:fill="BFBFBF"/>
            <w:vAlign w:val="center"/>
          </w:tcPr>
          <w:p w14:paraId="6C275063" w14:textId="77777777" w:rsidR="00627441" w:rsidRPr="007A5563" w:rsidRDefault="00627441" w:rsidP="00F26035">
            <w:pPr>
              <w:rPr>
                <w:rFonts w:ascii="Arial" w:hAnsi="Arial" w:cs="Arial"/>
                <w:sz w:val="20"/>
                <w:szCs w:val="20"/>
              </w:rPr>
            </w:pPr>
            <w:r w:rsidRPr="007A5563">
              <w:rPr>
                <w:rFonts w:ascii="Arial" w:hAnsi="Arial" w:cs="Arial"/>
                <w:sz w:val="20"/>
                <w:szCs w:val="20"/>
              </w:rPr>
              <w:t>AUTHOR</w:t>
            </w:r>
          </w:p>
        </w:tc>
        <w:tc>
          <w:tcPr>
            <w:tcW w:w="4536" w:type="dxa"/>
            <w:shd w:val="clear" w:color="auto" w:fill="BFBFBF"/>
            <w:vAlign w:val="center"/>
          </w:tcPr>
          <w:p w14:paraId="3B43CBDE" w14:textId="77777777" w:rsidR="00627441" w:rsidRPr="007A5563" w:rsidRDefault="00627441" w:rsidP="00F26035">
            <w:pPr>
              <w:rPr>
                <w:rFonts w:ascii="Arial" w:hAnsi="Arial" w:cs="Arial"/>
                <w:sz w:val="20"/>
                <w:szCs w:val="20"/>
              </w:rPr>
            </w:pPr>
            <w:r w:rsidRPr="007A5563">
              <w:rPr>
                <w:rFonts w:ascii="Arial" w:hAnsi="Arial" w:cs="Arial"/>
                <w:sz w:val="20"/>
                <w:szCs w:val="20"/>
              </w:rPr>
              <w:t>DESKRIPSI</w:t>
            </w:r>
          </w:p>
        </w:tc>
      </w:tr>
      <w:tr w:rsidR="0044681E" w:rsidRPr="00F26035" w14:paraId="375AFC3B" w14:textId="77777777" w:rsidTr="00D74288">
        <w:trPr>
          <w:trHeight w:val="432"/>
        </w:trPr>
        <w:tc>
          <w:tcPr>
            <w:tcW w:w="918" w:type="dxa"/>
            <w:shd w:val="clear" w:color="auto" w:fill="auto"/>
            <w:vAlign w:val="center"/>
          </w:tcPr>
          <w:p w14:paraId="5D9BD403" w14:textId="77777777" w:rsidR="0044681E" w:rsidRPr="007A5563" w:rsidRDefault="0044681E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7" w:type="dxa"/>
            <w:shd w:val="clear" w:color="auto" w:fill="auto"/>
            <w:vAlign w:val="center"/>
          </w:tcPr>
          <w:p w14:paraId="3E215B45" w14:textId="3620E6E8" w:rsidR="0044681E" w:rsidRPr="007A5563" w:rsidRDefault="00F26035" w:rsidP="00F2603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A5563">
              <w:rPr>
                <w:rFonts w:ascii="Arial" w:hAnsi="Arial" w:cs="Arial"/>
                <w:sz w:val="20"/>
                <w:szCs w:val="20"/>
              </w:rPr>
              <w:t xml:space="preserve">3 </w:t>
            </w:r>
            <w:proofErr w:type="spellStart"/>
            <w:r w:rsidRPr="007A5563">
              <w:rPr>
                <w:rFonts w:ascii="Arial" w:hAnsi="Arial" w:cs="Arial"/>
                <w:sz w:val="20"/>
                <w:szCs w:val="20"/>
              </w:rPr>
              <w:t>Januari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</w:rPr>
              <w:t xml:space="preserve"> 2023</w:t>
            </w:r>
          </w:p>
        </w:tc>
        <w:tc>
          <w:tcPr>
            <w:tcW w:w="1985" w:type="dxa"/>
            <w:vAlign w:val="center"/>
          </w:tcPr>
          <w:p w14:paraId="20B73A4A" w14:textId="34FE7729" w:rsidR="0044681E" w:rsidRPr="007A5563" w:rsidRDefault="0044681E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36" w:type="dxa"/>
            <w:shd w:val="clear" w:color="auto" w:fill="auto"/>
            <w:vAlign w:val="center"/>
          </w:tcPr>
          <w:p w14:paraId="3043E2A7" w14:textId="27DAE0C2" w:rsidR="0044681E" w:rsidRPr="007A5563" w:rsidRDefault="00F26035">
            <w:pPr>
              <w:rPr>
                <w:rFonts w:cs="Arial"/>
                <w:sz w:val="20"/>
                <w:szCs w:val="20"/>
                <w:lang w:val="en-US"/>
              </w:rPr>
              <w:pPrChange w:id="6" w:author="Alvat Taupik" w:date="2021-06-15T17:02:00Z">
                <w:pPr>
                  <w:pStyle w:val="TableText"/>
                  <w:jc w:val="center"/>
                </w:pPr>
              </w:pPrChange>
            </w:pPr>
            <w:proofErr w:type="spellStart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>Dokumen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>inisiasi</w:t>
            </w:r>
            <w:proofErr w:type="spellEnd"/>
          </w:p>
        </w:tc>
      </w:tr>
      <w:tr w:rsidR="0044681E" w:rsidRPr="00F26035" w14:paraId="34195A35" w14:textId="77777777" w:rsidTr="00D74288">
        <w:trPr>
          <w:trHeight w:val="432"/>
        </w:trPr>
        <w:tc>
          <w:tcPr>
            <w:tcW w:w="918" w:type="dxa"/>
            <w:shd w:val="clear" w:color="auto" w:fill="auto"/>
            <w:vAlign w:val="center"/>
          </w:tcPr>
          <w:p w14:paraId="388B3BED" w14:textId="77777777" w:rsidR="0044681E" w:rsidRPr="007A5563" w:rsidRDefault="0044681E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7" w:type="dxa"/>
            <w:shd w:val="clear" w:color="auto" w:fill="auto"/>
            <w:vAlign w:val="center"/>
          </w:tcPr>
          <w:p w14:paraId="5086BA6E" w14:textId="430BEBC9" w:rsidR="0044681E" w:rsidRPr="007A5563" w:rsidRDefault="00F26035" w:rsidP="00F2603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A5563">
              <w:rPr>
                <w:rFonts w:ascii="Arial" w:hAnsi="Arial" w:cs="Arial"/>
                <w:sz w:val="20"/>
                <w:szCs w:val="20"/>
              </w:rPr>
              <w:t xml:space="preserve">4 </w:t>
            </w:r>
            <w:proofErr w:type="spellStart"/>
            <w:r w:rsidRPr="007A5563">
              <w:rPr>
                <w:rFonts w:ascii="Arial" w:hAnsi="Arial" w:cs="Arial"/>
                <w:sz w:val="20"/>
                <w:szCs w:val="20"/>
              </w:rPr>
              <w:t>Januari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</w:rPr>
              <w:t xml:space="preserve"> 2023</w:t>
            </w:r>
          </w:p>
        </w:tc>
        <w:tc>
          <w:tcPr>
            <w:tcW w:w="1985" w:type="dxa"/>
            <w:vAlign w:val="center"/>
          </w:tcPr>
          <w:p w14:paraId="5BAAE4CD" w14:textId="5A5AFDC7" w:rsidR="0044681E" w:rsidRPr="007A5563" w:rsidRDefault="0044681E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36" w:type="dxa"/>
            <w:shd w:val="clear" w:color="auto" w:fill="auto"/>
            <w:vAlign w:val="center"/>
          </w:tcPr>
          <w:p w14:paraId="46187A51" w14:textId="37744730" w:rsidR="0044681E" w:rsidRPr="007A5563" w:rsidRDefault="00F26035" w:rsidP="00F26035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A5563">
              <w:rPr>
                <w:rFonts w:ascii="Arial" w:hAnsi="Arial" w:cs="Arial"/>
                <w:sz w:val="20"/>
                <w:szCs w:val="20"/>
              </w:rPr>
              <w:t>Penambahan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A5563">
              <w:rPr>
                <w:rFonts w:ascii="Arial" w:hAnsi="Arial" w:cs="Arial"/>
                <w:sz w:val="20"/>
                <w:szCs w:val="20"/>
              </w:rPr>
              <w:t>ruang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A5563">
              <w:rPr>
                <w:rFonts w:ascii="Arial" w:hAnsi="Arial" w:cs="Arial"/>
                <w:sz w:val="20"/>
                <w:szCs w:val="20"/>
              </w:rPr>
              <w:t>lingkup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A5563">
              <w:rPr>
                <w:rFonts w:ascii="Arial" w:hAnsi="Arial" w:cs="Arial"/>
                <w:sz w:val="20"/>
                <w:szCs w:val="20"/>
              </w:rPr>
              <w:t>usecase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</w:rPr>
              <w:t xml:space="preserve">, proses inquiry, payment &amp; </w:t>
            </w:r>
            <w:proofErr w:type="spellStart"/>
            <w:r w:rsidRPr="007A5563">
              <w:rPr>
                <w:rFonts w:ascii="Arial" w:hAnsi="Arial" w:cs="Arial"/>
                <w:sz w:val="20"/>
                <w:szCs w:val="20"/>
              </w:rPr>
              <w:t>callback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A5563">
              <w:rPr>
                <w:rFonts w:ascii="Arial" w:hAnsi="Arial" w:cs="Arial"/>
                <w:sz w:val="20"/>
                <w:szCs w:val="20"/>
              </w:rPr>
              <w:t>va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A5563">
              <w:rPr>
                <w:rFonts w:ascii="Arial" w:hAnsi="Arial" w:cs="Arial"/>
                <w:sz w:val="20"/>
                <w:szCs w:val="20"/>
              </w:rPr>
              <w:t>xendith</w:t>
            </w:r>
            <w:proofErr w:type="spellEnd"/>
          </w:p>
        </w:tc>
      </w:tr>
      <w:tr w:rsidR="00D74288" w:rsidRPr="00F26035" w14:paraId="1D8A6F4D" w14:textId="77777777" w:rsidTr="00207E21">
        <w:trPr>
          <w:trHeight w:val="432"/>
        </w:trPr>
        <w:tc>
          <w:tcPr>
            <w:tcW w:w="918" w:type="dxa"/>
            <w:shd w:val="clear" w:color="auto" w:fill="auto"/>
            <w:vAlign w:val="center"/>
          </w:tcPr>
          <w:p w14:paraId="4BA6627E" w14:textId="77777777" w:rsidR="00D74288" w:rsidRPr="007A5563" w:rsidRDefault="00D74288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7" w:type="dxa"/>
            <w:shd w:val="clear" w:color="auto" w:fill="auto"/>
            <w:vAlign w:val="center"/>
          </w:tcPr>
          <w:p w14:paraId="491D614D" w14:textId="3B3E4377" w:rsidR="00D74288" w:rsidRPr="007A5563" w:rsidRDefault="00F26035" w:rsidP="00F26035">
            <w:pPr>
              <w:rPr>
                <w:rFonts w:ascii="Arial" w:hAnsi="Arial" w:cs="Arial"/>
                <w:sz w:val="20"/>
                <w:szCs w:val="20"/>
                <w:lang w:val="en-US" w:eastAsia="en-GB"/>
                <w:rPrChange w:id="7" w:author="Alvat Taupik" w:date="2021-06-15T17:01:00Z">
                  <w:rPr>
                    <w:rFonts w:cs="Arial"/>
                    <w:sz w:val="22"/>
                    <w:szCs w:val="22"/>
                  </w:rPr>
                </w:rPrChange>
              </w:rPr>
            </w:pPr>
            <w:r w:rsidRPr="007A5563">
              <w:rPr>
                <w:rFonts w:ascii="Arial" w:hAnsi="Arial" w:cs="Arial"/>
                <w:sz w:val="20"/>
                <w:szCs w:val="20"/>
              </w:rPr>
              <w:t xml:space="preserve">6 </w:t>
            </w:r>
            <w:proofErr w:type="spellStart"/>
            <w:r w:rsidRPr="007A5563">
              <w:rPr>
                <w:rFonts w:ascii="Arial" w:hAnsi="Arial" w:cs="Arial"/>
                <w:sz w:val="20"/>
                <w:szCs w:val="20"/>
              </w:rPr>
              <w:t>Januari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</w:rPr>
              <w:t xml:space="preserve"> 2023</w:t>
            </w:r>
          </w:p>
        </w:tc>
        <w:tc>
          <w:tcPr>
            <w:tcW w:w="1985" w:type="dxa"/>
            <w:vAlign w:val="center"/>
          </w:tcPr>
          <w:p w14:paraId="072AA589" w14:textId="4C9DD158" w:rsidR="00D74288" w:rsidRPr="007A5563" w:rsidRDefault="00D74288" w:rsidP="00F26035">
            <w:pPr>
              <w:rPr>
                <w:rFonts w:ascii="Arial" w:hAnsi="Arial" w:cs="Arial"/>
                <w:sz w:val="20"/>
                <w:szCs w:val="20"/>
                <w:lang w:val="en-GB" w:eastAsia="en-GB"/>
                <w:rPrChange w:id="8" w:author="Alvat Taupik" w:date="2021-06-16T08:15:00Z">
                  <w:rPr>
                    <w:rFonts w:cs="Arial"/>
                    <w:sz w:val="22"/>
                    <w:szCs w:val="22"/>
                  </w:rPr>
                </w:rPrChange>
              </w:rPr>
            </w:pPr>
          </w:p>
        </w:tc>
        <w:tc>
          <w:tcPr>
            <w:tcW w:w="4536" w:type="dxa"/>
            <w:shd w:val="clear" w:color="auto" w:fill="auto"/>
            <w:vAlign w:val="center"/>
          </w:tcPr>
          <w:p w14:paraId="063A7335" w14:textId="77777777" w:rsidR="00D74288" w:rsidRPr="007A5563" w:rsidRDefault="00F26035" w:rsidP="00F26035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A5563">
              <w:rPr>
                <w:rFonts w:ascii="Arial" w:hAnsi="Arial" w:cs="Arial"/>
                <w:sz w:val="20"/>
                <w:szCs w:val="20"/>
              </w:rPr>
              <w:t>Penambahan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</w:rPr>
              <w:t xml:space="preserve">  design </w:t>
            </w:r>
            <w:proofErr w:type="spellStart"/>
            <w:r w:rsidRPr="007A5563">
              <w:rPr>
                <w:rFonts w:ascii="Arial" w:hAnsi="Arial" w:cs="Arial"/>
                <w:sz w:val="20"/>
                <w:szCs w:val="20"/>
              </w:rPr>
              <w:t>tampilan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</w:rPr>
              <w:t xml:space="preserve"> Web APP</w:t>
            </w:r>
          </w:p>
          <w:p w14:paraId="0A1D3517" w14:textId="571BDC91" w:rsidR="00F26035" w:rsidRPr="007A5563" w:rsidRDefault="00F26035" w:rsidP="00F26035">
            <w:pPr>
              <w:rPr>
                <w:rFonts w:ascii="Arial" w:hAnsi="Arial" w:cs="Arial"/>
                <w:sz w:val="20"/>
                <w:szCs w:val="20"/>
              </w:rPr>
            </w:pPr>
            <w:r w:rsidRPr="007A5563">
              <w:rPr>
                <w:rFonts w:ascii="Arial" w:hAnsi="Arial" w:cs="Arial"/>
                <w:sz w:val="20"/>
                <w:szCs w:val="20"/>
              </w:rPr>
              <w:t>Update design API</w:t>
            </w:r>
            <w:r w:rsidR="008D6994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="008D6994">
              <w:rPr>
                <w:rFonts w:ascii="Arial" w:hAnsi="Arial" w:cs="Arial"/>
                <w:sz w:val="20"/>
                <w:szCs w:val="20"/>
              </w:rPr>
              <w:t>penambahan</w:t>
            </w:r>
            <w:proofErr w:type="spellEnd"/>
            <w:r w:rsidR="008D6994">
              <w:rPr>
                <w:rFonts w:ascii="Arial" w:hAnsi="Arial" w:cs="Arial"/>
                <w:sz w:val="20"/>
                <w:szCs w:val="20"/>
              </w:rPr>
              <w:t xml:space="preserve"> API </w:t>
            </w:r>
            <w:proofErr w:type="spellStart"/>
            <w:r w:rsidR="008D6994">
              <w:rPr>
                <w:rFonts w:ascii="Arial" w:hAnsi="Arial" w:cs="Arial"/>
                <w:sz w:val="20"/>
                <w:szCs w:val="20"/>
              </w:rPr>
              <w:t>laporan</w:t>
            </w:r>
            <w:proofErr w:type="spellEnd"/>
          </w:p>
        </w:tc>
      </w:tr>
      <w:tr w:rsidR="007009F3" w:rsidRPr="00F26035" w14:paraId="48EB1CA0" w14:textId="77777777" w:rsidTr="00207E21">
        <w:trPr>
          <w:trHeight w:val="432"/>
          <w:ins w:id="9" w:author="Alvat Taupik" w:date="2021-06-16T10:47:00Z"/>
        </w:trPr>
        <w:tc>
          <w:tcPr>
            <w:tcW w:w="918" w:type="dxa"/>
            <w:shd w:val="clear" w:color="auto" w:fill="auto"/>
            <w:vAlign w:val="center"/>
          </w:tcPr>
          <w:p w14:paraId="62DC9C6F" w14:textId="77777777" w:rsidR="007009F3" w:rsidRPr="007A5563" w:rsidRDefault="007009F3" w:rsidP="00F26035">
            <w:pPr>
              <w:rPr>
                <w:ins w:id="10" w:author="Alvat Taupik" w:date="2021-06-16T10:47:00Z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7" w:type="dxa"/>
            <w:shd w:val="clear" w:color="auto" w:fill="auto"/>
            <w:vAlign w:val="center"/>
          </w:tcPr>
          <w:p w14:paraId="446A48C2" w14:textId="055CE39A" w:rsidR="007009F3" w:rsidRPr="007A5563" w:rsidRDefault="007009F3" w:rsidP="00F26035">
            <w:pPr>
              <w:rPr>
                <w:ins w:id="11" w:author="Alvat Taupik" w:date="2021-06-16T10:47:00Z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3C760CAC" w14:textId="69D75821" w:rsidR="007009F3" w:rsidRPr="007A5563" w:rsidRDefault="007009F3" w:rsidP="00F26035">
            <w:pPr>
              <w:rPr>
                <w:ins w:id="12" w:author="Alvat Taupik" w:date="2021-06-16T10:47:00Z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36" w:type="dxa"/>
            <w:shd w:val="clear" w:color="auto" w:fill="auto"/>
            <w:vAlign w:val="center"/>
          </w:tcPr>
          <w:p w14:paraId="17D1064B" w14:textId="6A2D6061" w:rsidR="007009F3" w:rsidRPr="007A5563" w:rsidRDefault="007009F3" w:rsidP="00F26035">
            <w:pPr>
              <w:rPr>
                <w:ins w:id="13" w:author="Alvat Taupik" w:date="2021-06-16T10:47:00Z"/>
                <w:rFonts w:ascii="Arial" w:hAnsi="Arial" w:cs="Arial"/>
                <w:sz w:val="20"/>
                <w:szCs w:val="20"/>
              </w:rPr>
            </w:pPr>
          </w:p>
        </w:tc>
      </w:tr>
      <w:tr w:rsidR="00C30827" w:rsidRPr="00F26035" w14:paraId="676C5AC8" w14:textId="77777777" w:rsidTr="00207E21">
        <w:trPr>
          <w:trHeight w:val="432"/>
        </w:trPr>
        <w:tc>
          <w:tcPr>
            <w:tcW w:w="918" w:type="dxa"/>
            <w:shd w:val="clear" w:color="auto" w:fill="auto"/>
            <w:vAlign w:val="center"/>
          </w:tcPr>
          <w:p w14:paraId="7EB5F47F" w14:textId="77777777" w:rsidR="00C30827" w:rsidRPr="007A5563" w:rsidRDefault="00C30827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7" w:type="dxa"/>
            <w:shd w:val="clear" w:color="auto" w:fill="auto"/>
            <w:vAlign w:val="center"/>
          </w:tcPr>
          <w:p w14:paraId="2571AC31" w14:textId="381B84B7" w:rsidR="00C30827" w:rsidRPr="007A5563" w:rsidRDefault="00C30827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14E7979D" w14:textId="6C0933F7" w:rsidR="00C30827" w:rsidRPr="007A5563" w:rsidRDefault="00C30827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36" w:type="dxa"/>
            <w:shd w:val="clear" w:color="auto" w:fill="auto"/>
            <w:vAlign w:val="center"/>
          </w:tcPr>
          <w:p w14:paraId="13B02446" w14:textId="579436DA" w:rsidR="00C30827" w:rsidRPr="007A5563" w:rsidRDefault="00C30827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D454D" w:rsidRPr="00F26035" w14:paraId="71867077" w14:textId="77777777" w:rsidTr="00207E21">
        <w:trPr>
          <w:trHeight w:val="432"/>
        </w:trPr>
        <w:tc>
          <w:tcPr>
            <w:tcW w:w="918" w:type="dxa"/>
            <w:shd w:val="clear" w:color="auto" w:fill="auto"/>
            <w:vAlign w:val="center"/>
          </w:tcPr>
          <w:p w14:paraId="42E3A431" w14:textId="77777777" w:rsidR="007D454D" w:rsidRPr="007A5563" w:rsidRDefault="007D454D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7" w:type="dxa"/>
            <w:shd w:val="clear" w:color="auto" w:fill="auto"/>
            <w:vAlign w:val="center"/>
          </w:tcPr>
          <w:p w14:paraId="321EB71B" w14:textId="1880A971" w:rsidR="007D454D" w:rsidRPr="007A5563" w:rsidRDefault="007D454D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5F634F56" w14:textId="4B83C09A" w:rsidR="007D454D" w:rsidRPr="007A5563" w:rsidRDefault="007D454D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36" w:type="dxa"/>
            <w:shd w:val="clear" w:color="auto" w:fill="auto"/>
            <w:vAlign w:val="center"/>
          </w:tcPr>
          <w:p w14:paraId="7FE78FD9" w14:textId="12BF2F3C" w:rsidR="007D454D" w:rsidRPr="007A5563" w:rsidRDefault="007D454D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83267" w:rsidRPr="00F26035" w14:paraId="16590A79" w14:textId="77777777" w:rsidTr="00207E21">
        <w:trPr>
          <w:trHeight w:val="432"/>
        </w:trPr>
        <w:tc>
          <w:tcPr>
            <w:tcW w:w="918" w:type="dxa"/>
            <w:shd w:val="clear" w:color="auto" w:fill="auto"/>
            <w:vAlign w:val="center"/>
          </w:tcPr>
          <w:p w14:paraId="4D957027" w14:textId="77777777" w:rsidR="00F83267" w:rsidRPr="007A5563" w:rsidRDefault="00F83267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7" w:type="dxa"/>
            <w:shd w:val="clear" w:color="auto" w:fill="auto"/>
            <w:vAlign w:val="center"/>
          </w:tcPr>
          <w:p w14:paraId="78FC69CC" w14:textId="41D67CC4" w:rsidR="00F83267" w:rsidRPr="007A5563" w:rsidRDefault="00F83267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0673AAF4" w14:textId="2D2D6709" w:rsidR="00F83267" w:rsidRPr="007A5563" w:rsidRDefault="00F83267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36" w:type="dxa"/>
            <w:shd w:val="clear" w:color="auto" w:fill="auto"/>
            <w:vAlign w:val="center"/>
          </w:tcPr>
          <w:p w14:paraId="1E71FF3A" w14:textId="1AF11132" w:rsidR="00F83267" w:rsidRPr="007A5563" w:rsidRDefault="00F83267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46A7E" w:rsidRPr="00F26035" w14:paraId="240EF2F8" w14:textId="77777777" w:rsidTr="00207E21">
        <w:trPr>
          <w:trHeight w:val="432"/>
        </w:trPr>
        <w:tc>
          <w:tcPr>
            <w:tcW w:w="918" w:type="dxa"/>
            <w:shd w:val="clear" w:color="auto" w:fill="auto"/>
            <w:vAlign w:val="center"/>
          </w:tcPr>
          <w:p w14:paraId="70F3727C" w14:textId="77777777" w:rsidR="00646A7E" w:rsidRPr="007A5563" w:rsidRDefault="00646A7E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7" w:type="dxa"/>
            <w:shd w:val="clear" w:color="auto" w:fill="auto"/>
            <w:vAlign w:val="center"/>
          </w:tcPr>
          <w:p w14:paraId="467BF788" w14:textId="3050C7EB" w:rsidR="00646A7E" w:rsidRPr="007A5563" w:rsidRDefault="00646A7E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1CD3F93F" w14:textId="4C8F4B83" w:rsidR="00646A7E" w:rsidRPr="007A5563" w:rsidRDefault="00646A7E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36" w:type="dxa"/>
            <w:shd w:val="clear" w:color="auto" w:fill="auto"/>
            <w:vAlign w:val="center"/>
          </w:tcPr>
          <w:p w14:paraId="0B0D9B64" w14:textId="5C7D4364" w:rsidR="00646A7E" w:rsidRPr="007A5563" w:rsidRDefault="00646A7E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823C6" w:rsidRPr="00F26035" w14:paraId="5B3B8984" w14:textId="77777777" w:rsidTr="00207E21">
        <w:trPr>
          <w:trHeight w:val="432"/>
        </w:trPr>
        <w:tc>
          <w:tcPr>
            <w:tcW w:w="918" w:type="dxa"/>
            <w:shd w:val="clear" w:color="auto" w:fill="auto"/>
            <w:vAlign w:val="center"/>
          </w:tcPr>
          <w:p w14:paraId="68EF8C19" w14:textId="77777777" w:rsidR="00A823C6" w:rsidRPr="007A5563" w:rsidRDefault="00A823C6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7" w:type="dxa"/>
            <w:shd w:val="clear" w:color="auto" w:fill="auto"/>
            <w:vAlign w:val="center"/>
          </w:tcPr>
          <w:p w14:paraId="48DE82B5" w14:textId="7BB9343E" w:rsidR="00A823C6" w:rsidRPr="007A5563" w:rsidRDefault="00A823C6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1B493B9D" w14:textId="266E9790" w:rsidR="00A823C6" w:rsidRPr="007A5563" w:rsidRDefault="00A823C6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36" w:type="dxa"/>
            <w:shd w:val="clear" w:color="auto" w:fill="auto"/>
            <w:vAlign w:val="center"/>
          </w:tcPr>
          <w:p w14:paraId="6380B20D" w14:textId="2612485B" w:rsidR="00A823C6" w:rsidRPr="007A5563" w:rsidRDefault="00A823C6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823C6" w:rsidRPr="00F26035" w14:paraId="2279CC09" w14:textId="77777777" w:rsidTr="00207E21">
        <w:trPr>
          <w:trHeight w:val="432"/>
        </w:trPr>
        <w:tc>
          <w:tcPr>
            <w:tcW w:w="918" w:type="dxa"/>
            <w:shd w:val="clear" w:color="auto" w:fill="auto"/>
            <w:vAlign w:val="center"/>
          </w:tcPr>
          <w:p w14:paraId="77B4F10F" w14:textId="77777777" w:rsidR="00A823C6" w:rsidRPr="007A5563" w:rsidRDefault="00A823C6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7" w:type="dxa"/>
            <w:shd w:val="clear" w:color="auto" w:fill="auto"/>
            <w:vAlign w:val="center"/>
          </w:tcPr>
          <w:p w14:paraId="7390D258" w14:textId="08EE98AA" w:rsidR="00A823C6" w:rsidRPr="007A5563" w:rsidRDefault="00A823C6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15E26A97" w14:textId="6DAC6013" w:rsidR="00A823C6" w:rsidRPr="007A5563" w:rsidRDefault="00A823C6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36" w:type="dxa"/>
            <w:shd w:val="clear" w:color="auto" w:fill="auto"/>
            <w:vAlign w:val="center"/>
          </w:tcPr>
          <w:p w14:paraId="2A1FD6A2" w14:textId="0B1632ED" w:rsidR="00A823C6" w:rsidRPr="007A5563" w:rsidRDefault="00A823C6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C8BCAF0" w14:textId="77777777" w:rsidR="00035F7E" w:rsidRDefault="00035F7E" w:rsidP="00035F7E">
      <w:pPr>
        <w:spacing w:after="200" w:line="276" w:lineRule="auto"/>
        <w:rPr>
          <w:rFonts w:ascii="Arial" w:hAnsi="Arial" w:cs="Arial"/>
        </w:rPr>
      </w:pPr>
    </w:p>
    <w:p w14:paraId="4FE3B288" w14:textId="77777777" w:rsidR="00B123D5" w:rsidRDefault="00B123D5" w:rsidP="00035F7E">
      <w:pPr>
        <w:spacing w:after="200" w:line="276" w:lineRule="auto"/>
        <w:rPr>
          <w:rFonts w:ascii="Arial" w:hAnsi="Arial" w:cs="Arial"/>
        </w:rPr>
      </w:pPr>
    </w:p>
    <w:p w14:paraId="12A602F5" w14:textId="77777777" w:rsidR="00B123D5" w:rsidRDefault="00B123D5" w:rsidP="00035F7E">
      <w:pPr>
        <w:spacing w:after="200" w:line="276" w:lineRule="auto"/>
        <w:rPr>
          <w:rFonts w:ascii="Arial" w:hAnsi="Arial" w:cs="Arial"/>
        </w:rPr>
      </w:pPr>
    </w:p>
    <w:p w14:paraId="1BE0666E" w14:textId="77777777" w:rsidR="00B123D5" w:rsidRDefault="00B123D5" w:rsidP="00035F7E">
      <w:pPr>
        <w:spacing w:after="200" w:line="276" w:lineRule="auto"/>
        <w:rPr>
          <w:rFonts w:ascii="Arial" w:hAnsi="Arial" w:cs="Arial"/>
        </w:rPr>
      </w:pPr>
    </w:p>
    <w:p w14:paraId="23B06BA8" w14:textId="77777777" w:rsidR="00B123D5" w:rsidRDefault="00B123D5" w:rsidP="00035F7E">
      <w:pPr>
        <w:spacing w:after="200" w:line="276" w:lineRule="auto"/>
        <w:rPr>
          <w:rFonts w:ascii="Arial" w:hAnsi="Arial" w:cs="Arial"/>
        </w:rPr>
      </w:pPr>
    </w:p>
    <w:p w14:paraId="3A7B8A0B" w14:textId="77777777" w:rsidR="00B123D5" w:rsidRDefault="00B123D5" w:rsidP="00035F7E">
      <w:pPr>
        <w:spacing w:after="200" w:line="276" w:lineRule="auto"/>
        <w:rPr>
          <w:rFonts w:ascii="Arial" w:hAnsi="Arial" w:cs="Arial"/>
        </w:rPr>
      </w:pPr>
    </w:p>
    <w:p w14:paraId="53FD8563" w14:textId="77777777" w:rsidR="00B123D5" w:rsidRDefault="00B123D5" w:rsidP="00035F7E">
      <w:pPr>
        <w:spacing w:after="200" w:line="276" w:lineRule="auto"/>
        <w:rPr>
          <w:rFonts w:ascii="Arial" w:hAnsi="Arial" w:cs="Arial"/>
        </w:rPr>
      </w:pPr>
    </w:p>
    <w:p w14:paraId="1BE484BB" w14:textId="77777777" w:rsidR="00B123D5" w:rsidRDefault="00B123D5" w:rsidP="00035F7E">
      <w:pPr>
        <w:spacing w:after="200" w:line="276" w:lineRule="auto"/>
        <w:rPr>
          <w:rFonts w:ascii="Arial" w:hAnsi="Arial" w:cs="Arial"/>
        </w:rPr>
      </w:pPr>
    </w:p>
    <w:p w14:paraId="23536D3C" w14:textId="77777777" w:rsidR="00B123D5" w:rsidRDefault="00B123D5" w:rsidP="00035F7E">
      <w:pPr>
        <w:spacing w:after="200" w:line="276" w:lineRule="auto"/>
        <w:rPr>
          <w:rFonts w:ascii="Arial" w:hAnsi="Arial" w:cs="Arial"/>
        </w:rPr>
      </w:pPr>
    </w:p>
    <w:p w14:paraId="1C3B3C30" w14:textId="77777777" w:rsidR="00B123D5" w:rsidRDefault="00B123D5" w:rsidP="00035F7E">
      <w:pPr>
        <w:spacing w:after="200" w:line="276" w:lineRule="auto"/>
        <w:rPr>
          <w:rFonts w:ascii="Arial" w:hAnsi="Arial" w:cs="Arial"/>
        </w:rPr>
      </w:pPr>
    </w:p>
    <w:p w14:paraId="5A58FC7C" w14:textId="77777777" w:rsidR="00B123D5" w:rsidRDefault="00B123D5" w:rsidP="00035F7E">
      <w:pPr>
        <w:spacing w:after="200" w:line="276" w:lineRule="auto"/>
        <w:rPr>
          <w:rFonts w:ascii="Arial" w:hAnsi="Arial" w:cs="Arial"/>
        </w:rPr>
      </w:pPr>
    </w:p>
    <w:p w14:paraId="462264C6" w14:textId="77777777" w:rsidR="00B123D5" w:rsidRDefault="00B123D5" w:rsidP="00035F7E">
      <w:pPr>
        <w:spacing w:after="200" w:line="276" w:lineRule="auto"/>
        <w:rPr>
          <w:rFonts w:ascii="Arial" w:hAnsi="Arial" w:cs="Arial"/>
        </w:rPr>
      </w:pPr>
    </w:p>
    <w:p w14:paraId="5B4E9F4E" w14:textId="77777777" w:rsidR="00B123D5" w:rsidRDefault="00B123D5" w:rsidP="00035F7E">
      <w:pPr>
        <w:spacing w:after="200" w:line="276" w:lineRule="auto"/>
        <w:rPr>
          <w:rFonts w:ascii="Arial" w:hAnsi="Arial" w:cs="Arial"/>
        </w:rPr>
      </w:pPr>
    </w:p>
    <w:p w14:paraId="48973899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2D0E66A3" w14:textId="77777777" w:rsidR="00B123D5" w:rsidRPr="00385219" w:rsidRDefault="00B123D5" w:rsidP="00035F7E">
      <w:pPr>
        <w:spacing w:after="200" w:line="276" w:lineRule="auto"/>
        <w:rPr>
          <w:rFonts w:ascii="Arial" w:hAnsi="Arial" w:cs="Arial"/>
        </w:rPr>
      </w:pPr>
    </w:p>
    <w:p w14:paraId="49F557E4" w14:textId="4ABF0A31" w:rsidR="00035F7E" w:rsidRPr="007A5563" w:rsidRDefault="00035F7E" w:rsidP="00DA26CD">
      <w:pPr>
        <w:pStyle w:val="Heading1"/>
        <w:numPr>
          <w:ilvl w:val="0"/>
          <w:numId w:val="0"/>
        </w:numPr>
        <w:rPr>
          <w:rFonts w:cs="Arial"/>
          <w:sz w:val="22"/>
          <w:szCs w:val="22"/>
        </w:rPr>
      </w:pPr>
      <w:bookmarkStart w:id="14" w:name="_Toc392385358"/>
      <w:bookmarkStart w:id="15" w:name="_Toc392490067"/>
      <w:bookmarkStart w:id="16" w:name="_Toc392759586"/>
      <w:bookmarkStart w:id="17" w:name="_Toc392798176"/>
      <w:bookmarkStart w:id="18" w:name="_Toc123889674"/>
      <w:r w:rsidRPr="007A5563">
        <w:rPr>
          <w:rFonts w:cs="Arial"/>
          <w:sz w:val="22"/>
          <w:szCs w:val="22"/>
        </w:rPr>
        <w:lastRenderedPageBreak/>
        <w:t>DAFTAR ISI</w:t>
      </w:r>
      <w:bookmarkEnd w:id="14"/>
      <w:bookmarkEnd w:id="15"/>
      <w:bookmarkEnd w:id="16"/>
      <w:bookmarkEnd w:id="17"/>
      <w:bookmarkEnd w:id="18"/>
    </w:p>
    <w:p w14:paraId="769B17DD" w14:textId="58F0631D" w:rsidR="00385219" w:rsidRPr="00385219" w:rsidRDefault="00CD4E2E">
      <w:pPr>
        <w:pStyle w:val="TOC1"/>
        <w:tabs>
          <w:tab w:val="right" w:leader="dot" w:pos="9451"/>
        </w:tabs>
        <w:rPr>
          <w:rFonts w:eastAsiaTheme="minorEastAsia" w:cs="Arial"/>
          <w:noProof/>
          <w:sz w:val="24"/>
          <w:lang w:val="en-ID" w:eastAsia="en-GB"/>
        </w:rPr>
      </w:pPr>
      <w:r w:rsidRPr="00385219">
        <w:rPr>
          <w:rFonts w:cs="Arial"/>
          <w:sz w:val="24"/>
        </w:rPr>
        <w:fldChar w:fldCharType="begin"/>
      </w:r>
      <w:r w:rsidRPr="00385219">
        <w:rPr>
          <w:rFonts w:cs="Arial"/>
          <w:sz w:val="24"/>
        </w:rPr>
        <w:instrText xml:space="preserve"> TOC \o "1-3" \h \z \u </w:instrText>
      </w:r>
      <w:r w:rsidRPr="00385219">
        <w:rPr>
          <w:rFonts w:cs="Arial"/>
          <w:sz w:val="24"/>
        </w:rPr>
        <w:fldChar w:fldCharType="separate"/>
      </w:r>
      <w:hyperlink w:anchor="_Toc123889672" w:history="1">
        <w:r w:rsidR="00385219" w:rsidRPr="00385219">
          <w:rPr>
            <w:rStyle w:val="Hyperlink"/>
            <w:rFonts w:cs="Arial"/>
            <w:noProof/>
          </w:rPr>
          <w:t>HALAMAN PENGESAHAN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_Toc123889672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i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36EF7854" w14:textId="5569398B" w:rsidR="00385219" w:rsidRPr="00385219" w:rsidRDefault="008D6994">
      <w:pPr>
        <w:pStyle w:val="TOC1"/>
        <w:tabs>
          <w:tab w:val="right" w:leader="dot" w:pos="9451"/>
        </w:tabs>
        <w:rPr>
          <w:rFonts w:eastAsiaTheme="minorEastAsia" w:cs="Arial"/>
          <w:noProof/>
          <w:sz w:val="24"/>
          <w:lang w:val="en-ID" w:eastAsia="en-GB"/>
        </w:rPr>
      </w:pPr>
      <w:hyperlink w:anchor="_Toc123889673" w:history="1">
        <w:r w:rsidR="00385219" w:rsidRPr="00385219">
          <w:rPr>
            <w:rStyle w:val="Hyperlink"/>
            <w:rFonts w:cs="Arial"/>
            <w:noProof/>
          </w:rPr>
          <w:t>HALAMAN RIWAYAT PERBAIKAN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_Toc123889673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iv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1BE7F420" w14:textId="290C45D9" w:rsidR="00385219" w:rsidRPr="00385219" w:rsidRDefault="008D6994">
      <w:pPr>
        <w:pStyle w:val="TOC1"/>
        <w:tabs>
          <w:tab w:val="right" w:leader="dot" w:pos="9451"/>
        </w:tabs>
        <w:rPr>
          <w:rFonts w:eastAsiaTheme="minorEastAsia" w:cs="Arial"/>
          <w:noProof/>
          <w:sz w:val="24"/>
          <w:lang w:val="en-ID" w:eastAsia="en-GB"/>
        </w:rPr>
      </w:pPr>
      <w:hyperlink w:anchor="_Toc123889674" w:history="1">
        <w:r w:rsidR="00385219" w:rsidRPr="00385219">
          <w:rPr>
            <w:rStyle w:val="Hyperlink"/>
            <w:rFonts w:cs="Arial"/>
            <w:noProof/>
          </w:rPr>
          <w:t>DAFTAR ISI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_Toc123889674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v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2C8D3FA6" w14:textId="4345F00C" w:rsidR="00385219" w:rsidRPr="00385219" w:rsidRDefault="008D6994">
      <w:pPr>
        <w:pStyle w:val="TOC1"/>
        <w:tabs>
          <w:tab w:val="right" w:leader="dot" w:pos="9451"/>
        </w:tabs>
        <w:rPr>
          <w:rFonts w:eastAsiaTheme="minorEastAsia" w:cs="Arial"/>
          <w:noProof/>
          <w:sz w:val="24"/>
          <w:lang w:val="en-ID" w:eastAsia="en-GB"/>
        </w:rPr>
      </w:pPr>
      <w:hyperlink w:anchor="_Toc123889675" w:history="1">
        <w:r w:rsidR="00385219" w:rsidRPr="00385219">
          <w:rPr>
            <w:rStyle w:val="Hyperlink"/>
            <w:rFonts w:cs="Arial"/>
            <w:noProof/>
          </w:rPr>
          <w:t>DAFTAR TABEL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_Toc123889675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vi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41CF9CD8" w14:textId="286FD67F" w:rsidR="00385219" w:rsidRPr="00385219" w:rsidRDefault="008D6994">
      <w:pPr>
        <w:pStyle w:val="TOC1"/>
        <w:tabs>
          <w:tab w:val="right" w:leader="dot" w:pos="9451"/>
        </w:tabs>
        <w:rPr>
          <w:rFonts w:eastAsiaTheme="minorEastAsia" w:cs="Arial"/>
          <w:noProof/>
          <w:sz w:val="24"/>
          <w:lang w:val="en-ID" w:eastAsia="en-GB"/>
        </w:rPr>
      </w:pPr>
      <w:hyperlink w:anchor="_Toc123889676" w:history="1">
        <w:r w:rsidR="00385219" w:rsidRPr="00385219">
          <w:rPr>
            <w:rStyle w:val="Hyperlink"/>
            <w:rFonts w:cs="Arial"/>
            <w:b/>
            <w:bCs/>
            <w:noProof/>
          </w:rPr>
          <w:t xml:space="preserve">DAFTAR </w:t>
        </w:r>
        <w:r w:rsidR="00385219" w:rsidRPr="00385219">
          <w:rPr>
            <w:rStyle w:val="Hyperlink"/>
            <w:rFonts w:cs="Arial"/>
            <w:b/>
            <w:bCs/>
            <w:noProof/>
            <w:lang w:val="en-GB"/>
          </w:rPr>
          <w:t>GAMBAR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_Toc123889676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vii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54C0E6A1" w14:textId="293462F4" w:rsidR="00385219" w:rsidRPr="00385219" w:rsidRDefault="008D6994">
      <w:pPr>
        <w:pStyle w:val="TOC1"/>
        <w:tabs>
          <w:tab w:val="left" w:pos="660"/>
          <w:tab w:val="right" w:leader="dot" w:pos="9451"/>
        </w:tabs>
        <w:rPr>
          <w:rFonts w:eastAsiaTheme="minorEastAsia" w:cs="Arial"/>
          <w:noProof/>
          <w:sz w:val="24"/>
          <w:lang w:val="en-ID" w:eastAsia="en-GB"/>
        </w:rPr>
      </w:pPr>
      <w:hyperlink w:anchor="_Toc123889677" w:history="1">
        <w:r w:rsidR="00385219" w:rsidRPr="00385219">
          <w:rPr>
            <w:rStyle w:val="Hyperlink"/>
            <w:rFonts w:cs="Arial"/>
            <w:noProof/>
          </w:rPr>
          <w:t>1.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</w:rPr>
          <w:t>PENDAHULUAN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_Toc123889677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1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075C985E" w14:textId="2AAD9F60" w:rsidR="00385219" w:rsidRPr="00385219" w:rsidRDefault="008D6994">
      <w:pPr>
        <w:pStyle w:val="TOC2"/>
        <w:tabs>
          <w:tab w:val="left" w:pos="800"/>
          <w:tab w:val="right" w:leader="dot" w:pos="9451"/>
        </w:tabs>
        <w:rPr>
          <w:rFonts w:eastAsiaTheme="minorEastAsia" w:cs="Arial"/>
          <w:noProof/>
          <w:sz w:val="24"/>
          <w:lang w:val="en-ID" w:eastAsia="en-GB"/>
        </w:rPr>
      </w:pPr>
      <w:hyperlink w:anchor="_Toc123889678" w:history="1">
        <w:r w:rsidR="00385219" w:rsidRPr="00385219">
          <w:rPr>
            <w:rStyle w:val="Hyperlink"/>
            <w:rFonts w:cs="Arial"/>
            <w:noProof/>
            <w:snapToGrid w:val="0"/>
            <w:w w:val="0"/>
          </w:rPr>
          <w:t>1.1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</w:rPr>
          <w:t>Latar Belakang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_Toc123889678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1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064DF484" w14:textId="2EB6CE13" w:rsidR="00385219" w:rsidRPr="00385219" w:rsidRDefault="008D6994">
      <w:pPr>
        <w:pStyle w:val="TOC2"/>
        <w:tabs>
          <w:tab w:val="left" w:pos="800"/>
          <w:tab w:val="right" w:leader="dot" w:pos="9451"/>
        </w:tabs>
        <w:rPr>
          <w:rFonts w:eastAsiaTheme="minorEastAsia" w:cs="Arial"/>
          <w:noProof/>
          <w:sz w:val="24"/>
          <w:lang w:val="en-ID" w:eastAsia="en-GB"/>
        </w:rPr>
      </w:pPr>
      <w:hyperlink w:anchor="_Toc123889679" w:history="1">
        <w:r w:rsidR="00385219" w:rsidRPr="00385219">
          <w:rPr>
            <w:rStyle w:val="Hyperlink"/>
            <w:rFonts w:cs="Arial"/>
            <w:noProof/>
            <w:snapToGrid w:val="0"/>
            <w:w w:val="0"/>
          </w:rPr>
          <w:t>1.2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</w:rPr>
          <w:t>Business Goals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_Toc123889679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1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77AA1F6D" w14:textId="79B410A8" w:rsidR="00385219" w:rsidRPr="00385219" w:rsidRDefault="008D6994">
      <w:pPr>
        <w:pStyle w:val="TOC2"/>
        <w:tabs>
          <w:tab w:val="right" w:leader="dot" w:pos="9451"/>
        </w:tabs>
        <w:rPr>
          <w:rFonts w:eastAsiaTheme="minorEastAsia" w:cs="Arial"/>
          <w:noProof/>
          <w:sz w:val="24"/>
          <w:lang w:val="en-ID" w:eastAsia="en-GB"/>
        </w:rPr>
      </w:pPr>
      <w:hyperlink w:anchor="_Toc123889680" w:history="1">
        <w:r w:rsidR="00385219" w:rsidRPr="00385219">
          <w:rPr>
            <w:rStyle w:val="Hyperlink"/>
            <w:rFonts w:cs="Arial"/>
            <w:noProof/>
            <w:snapToGrid w:val="0"/>
            <w:w w:val="0"/>
          </w:rPr>
          <w:t>1.1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_Toc123889680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1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548490A2" w14:textId="5BC99AD9" w:rsidR="00385219" w:rsidRPr="00385219" w:rsidRDefault="008D6994">
      <w:pPr>
        <w:pStyle w:val="TOC2"/>
        <w:tabs>
          <w:tab w:val="left" w:pos="800"/>
          <w:tab w:val="right" w:leader="dot" w:pos="9451"/>
        </w:tabs>
        <w:rPr>
          <w:rFonts w:eastAsiaTheme="minorEastAsia" w:cs="Arial"/>
          <w:noProof/>
          <w:sz w:val="24"/>
          <w:lang w:val="en-ID" w:eastAsia="en-GB"/>
        </w:rPr>
      </w:pPr>
      <w:hyperlink w:anchor="_Toc123889681" w:history="1">
        <w:r w:rsidR="00385219" w:rsidRPr="00385219">
          <w:rPr>
            <w:rStyle w:val="Hyperlink"/>
            <w:rFonts w:cs="Arial"/>
            <w:noProof/>
            <w:snapToGrid w:val="0"/>
            <w:w w:val="0"/>
          </w:rPr>
          <w:t>1.3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</w:rPr>
          <w:t>Deskripsi Umum Dokumen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_Toc123889681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2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7CAD7063" w14:textId="56C8D8E5" w:rsidR="00385219" w:rsidRPr="00385219" w:rsidRDefault="008D6994">
      <w:pPr>
        <w:pStyle w:val="TOC2"/>
        <w:tabs>
          <w:tab w:val="left" w:pos="800"/>
          <w:tab w:val="right" w:leader="dot" w:pos="9451"/>
        </w:tabs>
        <w:rPr>
          <w:rFonts w:eastAsiaTheme="minorEastAsia" w:cs="Arial"/>
          <w:noProof/>
          <w:sz w:val="24"/>
          <w:lang w:val="en-ID" w:eastAsia="en-GB"/>
        </w:rPr>
      </w:pPr>
      <w:hyperlink w:anchor="_Toc123889682" w:history="1">
        <w:r w:rsidR="00385219" w:rsidRPr="00385219">
          <w:rPr>
            <w:rStyle w:val="Hyperlink"/>
            <w:rFonts w:cs="Arial"/>
            <w:noProof/>
            <w:snapToGrid w:val="0"/>
            <w:w w:val="0"/>
          </w:rPr>
          <w:t>1.4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</w:rPr>
          <w:t>Dokumen Referensi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_Toc123889682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2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24BD887E" w14:textId="581C6E09" w:rsidR="00385219" w:rsidRPr="00385219" w:rsidRDefault="008D6994">
      <w:pPr>
        <w:pStyle w:val="TOC2"/>
        <w:tabs>
          <w:tab w:val="left" w:pos="800"/>
          <w:tab w:val="right" w:leader="dot" w:pos="9451"/>
        </w:tabs>
        <w:rPr>
          <w:rFonts w:eastAsiaTheme="minorEastAsia" w:cs="Arial"/>
          <w:noProof/>
          <w:sz w:val="24"/>
          <w:lang w:val="en-ID" w:eastAsia="en-GB"/>
        </w:rPr>
      </w:pPr>
      <w:hyperlink w:anchor="_Toc123889683" w:history="1">
        <w:r w:rsidR="00385219" w:rsidRPr="00385219">
          <w:rPr>
            <w:rStyle w:val="Hyperlink"/>
            <w:rFonts w:cs="Arial"/>
            <w:noProof/>
            <w:snapToGrid w:val="0"/>
            <w:w w:val="0"/>
          </w:rPr>
          <w:t>1.5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</w:rPr>
          <w:t>Definisi dan Istilah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_Toc123889683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2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162A0D70" w14:textId="4091219F" w:rsidR="00385219" w:rsidRPr="00385219" w:rsidRDefault="008D6994">
      <w:pPr>
        <w:pStyle w:val="TOC1"/>
        <w:tabs>
          <w:tab w:val="left" w:pos="660"/>
          <w:tab w:val="right" w:leader="dot" w:pos="9451"/>
        </w:tabs>
        <w:rPr>
          <w:rFonts w:eastAsiaTheme="minorEastAsia" w:cs="Arial"/>
          <w:noProof/>
          <w:sz w:val="24"/>
          <w:lang w:val="en-ID" w:eastAsia="en-GB"/>
        </w:rPr>
      </w:pPr>
      <w:hyperlink w:anchor="_Toc123889684" w:history="1">
        <w:r w:rsidR="00385219" w:rsidRPr="00385219">
          <w:rPr>
            <w:rStyle w:val="Hyperlink"/>
            <w:rFonts w:cs="Arial"/>
            <w:noProof/>
          </w:rPr>
          <w:t>2.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</w:rPr>
          <w:t>DESKRIPSI PRODUK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_Toc123889684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3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665235FC" w14:textId="75DC0591" w:rsidR="00385219" w:rsidRPr="00385219" w:rsidRDefault="008D6994">
      <w:pPr>
        <w:pStyle w:val="TOC2"/>
        <w:tabs>
          <w:tab w:val="left" w:pos="800"/>
          <w:tab w:val="right" w:leader="dot" w:pos="9451"/>
        </w:tabs>
        <w:rPr>
          <w:rFonts w:eastAsiaTheme="minorEastAsia" w:cs="Arial"/>
          <w:noProof/>
          <w:sz w:val="24"/>
          <w:lang w:val="en-ID" w:eastAsia="en-GB"/>
        </w:rPr>
      </w:pPr>
      <w:hyperlink w:anchor="_Toc123889686" w:history="1">
        <w:r w:rsidR="00385219" w:rsidRPr="00385219">
          <w:rPr>
            <w:rStyle w:val="Hyperlink"/>
            <w:rFonts w:cs="Arial"/>
            <w:noProof/>
            <w:snapToGrid w:val="0"/>
            <w:w w:val="0"/>
          </w:rPr>
          <w:t>2.1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</w:rPr>
          <w:t>Perspektif Produk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_Toc123889686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3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7AEDFC81" w14:textId="75484320" w:rsidR="00385219" w:rsidRPr="00385219" w:rsidRDefault="008D6994">
      <w:pPr>
        <w:pStyle w:val="TOC2"/>
        <w:tabs>
          <w:tab w:val="left" w:pos="800"/>
          <w:tab w:val="right" w:leader="dot" w:pos="9451"/>
        </w:tabs>
        <w:rPr>
          <w:rFonts w:eastAsiaTheme="minorEastAsia" w:cs="Arial"/>
          <w:noProof/>
          <w:sz w:val="24"/>
          <w:lang w:val="en-ID" w:eastAsia="en-GB"/>
        </w:rPr>
      </w:pPr>
      <w:hyperlink w:anchor="_Toc123889687" w:history="1">
        <w:r w:rsidR="00385219" w:rsidRPr="00385219">
          <w:rPr>
            <w:rStyle w:val="Hyperlink"/>
            <w:rFonts w:cs="Arial"/>
            <w:noProof/>
            <w:snapToGrid w:val="0"/>
            <w:w w:val="0"/>
          </w:rPr>
          <w:t>2.2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</w:rPr>
          <w:t>Fungsional Sistem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_Toc123889687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3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16FCD9A7" w14:textId="0E93598F" w:rsidR="00385219" w:rsidRPr="00385219" w:rsidRDefault="008D6994">
      <w:pPr>
        <w:pStyle w:val="TOC2"/>
        <w:tabs>
          <w:tab w:val="left" w:pos="800"/>
          <w:tab w:val="right" w:leader="dot" w:pos="9451"/>
        </w:tabs>
        <w:rPr>
          <w:rFonts w:eastAsiaTheme="minorEastAsia" w:cs="Arial"/>
          <w:noProof/>
          <w:sz w:val="24"/>
          <w:lang w:val="en-ID" w:eastAsia="en-GB"/>
        </w:rPr>
      </w:pPr>
      <w:hyperlink w:anchor="_Toc123889688" w:history="1">
        <w:r w:rsidR="00385219" w:rsidRPr="00385219">
          <w:rPr>
            <w:rStyle w:val="Hyperlink"/>
            <w:rFonts w:cs="Arial"/>
            <w:noProof/>
            <w:snapToGrid w:val="0"/>
            <w:w w:val="0"/>
          </w:rPr>
          <w:t>2.1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</w:rPr>
          <w:t>Ruang Lingkup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_Toc123889688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4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7D3687A6" w14:textId="7F5729D8" w:rsidR="00385219" w:rsidRPr="00385219" w:rsidRDefault="008D6994">
      <w:pPr>
        <w:pStyle w:val="TOC3"/>
        <w:rPr>
          <w:rFonts w:eastAsiaTheme="minorEastAsia" w:cs="Arial"/>
          <w:noProof/>
          <w:sz w:val="24"/>
          <w:lang w:val="en-ID" w:eastAsia="en-GB"/>
        </w:rPr>
      </w:pPr>
      <w:hyperlink w:anchor="_Toc123889689" w:history="1">
        <w:r w:rsidR="00385219" w:rsidRPr="00385219">
          <w:rPr>
            <w:rStyle w:val="Hyperlink"/>
            <w:rFonts w:cs="Arial"/>
            <w:noProof/>
          </w:rPr>
          <w:t>2.1.1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</w:rPr>
          <w:t>Pengguna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_Toc123889689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4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2FFEDD0C" w14:textId="0B90A913" w:rsidR="00385219" w:rsidRPr="00385219" w:rsidRDefault="008D6994">
      <w:pPr>
        <w:pStyle w:val="TOC3"/>
        <w:rPr>
          <w:rFonts w:eastAsiaTheme="minorEastAsia" w:cs="Arial"/>
          <w:noProof/>
          <w:sz w:val="24"/>
          <w:lang w:val="en-ID" w:eastAsia="en-GB"/>
        </w:rPr>
      </w:pPr>
      <w:hyperlink w:anchor="_Toc123889690" w:history="1">
        <w:r w:rsidR="00385219" w:rsidRPr="00385219">
          <w:rPr>
            <w:rStyle w:val="Hyperlink"/>
            <w:rFonts w:cs="Arial"/>
            <w:noProof/>
            <w:lang w:val="en-GB"/>
          </w:rPr>
          <w:t>2.1.2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  <w:lang w:val="en-GB"/>
          </w:rPr>
          <w:t>Usecase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_Toc123889690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5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5F72E502" w14:textId="5BB23167" w:rsidR="00385219" w:rsidRPr="00385219" w:rsidRDefault="008D6994">
      <w:pPr>
        <w:pStyle w:val="TOC3"/>
        <w:rPr>
          <w:rFonts w:eastAsiaTheme="minorEastAsia" w:cs="Arial"/>
          <w:noProof/>
          <w:sz w:val="24"/>
          <w:lang w:val="en-ID" w:eastAsia="en-GB"/>
        </w:rPr>
      </w:pPr>
      <w:hyperlink w:anchor="_Toc123889691" w:history="1">
        <w:r w:rsidR="00385219" w:rsidRPr="00385219">
          <w:rPr>
            <w:rStyle w:val="Hyperlink"/>
            <w:rFonts w:cs="Arial"/>
            <w:noProof/>
            <w:lang w:val="en-GB"/>
          </w:rPr>
          <w:t>2.1.3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  <w:lang w:val="en-GB"/>
          </w:rPr>
          <w:t>Melakukan inquiry virtual account xendith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_Toc123889691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6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55C85AC9" w14:textId="551ABF86" w:rsidR="00385219" w:rsidRPr="00385219" w:rsidRDefault="008D6994">
      <w:pPr>
        <w:pStyle w:val="TOC3"/>
        <w:rPr>
          <w:rFonts w:eastAsiaTheme="minorEastAsia" w:cs="Arial"/>
          <w:noProof/>
          <w:sz w:val="24"/>
          <w:lang w:val="en-ID" w:eastAsia="en-GB"/>
        </w:rPr>
      </w:pPr>
      <w:hyperlink w:anchor="_Toc123889692" w:history="1">
        <w:r w:rsidR="00385219" w:rsidRPr="00385219">
          <w:rPr>
            <w:rStyle w:val="Hyperlink"/>
            <w:rFonts w:cs="Arial"/>
            <w:noProof/>
          </w:rPr>
          <w:t>2.1.4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</w:rPr>
          <w:t xml:space="preserve">Melakukan </w:t>
        </w:r>
        <w:r w:rsidR="00385219" w:rsidRPr="00385219">
          <w:rPr>
            <w:rStyle w:val="Hyperlink"/>
            <w:rFonts w:cs="Arial"/>
            <w:noProof/>
            <w:lang w:val="en-US"/>
          </w:rPr>
          <w:t>payment &amp; callback</w:t>
        </w:r>
        <w:r w:rsidR="00385219" w:rsidRPr="00385219">
          <w:rPr>
            <w:rStyle w:val="Hyperlink"/>
            <w:rFonts w:cs="Arial"/>
            <w:noProof/>
          </w:rPr>
          <w:t xml:space="preserve"> virtual account xendith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_Toc123889692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8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024FC1CA" w14:textId="2E009C65" w:rsidR="00385219" w:rsidRPr="00385219" w:rsidRDefault="008D6994">
      <w:pPr>
        <w:pStyle w:val="TOC3"/>
        <w:rPr>
          <w:rFonts w:eastAsiaTheme="minorEastAsia" w:cs="Arial"/>
          <w:noProof/>
          <w:sz w:val="24"/>
          <w:lang w:val="en-ID" w:eastAsia="en-GB"/>
        </w:rPr>
      </w:pPr>
      <w:hyperlink w:anchor="_Toc123889693" w:history="1">
        <w:r w:rsidR="00385219" w:rsidRPr="00385219">
          <w:rPr>
            <w:rStyle w:val="Hyperlink"/>
            <w:rFonts w:cs="Arial"/>
            <w:noProof/>
          </w:rPr>
          <w:t>2.1.5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</w:rPr>
          <w:t xml:space="preserve">Melakukan </w:t>
        </w:r>
        <w:r w:rsidR="00385219" w:rsidRPr="00385219">
          <w:rPr>
            <w:rStyle w:val="Hyperlink"/>
            <w:rFonts w:cs="Arial"/>
            <w:noProof/>
            <w:lang w:val="en-US"/>
          </w:rPr>
          <w:t>cek status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_Toc123889693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10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48CA2405" w14:textId="6D7CE5F5" w:rsidR="00385219" w:rsidRPr="00385219" w:rsidRDefault="008D6994">
      <w:pPr>
        <w:pStyle w:val="TOC1"/>
        <w:tabs>
          <w:tab w:val="left" w:pos="660"/>
          <w:tab w:val="right" w:leader="dot" w:pos="9451"/>
        </w:tabs>
        <w:rPr>
          <w:rFonts w:eastAsiaTheme="minorEastAsia" w:cs="Arial"/>
          <w:noProof/>
          <w:sz w:val="24"/>
          <w:lang w:val="en-ID" w:eastAsia="en-GB"/>
        </w:rPr>
      </w:pPr>
      <w:hyperlink w:anchor="_Toc123889694" w:history="1">
        <w:r w:rsidR="00385219" w:rsidRPr="00385219">
          <w:rPr>
            <w:rStyle w:val="Hyperlink"/>
            <w:rFonts w:cs="Arial"/>
            <w:noProof/>
          </w:rPr>
          <w:t>3.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</w:rPr>
          <w:t>SYSTEM DESIGN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_Toc123889694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13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0DD4B228" w14:textId="077A8A13" w:rsidR="00385219" w:rsidRPr="00385219" w:rsidRDefault="008D6994">
      <w:pPr>
        <w:pStyle w:val="TOC2"/>
        <w:tabs>
          <w:tab w:val="left" w:pos="800"/>
          <w:tab w:val="right" w:leader="dot" w:pos="9451"/>
        </w:tabs>
        <w:rPr>
          <w:rFonts w:eastAsiaTheme="minorEastAsia" w:cs="Arial"/>
          <w:noProof/>
          <w:sz w:val="24"/>
          <w:lang w:val="en-ID" w:eastAsia="en-GB"/>
        </w:rPr>
      </w:pPr>
      <w:hyperlink w:anchor="_Toc123889696" w:history="1">
        <w:r w:rsidR="00385219" w:rsidRPr="00385219">
          <w:rPr>
            <w:rStyle w:val="Hyperlink"/>
            <w:rFonts w:cs="Arial"/>
            <w:noProof/>
            <w:snapToGrid w:val="0"/>
            <w:w w:val="0"/>
          </w:rPr>
          <w:t>3.1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</w:rPr>
          <w:t>Tampilan Web APP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_Toc123889696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13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33C366F3" w14:textId="7B30B366" w:rsidR="00385219" w:rsidRPr="00385219" w:rsidRDefault="008D6994">
      <w:pPr>
        <w:pStyle w:val="TOC3"/>
        <w:rPr>
          <w:rFonts w:eastAsiaTheme="minorEastAsia" w:cs="Arial"/>
          <w:noProof/>
          <w:sz w:val="24"/>
          <w:lang w:val="en-ID" w:eastAsia="en-GB"/>
        </w:rPr>
      </w:pPr>
      <w:hyperlink w:anchor="_Toc123889697" w:history="1">
        <w:r w:rsidR="00385219" w:rsidRPr="00385219">
          <w:rPr>
            <w:rStyle w:val="Hyperlink"/>
            <w:rFonts w:cs="Arial"/>
            <w:noProof/>
          </w:rPr>
          <w:t>3.1.1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  <w:lang w:val="en-US"/>
          </w:rPr>
          <w:t>Melakukan registrasi client VA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_Toc123889697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13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6A513784" w14:textId="2704769E" w:rsidR="00385219" w:rsidRPr="00385219" w:rsidRDefault="008D6994">
      <w:pPr>
        <w:pStyle w:val="TOC3"/>
        <w:rPr>
          <w:rFonts w:eastAsiaTheme="minorEastAsia" w:cs="Arial"/>
          <w:noProof/>
          <w:sz w:val="24"/>
          <w:lang w:val="en-ID" w:eastAsia="en-GB"/>
        </w:rPr>
      </w:pPr>
      <w:hyperlink w:anchor="_Toc123889698" w:history="1">
        <w:r w:rsidR="00385219" w:rsidRPr="00385219">
          <w:rPr>
            <w:rStyle w:val="Hyperlink"/>
            <w:rFonts w:cs="Arial"/>
            <w:noProof/>
          </w:rPr>
          <w:t>3.1.2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  <w:lang w:val="en-US"/>
          </w:rPr>
          <w:t>Laporan VA Xendith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_Toc123889698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15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48CBA87B" w14:textId="07C40299" w:rsidR="00385219" w:rsidRPr="00385219" w:rsidRDefault="008D6994">
      <w:pPr>
        <w:pStyle w:val="TOC2"/>
        <w:tabs>
          <w:tab w:val="left" w:pos="800"/>
          <w:tab w:val="right" w:leader="dot" w:pos="9451"/>
        </w:tabs>
        <w:rPr>
          <w:rFonts w:eastAsiaTheme="minorEastAsia" w:cs="Arial"/>
          <w:noProof/>
          <w:sz w:val="24"/>
          <w:lang w:val="en-ID" w:eastAsia="en-GB"/>
        </w:rPr>
      </w:pPr>
      <w:hyperlink w:anchor="_Toc123889699" w:history="1">
        <w:r w:rsidR="00385219" w:rsidRPr="00385219">
          <w:rPr>
            <w:rStyle w:val="Hyperlink"/>
            <w:rFonts w:cs="Arial"/>
            <w:noProof/>
            <w:snapToGrid w:val="0"/>
            <w:w w:val="0"/>
          </w:rPr>
          <w:t>3.2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</w:rPr>
          <w:t>Data Definition Language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_Toc123889699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16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480B553E" w14:textId="69EB98D2" w:rsidR="00385219" w:rsidRPr="00385219" w:rsidRDefault="008D6994">
      <w:pPr>
        <w:pStyle w:val="TOC2"/>
        <w:tabs>
          <w:tab w:val="left" w:pos="800"/>
          <w:tab w:val="right" w:leader="dot" w:pos="9451"/>
        </w:tabs>
        <w:rPr>
          <w:rFonts w:eastAsiaTheme="minorEastAsia" w:cs="Arial"/>
          <w:noProof/>
          <w:sz w:val="24"/>
          <w:lang w:val="en-ID" w:eastAsia="en-GB"/>
        </w:rPr>
      </w:pPr>
      <w:hyperlink w:anchor="_Toc123889700" w:history="1">
        <w:r w:rsidR="00385219" w:rsidRPr="00385219">
          <w:rPr>
            <w:rStyle w:val="Hyperlink"/>
            <w:rFonts w:cs="Arial"/>
            <w:noProof/>
            <w:snapToGrid w:val="0"/>
            <w:w w:val="0"/>
          </w:rPr>
          <w:t>3.3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</w:rPr>
          <w:t>API Design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_Toc123889700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19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75D20E33" w14:textId="62906B9D" w:rsidR="00385219" w:rsidRPr="00385219" w:rsidRDefault="008D6994">
      <w:pPr>
        <w:pStyle w:val="TOC3"/>
        <w:rPr>
          <w:rFonts w:eastAsiaTheme="minorEastAsia" w:cs="Arial"/>
          <w:noProof/>
          <w:sz w:val="24"/>
          <w:lang w:val="en-ID" w:eastAsia="en-GB"/>
        </w:rPr>
      </w:pPr>
      <w:hyperlink w:anchor="_Toc123889701" w:history="1">
        <w:r w:rsidR="00385219" w:rsidRPr="00385219">
          <w:rPr>
            <w:rStyle w:val="Hyperlink"/>
            <w:rFonts w:cs="Arial"/>
            <w:noProof/>
            <w:lang w:val="en-US"/>
          </w:rPr>
          <w:t>3.3.1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  <w:lang w:val="en-US"/>
          </w:rPr>
          <w:t>Authentifikasi- Xendith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_Toc123889701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19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1677C333" w14:textId="75271BC7" w:rsidR="00385219" w:rsidRPr="00385219" w:rsidRDefault="008D6994">
      <w:pPr>
        <w:pStyle w:val="TOC3"/>
        <w:rPr>
          <w:rFonts w:eastAsiaTheme="minorEastAsia" w:cs="Arial"/>
          <w:noProof/>
          <w:sz w:val="24"/>
          <w:lang w:val="en-ID" w:eastAsia="en-GB"/>
        </w:rPr>
      </w:pPr>
      <w:hyperlink w:anchor="_Toc123889702" w:history="1">
        <w:r w:rsidR="00385219" w:rsidRPr="00385219">
          <w:rPr>
            <w:rStyle w:val="Hyperlink"/>
            <w:rFonts w:cs="Arial"/>
            <w:noProof/>
            <w:lang w:val="en-US"/>
          </w:rPr>
          <w:t>3.3.2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  <w:lang w:val="en-US"/>
          </w:rPr>
          <w:t>Authentifikasi- Client VA Bjb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_Toc123889702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20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0B883AFF" w14:textId="3A08E792" w:rsidR="00385219" w:rsidRPr="00385219" w:rsidRDefault="008D6994">
      <w:pPr>
        <w:pStyle w:val="TOC3"/>
        <w:rPr>
          <w:rFonts w:eastAsiaTheme="minorEastAsia" w:cs="Arial"/>
          <w:noProof/>
          <w:sz w:val="24"/>
          <w:lang w:val="en-ID" w:eastAsia="en-GB"/>
        </w:rPr>
      </w:pPr>
      <w:hyperlink w:anchor="_Toc123889703" w:history="1">
        <w:r w:rsidR="00385219" w:rsidRPr="00385219">
          <w:rPr>
            <w:rStyle w:val="Hyperlink"/>
            <w:rFonts w:cs="Arial"/>
            <w:noProof/>
          </w:rPr>
          <w:t>3.3.3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</w:rPr>
          <w:t>Inquiry Payment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_Toc123889703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21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044BF659" w14:textId="4058517B" w:rsidR="00385219" w:rsidRPr="00385219" w:rsidRDefault="008D6994">
      <w:pPr>
        <w:pStyle w:val="TOC3"/>
        <w:rPr>
          <w:rFonts w:eastAsiaTheme="minorEastAsia" w:cs="Arial"/>
          <w:noProof/>
          <w:sz w:val="24"/>
          <w:lang w:val="en-ID" w:eastAsia="en-GB"/>
        </w:rPr>
      </w:pPr>
      <w:hyperlink w:anchor="_Toc123889704" w:history="1">
        <w:r w:rsidR="00385219" w:rsidRPr="00385219">
          <w:rPr>
            <w:rStyle w:val="Hyperlink"/>
            <w:rFonts w:cs="Arial"/>
            <w:noProof/>
          </w:rPr>
          <w:t>3.3.4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</w:rPr>
          <w:t>Payment Request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_Toc123889704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24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7136602A" w14:textId="5C32823A" w:rsidR="00385219" w:rsidRPr="00385219" w:rsidRDefault="008D6994">
      <w:pPr>
        <w:pStyle w:val="TOC3"/>
        <w:rPr>
          <w:rFonts w:eastAsiaTheme="minorEastAsia" w:cs="Arial"/>
          <w:noProof/>
          <w:sz w:val="24"/>
          <w:lang w:val="en-ID" w:eastAsia="en-GB"/>
        </w:rPr>
      </w:pPr>
      <w:hyperlink w:anchor="_Toc123889705" w:history="1">
        <w:r w:rsidR="00385219" w:rsidRPr="00385219">
          <w:rPr>
            <w:rStyle w:val="Hyperlink"/>
            <w:rFonts w:cs="Arial"/>
            <w:noProof/>
          </w:rPr>
          <w:t>3.3.5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  <w:lang w:val="en-US"/>
          </w:rPr>
          <w:t>Cek Status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_Toc123889705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26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79DFF51C" w14:textId="4E140F10" w:rsidR="00035F7E" w:rsidRDefault="00CD4E2E" w:rsidP="00035F7E">
      <w:pPr>
        <w:spacing w:after="200" w:line="276" w:lineRule="auto"/>
        <w:rPr>
          <w:rFonts w:ascii="Arial" w:hAnsi="Arial" w:cs="Arial"/>
        </w:rPr>
      </w:pPr>
      <w:r w:rsidRPr="00385219">
        <w:rPr>
          <w:rFonts w:ascii="Arial" w:hAnsi="Arial" w:cs="Arial"/>
        </w:rPr>
        <w:fldChar w:fldCharType="end"/>
      </w:r>
    </w:p>
    <w:p w14:paraId="3329335B" w14:textId="77777777" w:rsidR="003B3961" w:rsidRPr="00385219" w:rsidRDefault="003B3961" w:rsidP="00035F7E">
      <w:pPr>
        <w:spacing w:after="200" w:line="276" w:lineRule="auto"/>
        <w:rPr>
          <w:rFonts w:ascii="Arial" w:hAnsi="Arial" w:cs="Arial"/>
        </w:rPr>
      </w:pPr>
    </w:p>
    <w:p w14:paraId="1FCB28F6" w14:textId="628A46EA" w:rsidR="00035F7E" w:rsidRPr="007F2D4B" w:rsidRDefault="00035F7E" w:rsidP="00DA26CD">
      <w:pPr>
        <w:pStyle w:val="Heading1"/>
        <w:numPr>
          <w:ilvl w:val="0"/>
          <w:numId w:val="0"/>
        </w:numPr>
        <w:rPr>
          <w:rFonts w:cs="Arial"/>
          <w:sz w:val="22"/>
          <w:szCs w:val="22"/>
        </w:rPr>
      </w:pPr>
      <w:bookmarkStart w:id="19" w:name="_Toc392385359"/>
      <w:bookmarkStart w:id="20" w:name="_Toc392490068"/>
      <w:bookmarkStart w:id="21" w:name="_Toc392759587"/>
      <w:bookmarkStart w:id="22" w:name="_Toc392798177"/>
      <w:bookmarkStart w:id="23" w:name="_Toc123889675"/>
      <w:r w:rsidRPr="007F2D4B">
        <w:rPr>
          <w:rFonts w:cs="Arial"/>
          <w:sz w:val="22"/>
          <w:szCs w:val="22"/>
        </w:rPr>
        <w:lastRenderedPageBreak/>
        <w:t>DAFTAR TABEL</w:t>
      </w:r>
      <w:bookmarkEnd w:id="19"/>
      <w:bookmarkEnd w:id="20"/>
      <w:bookmarkEnd w:id="21"/>
      <w:bookmarkEnd w:id="22"/>
      <w:bookmarkEnd w:id="23"/>
    </w:p>
    <w:p w14:paraId="4FEF2D86" w14:textId="77777777" w:rsidR="00605307" w:rsidRPr="00385219" w:rsidRDefault="00BA5B33">
      <w:pPr>
        <w:pStyle w:val="TableofFigures"/>
        <w:tabs>
          <w:tab w:val="right" w:leader="dot" w:pos="9451"/>
        </w:tabs>
        <w:rPr>
          <w:rFonts w:cs="Arial"/>
          <w:noProof/>
          <w:szCs w:val="22"/>
        </w:rPr>
      </w:pPr>
      <w:r w:rsidRPr="00385219">
        <w:rPr>
          <w:rFonts w:cs="Arial"/>
          <w:sz w:val="24"/>
        </w:rPr>
        <w:fldChar w:fldCharType="begin"/>
      </w:r>
      <w:r w:rsidRPr="00385219">
        <w:rPr>
          <w:rFonts w:cs="Arial"/>
          <w:sz w:val="24"/>
        </w:rPr>
        <w:instrText xml:space="preserve"> TOC \h \z \c "Tabel" </w:instrText>
      </w:r>
      <w:r w:rsidRPr="00385219">
        <w:rPr>
          <w:rFonts w:cs="Arial"/>
          <w:sz w:val="24"/>
        </w:rPr>
        <w:fldChar w:fldCharType="separate"/>
      </w:r>
      <w:hyperlink w:anchor="_Toc82003798" w:history="1">
        <w:r w:rsidR="00605307" w:rsidRPr="00385219">
          <w:rPr>
            <w:rStyle w:val="Hyperlink"/>
            <w:rFonts w:cs="Arial"/>
            <w:noProof/>
          </w:rPr>
          <w:t>Tabel 1</w:t>
        </w:r>
        <w:r w:rsidR="00605307" w:rsidRPr="00385219">
          <w:rPr>
            <w:rStyle w:val="Hyperlink"/>
            <w:rFonts w:cs="Arial"/>
            <w:noProof/>
            <w:lang w:val="en-US"/>
          </w:rPr>
          <w:t xml:space="preserve"> - Dokumen Referensi</w:t>
        </w:r>
        <w:r w:rsidR="00605307" w:rsidRPr="00385219">
          <w:rPr>
            <w:rFonts w:cs="Arial"/>
            <w:noProof/>
            <w:webHidden/>
          </w:rPr>
          <w:tab/>
        </w:r>
        <w:r w:rsidR="00605307" w:rsidRPr="00385219">
          <w:rPr>
            <w:rFonts w:cs="Arial"/>
            <w:noProof/>
            <w:webHidden/>
          </w:rPr>
          <w:fldChar w:fldCharType="begin"/>
        </w:r>
        <w:r w:rsidR="00605307" w:rsidRPr="00385219">
          <w:rPr>
            <w:rFonts w:cs="Arial"/>
            <w:noProof/>
            <w:webHidden/>
          </w:rPr>
          <w:instrText xml:space="preserve"> PAGEREF _Toc82003798 \h </w:instrText>
        </w:r>
        <w:r w:rsidR="00605307" w:rsidRPr="00385219">
          <w:rPr>
            <w:rFonts w:cs="Arial"/>
            <w:noProof/>
            <w:webHidden/>
          </w:rPr>
        </w:r>
        <w:r w:rsidR="00605307" w:rsidRPr="00385219">
          <w:rPr>
            <w:rFonts w:cs="Arial"/>
            <w:noProof/>
            <w:webHidden/>
          </w:rPr>
          <w:fldChar w:fldCharType="separate"/>
        </w:r>
        <w:r w:rsidR="00605307" w:rsidRPr="00385219">
          <w:rPr>
            <w:rFonts w:cs="Arial"/>
            <w:noProof/>
            <w:webHidden/>
          </w:rPr>
          <w:t>2</w:t>
        </w:r>
        <w:r w:rsidR="00605307" w:rsidRPr="00385219">
          <w:rPr>
            <w:rFonts w:cs="Arial"/>
            <w:noProof/>
            <w:webHidden/>
          </w:rPr>
          <w:fldChar w:fldCharType="end"/>
        </w:r>
      </w:hyperlink>
    </w:p>
    <w:p w14:paraId="25B24473" w14:textId="77777777" w:rsidR="00605307" w:rsidRPr="00385219" w:rsidRDefault="008D6994">
      <w:pPr>
        <w:pStyle w:val="TableofFigures"/>
        <w:tabs>
          <w:tab w:val="right" w:leader="dot" w:pos="9451"/>
        </w:tabs>
        <w:rPr>
          <w:rFonts w:cs="Arial"/>
          <w:noProof/>
          <w:szCs w:val="22"/>
        </w:rPr>
      </w:pPr>
      <w:hyperlink w:anchor="_Toc82003799" w:history="1">
        <w:r w:rsidR="00605307" w:rsidRPr="00385219">
          <w:rPr>
            <w:rStyle w:val="Hyperlink"/>
            <w:rFonts w:cs="Arial"/>
            <w:noProof/>
          </w:rPr>
          <w:t>Tabel 2</w:t>
        </w:r>
        <w:r w:rsidR="00605307" w:rsidRPr="00385219">
          <w:rPr>
            <w:rStyle w:val="Hyperlink"/>
            <w:rFonts w:cs="Arial"/>
            <w:noProof/>
            <w:lang w:val="en-US"/>
          </w:rPr>
          <w:t xml:space="preserve"> - Definisi dan Istilah</w:t>
        </w:r>
        <w:r w:rsidR="00605307" w:rsidRPr="00385219">
          <w:rPr>
            <w:rFonts w:cs="Arial"/>
            <w:noProof/>
            <w:webHidden/>
          </w:rPr>
          <w:tab/>
        </w:r>
        <w:r w:rsidR="00605307" w:rsidRPr="00385219">
          <w:rPr>
            <w:rFonts w:cs="Arial"/>
            <w:noProof/>
            <w:webHidden/>
          </w:rPr>
          <w:fldChar w:fldCharType="begin"/>
        </w:r>
        <w:r w:rsidR="00605307" w:rsidRPr="00385219">
          <w:rPr>
            <w:rFonts w:cs="Arial"/>
            <w:noProof/>
            <w:webHidden/>
          </w:rPr>
          <w:instrText xml:space="preserve"> PAGEREF _Toc82003799 \h </w:instrText>
        </w:r>
        <w:r w:rsidR="00605307" w:rsidRPr="00385219">
          <w:rPr>
            <w:rFonts w:cs="Arial"/>
            <w:noProof/>
            <w:webHidden/>
          </w:rPr>
        </w:r>
        <w:r w:rsidR="00605307" w:rsidRPr="00385219">
          <w:rPr>
            <w:rFonts w:cs="Arial"/>
            <w:noProof/>
            <w:webHidden/>
          </w:rPr>
          <w:fldChar w:fldCharType="separate"/>
        </w:r>
        <w:r w:rsidR="00605307" w:rsidRPr="00385219">
          <w:rPr>
            <w:rFonts w:cs="Arial"/>
            <w:noProof/>
            <w:webHidden/>
          </w:rPr>
          <w:t>2</w:t>
        </w:r>
        <w:r w:rsidR="00605307" w:rsidRPr="00385219">
          <w:rPr>
            <w:rFonts w:cs="Arial"/>
            <w:noProof/>
            <w:webHidden/>
          </w:rPr>
          <w:fldChar w:fldCharType="end"/>
        </w:r>
      </w:hyperlink>
    </w:p>
    <w:p w14:paraId="42F8B04A" w14:textId="77777777" w:rsidR="00035F7E" w:rsidRDefault="00BA5B33" w:rsidP="00035F7E">
      <w:pPr>
        <w:spacing w:after="200" w:line="276" w:lineRule="auto"/>
        <w:rPr>
          <w:rFonts w:ascii="Arial" w:hAnsi="Arial" w:cs="Arial"/>
        </w:rPr>
      </w:pPr>
      <w:r w:rsidRPr="00385219">
        <w:rPr>
          <w:rFonts w:ascii="Arial" w:hAnsi="Arial" w:cs="Arial"/>
        </w:rPr>
        <w:fldChar w:fldCharType="end"/>
      </w:r>
    </w:p>
    <w:p w14:paraId="00DB1269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7121BD51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70E51249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5ED407AC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653DCE7D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396398CF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7CECC06F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1420BF78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1F40D773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5086934B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56285ED2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01663A4C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4292B5CC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0B5A9319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5D4112F3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15561385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11C7F6A1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23ACF585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78CD27AA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0F38AD8D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3D5CDE2E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5E4CEDC8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78C80ED0" w14:textId="77777777" w:rsidR="003B3961" w:rsidRPr="00385219" w:rsidRDefault="003B3961" w:rsidP="00035F7E">
      <w:pPr>
        <w:spacing w:after="200" w:line="276" w:lineRule="auto"/>
        <w:rPr>
          <w:rFonts w:ascii="Arial" w:hAnsi="Arial" w:cs="Arial"/>
        </w:rPr>
      </w:pPr>
    </w:p>
    <w:p w14:paraId="01EEB0E3" w14:textId="77777777" w:rsidR="00AC7715" w:rsidRPr="007F2D4B" w:rsidRDefault="00AC7715" w:rsidP="00551B51">
      <w:pPr>
        <w:pStyle w:val="TableofFigures"/>
        <w:tabs>
          <w:tab w:val="right" w:leader="dot" w:pos="9451"/>
        </w:tabs>
        <w:outlineLvl w:val="0"/>
        <w:rPr>
          <w:rFonts w:cs="Arial"/>
          <w:b/>
          <w:bCs/>
          <w:szCs w:val="22"/>
          <w:lang w:val="en-GB"/>
        </w:rPr>
      </w:pPr>
      <w:bookmarkStart w:id="24" w:name="_Toc123889676"/>
      <w:r w:rsidRPr="007F2D4B">
        <w:rPr>
          <w:rFonts w:cs="Arial"/>
          <w:b/>
          <w:bCs/>
          <w:szCs w:val="22"/>
        </w:rPr>
        <w:lastRenderedPageBreak/>
        <w:t xml:space="preserve">DAFTAR </w:t>
      </w:r>
      <w:r w:rsidRPr="007F2D4B">
        <w:rPr>
          <w:rFonts w:cs="Arial"/>
          <w:b/>
          <w:bCs/>
          <w:szCs w:val="22"/>
          <w:lang w:val="en-GB"/>
        </w:rPr>
        <w:t>GAMBAR</w:t>
      </w:r>
      <w:bookmarkEnd w:id="24"/>
    </w:p>
    <w:p w14:paraId="004BBAD7" w14:textId="342A1713" w:rsidR="0017547C" w:rsidRPr="00385219" w:rsidRDefault="00AC7715">
      <w:pPr>
        <w:pStyle w:val="TableofFigures"/>
        <w:tabs>
          <w:tab w:val="right" w:leader="dot" w:pos="9451"/>
        </w:tabs>
        <w:rPr>
          <w:rFonts w:eastAsiaTheme="minorEastAsia" w:cs="Arial"/>
          <w:noProof/>
          <w:sz w:val="24"/>
          <w:lang w:val="en-ID" w:eastAsia="en-GB"/>
        </w:rPr>
      </w:pPr>
      <w:r w:rsidRPr="00385219">
        <w:rPr>
          <w:rFonts w:cs="Arial"/>
        </w:rPr>
        <w:fldChar w:fldCharType="begin"/>
      </w:r>
      <w:r w:rsidRPr="00385219">
        <w:rPr>
          <w:rFonts w:cs="Arial"/>
        </w:rPr>
        <w:instrText xml:space="preserve"> TOC \h \z \c "Gambar" </w:instrText>
      </w:r>
      <w:r w:rsidRPr="00385219">
        <w:rPr>
          <w:rFonts w:cs="Arial"/>
        </w:rPr>
        <w:fldChar w:fldCharType="separate"/>
      </w:r>
      <w:hyperlink w:anchor="_Toc111217558" w:history="1">
        <w:r w:rsidR="0017547C" w:rsidRPr="00385219">
          <w:rPr>
            <w:rStyle w:val="Hyperlink"/>
            <w:rFonts w:cs="Arial"/>
            <w:noProof/>
          </w:rPr>
          <w:t>Gambar 1</w:t>
        </w:r>
        <w:r w:rsidR="0017547C" w:rsidRPr="00385219">
          <w:rPr>
            <w:rStyle w:val="Hyperlink"/>
            <w:rFonts w:cs="Arial"/>
            <w:noProof/>
            <w:lang w:val="en-GB"/>
          </w:rPr>
          <w:t xml:space="preserve"> Desain Arsitektur Sistem</w:t>
        </w:r>
        <w:r w:rsidR="0017547C" w:rsidRPr="00385219">
          <w:rPr>
            <w:rFonts w:cs="Arial"/>
            <w:noProof/>
            <w:webHidden/>
          </w:rPr>
          <w:tab/>
        </w:r>
        <w:r w:rsidR="0017547C" w:rsidRPr="00385219">
          <w:rPr>
            <w:rFonts w:cs="Arial"/>
            <w:noProof/>
            <w:webHidden/>
          </w:rPr>
          <w:fldChar w:fldCharType="begin"/>
        </w:r>
        <w:r w:rsidR="0017547C" w:rsidRPr="00385219">
          <w:rPr>
            <w:rFonts w:cs="Arial"/>
            <w:noProof/>
            <w:webHidden/>
          </w:rPr>
          <w:instrText xml:space="preserve"> PAGEREF _Toc111217558 \h </w:instrText>
        </w:r>
        <w:r w:rsidR="0017547C" w:rsidRPr="00385219">
          <w:rPr>
            <w:rFonts w:cs="Arial"/>
            <w:noProof/>
            <w:webHidden/>
          </w:rPr>
        </w:r>
        <w:r w:rsidR="0017547C" w:rsidRPr="00385219">
          <w:rPr>
            <w:rFonts w:cs="Arial"/>
            <w:noProof/>
            <w:webHidden/>
          </w:rPr>
          <w:fldChar w:fldCharType="separate"/>
        </w:r>
        <w:r w:rsidR="0017547C" w:rsidRPr="00385219">
          <w:rPr>
            <w:rFonts w:cs="Arial"/>
            <w:noProof/>
            <w:webHidden/>
          </w:rPr>
          <w:t>5</w:t>
        </w:r>
        <w:r w:rsidR="0017547C" w:rsidRPr="00385219">
          <w:rPr>
            <w:rFonts w:cs="Arial"/>
            <w:noProof/>
            <w:webHidden/>
          </w:rPr>
          <w:fldChar w:fldCharType="end"/>
        </w:r>
      </w:hyperlink>
    </w:p>
    <w:p w14:paraId="003DAE5E" w14:textId="744B878B" w:rsidR="00AC7715" w:rsidRDefault="00AC7715" w:rsidP="00035F7E">
      <w:pPr>
        <w:spacing w:after="200" w:line="276" w:lineRule="auto"/>
        <w:rPr>
          <w:rFonts w:ascii="Arial" w:hAnsi="Arial" w:cs="Arial"/>
        </w:rPr>
      </w:pPr>
      <w:r w:rsidRPr="00385219">
        <w:rPr>
          <w:rFonts w:ascii="Arial" w:hAnsi="Arial" w:cs="Arial"/>
        </w:rPr>
        <w:fldChar w:fldCharType="end"/>
      </w:r>
    </w:p>
    <w:p w14:paraId="63EFA880" w14:textId="77777777" w:rsidR="00B123D5" w:rsidRDefault="00B123D5" w:rsidP="00035F7E">
      <w:pPr>
        <w:spacing w:after="200" w:line="276" w:lineRule="auto"/>
        <w:rPr>
          <w:rFonts w:ascii="Arial" w:hAnsi="Arial" w:cs="Arial"/>
        </w:rPr>
      </w:pPr>
    </w:p>
    <w:p w14:paraId="776FD0A2" w14:textId="77777777" w:rsidR="00B123D5" w:rsidRDefault="00B123D5" w:rsidP="00035F7E">
      <w:pPr>
        <w:spacing w:after="200" w:line="276" w:lineRule="auto"/>
        <w:rPr>
          <w:rFonts w:ascii="Arial" w:hAnsi="Arial" w:cs="Arial"/>
        </w:rPr>
      </w:pPr>
    </w:p>
    <w:p w14:paraId="35BD3A2B" w14:textId="77777777" w:rsidR="00B123D5" w:rsidRDefault="00B123D5" w:rsidP="00035F7E">
      <w:pPr>
        <w:spacing w:after="200" w:line="276" w:lineRule="auto"/>
        <w:rPr>
          <w:rFonts w:ascii="Arial" w:hAnsi="Arial" w:cs="Arial"/>
        </w:rPr>
      </w:pPr>
    </w:p>
    <w:p w14:paraId="71EE6F91" w14:textId="77777777" w:rsidR="00B123D5" w:rsidRDefault="00B123D5" w:rsidP="00035F7E">
      <w:pPr>
        <w:spacing w:after="200" w:line="276" w:lineRule="auto"/>
        <w:rPr>
          <w:rFonts w:ascii="Arial" w:hAnsi="Arial" w:cs="Arial"/>
        </w:rPr>
      </w:pPr>
    </w:p>
    <w:p w14:paraId="04B9C34D" w14:textId="77777777" w:rsidR="00B123D5" w:rsidRDefault="00B123D5" w:rsidP="00035F7E">
      <w:pPr>
        <w:spacing w:after="200" w:line="276" w:lineRule="auto"/>
        <w:rPr>
          <w:rFonts w:ascii="Arial" w:hAnsi="Arial" w:cs="Arial"/>
        </w:rPr>
      </w:pPr>
    </w:p>
    <w:p w14:paraId="695876A6" w14:textId="77777777" w:rsidR="00B123D5" w:rsidRDefault="00B123D5" w:rsidP="00035F7E">
      <w:pPr>
        <w:spacing w:after="200" w:line="276" w:lineRule="auto"/>
        <w:rPr>
          <w:rFonts w:ascii="Arial" w:hAnsi="Arial" w:cs="Arial"/>
        </w:rPr>
      </w:pPr>
    </w:p>
    <w:p w14:paraId="0C997C5D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0225B92A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6A0D1BBF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763938DC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5E9F6037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1C6C68ED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25964223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292A9F03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39B1B8BE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36AB1EE5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39224080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5771475D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26E44800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28184E89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56FE9121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70C5998B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1919ED96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442C7C66" w14:textId="77777777" w:rsidR="003B3961" w:rsidRPr="00385219" w:rsidRDefault="003B3961" w:rsidP="00035F7E">
      <w:pPr>
        <w:spacing w:after="200" w:line="276" w:lineRule="auto"/>
        <w:rPr>
          <w:rFonts w:ascii="Arial" w:hAnsi="Arial" w:cs="Arial"/>
        </w:rPr>
      </w:pPr>
    </w:p>
    <w:p w14:paraId="5DFEADC3" w14:textId="77777777" w:rsidR="000D6D24" w:rsidRPr="00C67919" w:rsidRDefault="00206FF9" w:rsidP="00E174D8">
      <w:pPr>
        <w:pStyle w:val="Heading1"/>
        <w:numPr>
          <w:ilvl w:val="0"/>
          <w:numId w:val="5"/>
        </w:numPr>
        <w:ind w:left="567" w:hanging="425"/>
        <w:rPr>
          <w:rFonts w:cs="Arial"/>
          <w:sz w:val="24"/>
          <w:szCs w:val="24"/>
        </w:rPr>
      </w:pPr>
      <w:bookmarkStart w:id="25" w:name="_Toc123889677"/>
      <w:r w:rsidRPr="00C67919">
        <w:rPr>
          <w:rFonts w:cs="Arial"/>
          <w:sz w:val="24"/>
          <w:szCs w:val="24"/>
        </w:rPr>
        <w:lastRenderedPageBreak/>
        <w:t>PENDAHULUAN</w:t>
      </w:r>
      <w:bookmarkEnd w:id="25"/>
    </w:p>
    <w:p w14:paraId="0E5CEAEF" w14:textId="1DD04F94" w:rsidR="00206FF9" w:rsidRPr="007F2D4B" w:rsidRDefault="00206FF9" w:rsidP="00A720F3">
      <w:pPr>
        <w:spacing w:after="200" w:line="276" w:lineRule="auto"/>
        <w:ind w:firstLine="567"/>
        <w:jc w:val="both"/>
        <w:rPr>
          <w:rFonts w:ascii="Arial" w:hAnsi="Arial" w:cs="Arial"/>
          <w:sz w:val="22"/>
          <w:szCs w:val="22"/>
          <w:lang w:val="en-GB"/>
        </w:rPr>
      </w:pPr>
      <w:r w:rsidRPr="007F2D4B">
        <w:rPr>
          <w:rFonts w:ascii="Arial" w:hAnsi="Arial" w:cs="Arial"/>
          <w:sz w:val="22"/>
          <w:szCs w:val="22"/>
        </w:rPr>
        <w:t xml:space="preserve">Bagian </w:t>
      </w:r>
      <w:proofErr w:type="spellStart"/>
      <w:r w:rsidRPr="007F2D4B">
        <w:rPr>
          <w:rFonts w:ascii="Arial" w:hAnsi="Arial" w:cs="Arial"/>
          <w:sz w:val="22"/>
          <w:szCs w:val="22"/>
        </w:rPr>
        <w:t>bab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ini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akan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menguraikan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mengenai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Tujuan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7F2D4B">
        <w:rPr>
          <w:rFonts w:ascii="Arial" w:hAnsi="Arial" w:cs="Arial"/>
          <w:sz w:val="22"/>
          <w:szCs w:val="22"/>
        </w:rPr>
        <w:t>Referensi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7F2D4B">
        <w:rPr>
          <w:rFonts w:ascii="Arial" w:hAnsi="Arial" w:cs="Arial"/>
          <w:sz w:val="22"/>
          <w:szCs w:val="22"/>
        </w:rPr>
        <w:t>Deskripsi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Dokumen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7F2D4B">
        <w:rPr>
          <w:rFonts w:ascii="Arial" w:hAnsi="Arial" w:cs="Arial"/>
          <w:sz w:val="22"/>
          <w:szCs w:val="22"/>
        </w:rPr>
        <w:t>serta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ruang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lingkup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pengembangan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yang </w:t>
      </w:r>
      <w:proofErr w:type="spellStart"/>
      <w:r w:rsidRPr="007F2D4B">
        <w:rPr>
          <w:rFonts w:ascii="Arial" w:hAnsi="Arial" w:cs="Arial"/>
          <w:sz w:val="22"/>
          <w:szCs w:val="22"/>
        </w:rPr>
        <w:t>akan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dilakukan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dalam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project </w:t>
      </w:r>
      <w:proofErr w:type="spellStart"/>
      <w:r w:rsidRPr="007F2D4B">
        <w:rPr>
          <w:rFonts w:ascii="Arial" w:hAnsi="Arial" w:cs="Arial"/>
          <w:sz w:val="22"/>
          <w:szCs w:val="22"/>
        </w:rPr>
        <w:t>ini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mengenai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: </w:t>
      </w:r>
      <w:r w:rsidR="00385219" w:rsidRPr="007F2D4B">
        <w:rPr>
          <w:rFonts w:ascii="Arial" w:hAnsi="Arial" w:cs="Arial"/>
          <w:sz w:val="22"/>
          <w:szCs w:val="22"/>
        </w:rPr>
        <w:t xml:space="preserve">ENHANCEMENT APLIKASI BJB VA DENGAN INTEGRASI </w:t>
      </w:r>
      <w:r w:rsidR="007250A0">
        <w:rPr>
          <w:rFonts w:ascii="Arial" w:hAnsi="Arial" w:cs="Arial"/>
          <w:sz w:val="22"/>
          <w:szCs w:val="22"/>
        </w:rPr>
        <w:t>HOST TO HOST</w:t>
      </w:r>
      <w:r w:rsidR="00446316">
        <w:rPr>
          <w:rFonts w:ascii="Arial" w:hAnsi="Arial" w:cs="Arial"/>
          <w:sz w:val="22"/>
          <w:szCs w:val="22"/>
        </w:rPr>
        <w:t>.</w:t>
      </w:r>
    </w:p>
    <w:p w14:paraId="1DAD852E" w14:textId="62B4DD82" w:rsidR="00206FF9" w:rsidRPr="007F2D4B" w:rsidRDefault="00206FF9" w:rsidP="000952A4">
      <w:pPr>
        <w:pStyle w:val="Heading2"/>
        <w:rPr>
          <w:rFonts w:cs="Arial"/>
          <w:sz w:val="22"/>
          <w:szCs w:val="22"/>
        </w:rPr>
      </w:pPr>
      <w:bookmarkStart w:id="26" w:name="_Toc123889678"/>
      <w:proofErr w:type="spellStart"/>
      <w:r w:rsidRPr="007F2D4B">
        <w:rPr>
          <w:rFonts w:cs="Arial"/>
          <w:sz w:val="22"/>
          <w:szCs w:val="22"/>
        </w:rPr>
        <w:t>Latar</w:t>
      </w:r>
      <w:proofErr w:type="spellEnd"/>
      <w:r w:rsidRPr="007F2D4B">
        <w:rPr>
          <w:rFonts w:cs="Arial"/>
          <w:sz w:val="22"/>
          <w:szCs w:val="22"/>
        </w:rPr>
        <w:t xml:space="preserve"> </w:t>
      </w:r>
      <w:proofErr w:type="spellStart"/>
      <w:r w:rsidRPr="007F2D4B">
        <w:rPr>
          <w:rFonts w:cs="Arial"/>
          <w:sz w:val="22"/>
          <w:szCs w:val="22"/>
        </w:rPr>
        <w:t>Belakang</w:t>
      </w:r>
      <w:bookmarkEnd w:id="26"/>
      <w:proofErr w:type="spellEnd"/>
    </w:p>
    <w:p w14:paraId="177B5011" w14:textId="1EC67795" w:rsidR="004E6F9D" w:rsidRPr="004170CD" w:rsidDel="0068106D" w:rsidRDefault="00385219" w:rsidP="004170CD">
      <w:pPr>
        <w:ind w:left="576"/>
        <w:rPr>
          <w:del w:id="27" w:author="Alvat Taupik" w:date="2021-06-15T08:21:00Z"/>
          <w:rFonts w:ascii="Arial" w:hAnsi="Arial" w:cs="Arial"/>
          <w:sz w:val="22"/>
          <w:szCs w:val="22"/>
        </w:rPr>
      </w:pPr>
      <w:bookmarkStart w:id="28" w:name="_Toc82003745"/>
      <w:bookmarkStart w:id="29" w:name="_Toc111217519"/>
      <w:bookmarkEnd w:id="28"/>
      <w:bookmarkEnd w:id="29"/>
      <w:proofErr w:type="spellStart"/>
      <w:r w:rsidRPr="004170CD">
        <w:rPr>
          <w:rFonts w:ascii="Arial" w:hAnsi="Arial" w:cs="Arial"/>
          <w:sz w:val="22"/>
          <w:szCs w:val="22"/>
        </w:rPr>
        <w:t>Berdasarkan</w:t>
      </w:r>
      <w:proofErr w:type="spellEnd"/>
      <w:r w:rsidRPr="004170C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170CD">
        <w:rPr>
          <w:rFonts w:ascii="Arial" w:hAnsi="Arial" w:cs="Arial"/>
          <w:sz w:val="22"/>
          <w:szCs w:val="22"/>
        </w:rPr>
        <w:t>himbauan</w:t>
      </w:r>
      <w:proofErr w:type="spellEnd"/>
      <w:r w:rsidRPr="004170C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170CD">
        <w:rPr>
          <w:rFonts w:ascii="Arial" w:hAnsi="Arial" w:cs="Arial"/>
          <w:sz w:val="22"/>
          <w:szCs w:val="22"/>
        </w:rPr>
        <w:t>p</w:t>
      </w:r>
      <w:r w:rsidRPr="004170CD">
        <w:rPr>
          <w:rFonts w:ascii="Arial" w:eastAsia="Calibri" w:hAnsi="Arial" w:cs="Arial"/>
          <w:sz w:val="22"/>
          <w:szCs w:val="22"/>
        </w:rPr>
        <w:t>emprov</w:t>
      </w:r>
      <w:proofErr w:type="spellEnd"/>
      <w:r w:rsidRPr="004170CD">
        <w:rPr>
          <w:rFonts w:ascii="Arial" w:eastAsia="Calibri" w:hAnsi="Arial" w:cs="Arial"/>
          <w:sz w:val="22"/>
          <w:szCs w:val="22"/>
        </w:rPr>
        <w:t xml:space="preserve"> </w:t>
      </w:r>
      <w:proofErr w:type="spellStart"/>
      <w:r w:rsidRPr="004170CD">
        <w:rPr>
          <w:rFonts w:ascii="Arial" w:eastAsia="Calibri" w:hAnsi="Arial" w:cs="Arial"/>
          <w:sz w:val="22"/>
          <w:szCs w:val="22"/>
        </w:rPr>
        <w:t>jabar</w:t>
      </w:r>
      <w:proofErr w:type="spellEnd"/>
      <w:r w:rsidRPr="004170CD">
        <w:rPr>
          <w:rFonts w:ascii="Arial" w:eastAsia="Calibri" w:hAnsi="Arial" w:cs="Arial"/>
          <w:sz w:val="22"/>
          <w:szCs w:val="22"/>
        </w:rPr>
        <w:t xml:space="preserve">, </w:t>
      </w:r>
      <w:proofErr w:type="spellStart"/>
      <w:r w:rsidRPr="004170CD">
        <w:rPr>
          <w:rFonts w:ascii="Arial" w:eastAsia="Calibri" w:hAnsi="Arial" w:cs="Arial"/>
          <w:sz w:val="22"/>
          <w:szCs w:val="22"/>
        </w:rPr>
        <w:t>untuk</w:t>
      </w:r>
      <w:proofErr w:type="spellEnd"/>
      <w:r w:rsidRPr="004170CD">
        <w:rPr>
          <w:rFonts w:ascii="Arial" w:eastAsia="Calibri" w:hAnsi="Arial" w:cs="Arial"/>
          <w:sz w:val="22"/>
          <w:szCs w:val="22"/>
        </w:rPr>
        <w:t xml:space="preserve"> </w:t>
      </w:r>
      <w:proofErr w:type="spellStart"/>
      <w:r w:rsidRPr="004170CD">
        <w:rPr>
          <w:rFonts w:ascii="Arial" w:eastAsia="Calibri" w:hAnsi="Arial" w:cs="Arial"/>
          <w:sz w:val="22"/>
          <w:szCs w:val="22"/>
        </w:rPr>
        <w:t>xendith</w:t>
      </w:r>
      <w:proofErr w:type="spellEnd"/>
      <w:r w:rsidRPr="004170CD">
        <w:rPr>
          <w:rFonts w:ascii="Arial" w:eastAsia="Calibri" w:hAnsi="Arial" w:cs="Arial"/>
          <w:sz w:val="22"/>
          <w:szCs w:val="22"/>
        </w:rPr>
        <w:t xml:space="preserve"> agar </w:t>
      </w:r>
      <w:proofErr w:type="spellStart"/>
      <w:r w:rsidRPr="004170CD">
        <w:rPr>
          <w:rFonts w:ascii="Arial" w:eastAsia="Calibri" w:hAnsi="Arial" w:cs="Arial"/>
          <w:sz w:val="22"/>
          <w:szCs w:val="22"/>
        </w:rPr>
        <w:t>mendorong</w:t>
      </w:r>
      <w:proofErr w:type="spellEnd"/>
      <w:r w:rsidRPr="004170CD">
        <w:rPr>
          <w:rFonts w:ascii="Arial" w:eastAsia="Calibri" w:hAnsi="Arial" w:cs="Arial"/>
          <w:sz w:val="22"/>
          <w:szCs w:val="22"/>
        </w:rPr>
        <w:t xml:space="preserve"> </w:t>
      </w:r>
      <w:proofErr w:type="spellStart"/>
      <w:r w:rsidRPr="004170CD">
        <w:rPr>
          <w:rFonts w:ascii="Arial" w:eastAsia="Calibri" w:hAnsi="Arial" w:cs="Arial"/>
          <w:sz w:val="22"/>
          <w:szCs w:val="22"/>
        </w:rPr>
        <w:t>bjb</w:t>
      </w:r>
      <w:proofErr w:type="spellEnd"/>
      <w:r w:rsidRPr="004170CD">
        <w:rPr>
          <w:rFonts w:ascii="Arial" w:eastAsia="Calibri" w:hAnsi="Arial" w:cs="Arial"/>
          <w:sz w:val="22"/>
          <w:szCs w:val="22"/>
        </w:rPr>
        <w:t xml:space="preserve"> </w:t>
      </w:r>
      <w:proofErr w:type="spellStart"/>
      <w:r w:rsidRPr="004170CD">
        <w:rPr>
          <w:rFonts w:ascii="Arial" w:eastAsia="Calibri" w:hAnsi="Arial" w:cs="Arial"/>
          <w:sz w:val="22"/>
          <w:szCs w:val="22"/>
        </w:rPr>
        <w:t>untuk</w:t>
      </w:r>
      <w:proofErr w:type="spellEnd"/>
      <w:r w:rsidRPr="004170CD">
        <w:rPr>
          <w:rFonts w:ascii="Arial" w:eastAsia="Calibri" w:hAnsi="Arial" w:cs="Arial"/>
          <w:sz w:val="22"/>
          <w:szCs w:val="22"/>
        </w:rPr>
        <w:t xml:space="preserve"> </w:t>
      </w:r>
      <w:proofErr w:type="spellStart"/>
      <w:r w:rsidRPr="004170CD">
        <w:rPr>
          <w:rFonts w:ascii="Arial" w:eastAsia="Calibri" w:hAnsi="Arial" w:cs="Arial"/>
          <w:sz w:val="22"/>
          <w:szCs w:val="22"/>
        </w:rPr>
        <w:t>dapat</w:t>
      </w:r>
      <w:proofErr w:type="spellEnd"/>
      <w:r w:rsidRPr="004170CD">
        <w:rPr>
          <w:rFonts w:ascii="Arial" w:eastAsia="Calibri" w:hAnsi="Arial" w:cs="Arial"/>
          <w:sz w:val="22"/>
          <w:szCs w:val="22"/>
        </w:rPr>
        <w:t xml:space="preserve"> </w:t>
      </w:r>
      <w:proofErr w:type="spellStart"/>
      <w:r w:rsidRPr="004170CD">
        <w:rPr>
          <w:rFonts w:ascii="Arial" w:eastAsia="Calibri" w:hAnsi="Arial" w:cs="Arial"/>
          <w:sz w:val="22"/>
          <w:szCs w:val="22"/>
        </w:rPr>
        <w:t>melakukan</w:t>
      </w:r>
      <w:proofErr w:type="spellEnd"/>
      <w:r w:rsidRPr="004170CD">
        <w:rPr>
          <w:rFonts w:ascii="Arial" w:eastAsia="Calibri" w:hAnsi="Arial" w:cs="Arial"/>
          <w:sz w:val="22"/>
          <w:szCs w:val="22"/>
        </w:rPr>
        <w:t xml:space="preserve"> </w:t>
      </w:r>
      <w:proofErr w:type="spellStart"/>
      <w:r w:rsidRPr="004170CD">
        <w:rPr>
          <w:rFonts w:ascii="Arial" w:eastAsia="Calibri" w:hAnsi="Arial" w:cs="Arial"/>
          <w:sz w:val="22"/>
          <w:szCs w:val="22"/>
        </w:rPr>
        <w:t>integrasi</w:t>
      </w:r>
      <w:proofErr w:type="spellEnd"/>
      <w:r w:rsidRPr="004170CD">
        <w:rPr>
          <w:rFonts w:ascii="Arial" w:eastAsia="Calibri" w:hAnsi="Arial" w:cs="Arial"/>
          <w:sz w:val="22"/>
          <w:szCs w:val="22"/>
        </w:rPr>
        <w:t xml:space="preserve"> </w:t>
      </w:r>
      <w:proofErr w:type="spellStart"/>
      <w:r w:rsidRPr="004170CD">
        <w:rPr>
          <w:rFonts w:ascii="Arial" w:eastAsia="Calibri" w:hAnsi="Arial" w:cs="Arial"/>
          <w:sz w:val="22"/>
          <w:szCs w:val="22"/>
        </w:rPr>
        <w:t>dengan</w:t>
      </w:r>
      <w:proofErr w:type="spellEnd"/>
      <w:r w:rsidR="00090625">
        <w:rPr>
          <w:rFonts w:ascii="Arial" w:eastAsia="Calibri" w:hAnsi="Arial" w:cs="Arial"/>
          <w:sz w:val="22"/>
          <w:szCs w:val="22"/>
        </w:rPr>
        <w:t xml:space="preserve"> </w:t>
      </w:r>
      <w:proofErr w:type="spellStart"/>
      <w:r w:rsidR="0084306E">
        <w:rPr>
          <w:rFonts w:ascii="Arial" w:eastAsia="Calibri" w:hAnsi="Arial" w:cs="Arial"/>
          <w:sz w:val="22"/>
          <w:szCs w:val="22"/>
        </w:rPr>
        <w:t>xendith</w:t>
      </w:r>
      <w:proofErr w:type="spellEnd"/>
      <w:r w:rsidR="0084306E">
        <w:rPr>
          <w:rFonts w:ascii="Arial" w:eastAsia="Calibri" w:hAnsi="Arial" w:cs="Arial"/>
          <w:sz w:val="22"/>
          <w:szCs w:val="22"/>
        </w:rPr>
        <w:t xml:space="preserve"> Adapun</w:t>
      </w:r>
      <w:r w:rsidRPr="004170CD">
        <w:rPr>
          <w:rFonts w:ascii="Arial" w:eastAsia="Calibri" w:hAnsi="Arial" w:cs="Arial"/>
          <w:sz w:val="22"/>
          <w:szCs w:val="22"/>
        </w:rPr>
        <w:t xml:space="preserve"> </w:t>
      </w:r>
    </w:p>
    <w:p w14:paraId="70BB5019" w14:textId="222E0F37" w:rsidR="00206FF9" w:rsidRPr="004170CD" w:rsidRDefault="00206FF9" w:rsidP="004170CD">
      <w:pPr>
        <w:ind w:left="576"/>
        <w:rPr>
          <w:rFonts w:ascii="Arial" w:hAnsi="Arial" w:cs="Arial"/>
          <w:sz w:val="22"/>
          <w:szCs w:val="22"/>
        </w:rPr>
      </w:pPr>
      <w:bookmarkStart w:id="30" w:name="_Toc123889679"/>
      <w:r w:rsidRPr="004170CD">
        <w:rPr>
          <w:rFonts w:ascii="Arial" w:hAnsi="Arial" w:cs="Arial"/>
          <w:sz w:val="22"/>
          <w:szCs w:val="22"/>
        </w:rPr>
        <w:t>Business Goals</w:t>
      </w:r>
      <w:bookmarkEnd w:id="30"/>
      <w:r w:rsidR="0084306E">
        <w:rPr>
          <w:rFonts w:ascii="Arial" w:hAnsi="Arial" w:cs="Arial"/>
          <w:sz w:val="22"/>
          <w:szCs w:val="22"/>
        </w:rPr>
        <w:t xml:space="preserve"> yang </w:t>
      </w:r>
      <w:proofErr w:type="spellStart"/>
      <w:r w:rsidR="0084306E">
        <w:rPr>
          <w:rFonts w:ascii="Arial" w:hAnsi="Arial" w:cs="Arial"/>
          <w:sz w:val="22"/>
          <w:szCs w:val="22"/>
        </w:rPr>
        <w:t>akan</w:t>
      </w:r>
      <w:proofErr w:type="spellEnd"/>
      <w:r w:rsidR="0084306E">
        <w:rPr>
          <w:rFonts w:ascii="Arial" w:hAnsi="Arial" w:cs="Arial"/>
          <w:sz w:val="22"/>
          <w:szCs w:val="22"/>
        </w:rPr>
        <w:t xml:space="preserve"> di </w:t>
      </w:r>
      <w:proofErr w:type="spellStart"/>
      <w:r w:rsidR="0084306E">
        <w:rPr>
          <w:rFonts w:ascii="Arial" w:hAnsi="Arial" w:cs="Arial"/>
          <w:sz w:val="22"/>
          <w:szCs w:val="22"/>
        </w:rPr>
        <w:t>capai</w:t>
      </w:r>
      <w:proofErr w:type="spellEnd"/>
      <w:r w:rsidR="0084306E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84306E">
        <w:rPr>
          <w:rFonts w:ascii="Arial" w:hAnsi="Arial" w:cs="Arial"/>
          <w:sz w:val="22"/>
          <w:szCs w:val="22"/>
        </w:rPr>
        <w:t>adalah</w:t>
      </w:r>
      <w:proofErr w:type="spellEnd"/>
      <w:r w:rsidR="00B57B68">
        <w:rPr>
          <w:rFonts w:ascii="Arial" w:hAnsi="Arial" w:cs="Arial"/>
          <w:sz w:val="22"/>
          <w:szCs w:val="22"/>
        </w:rPr>
        <w:t>:</w:t>
      </w:r>
    </w:p>
    <w:p w14:paraId="0D7B3F10" w14:textId="77777777" w:rsidR="007911F8" w:rsidRPr="004170CD" w:rsidRDefault="007911F8" w:rsidP="004170CD">
      <w:pPr>
        <w:ind w:left="576"/>
        <w:rPr>
          <w:rFonts w:ascii="Arial" w:hAnsi="Arial" w:cs="Arial"/>
          <w:sz w:val="22"/>
          <w:szCs w:val="22"/>
        </w:rPr>
      </w:pPr>
    </w:p>
    <w:p w14:paraId="335E5B47" w14:textId="1B1283D2" w:rsidR="006B37D4" w:rsidRPr="004170CD" w:rsidRDefault="00566CF5">
      <w:pPr>
        <w:pStyle w:val="ListParagraph"/>
        <w:numPr>
          <w:ilvl w:val="0"/>
          <w:numId w:val="15"/>
        </w:numPr>
        <w:ind w:left="936"/>
        <w:rPr>
          <w:rFonts w:cs="Arial"/>
        </w:rPr>
      </w:pPr>
      <w:r w:rsidRPr="004170CD">
        <w:rPr>
          <w:rFonts w:cs="Arial"/>
        </w:rPr>
        <w:t xml:space="preserve">Melakukan penyesuaian </w:t>
      </w:r>
      <w:proofErr w:type="spellStart"/>
      <w:r w:rsidRPr="004170CD">
        <w:rPr>
          <w:rFonts w:cs="Arial"/>
        </w:rPr>
        <w:t>ui</w:t>
      </w:r>
      <w:proofErr w:type="spellEnd"/>
      <w:r w:rsidRPr="004170CD">
        <w:rPr>
          <w:rFonts w:cs="Arial"/>
        </w:rPr>
        <w:t xml:space="preserve"> pada proses registrasi </w:t>
      </w:r>
      <w:proofErr w:type="spellStart"/>
      <w:r w:rsidRPr="004170CD">
        <w:rPr>
          <w:rFonts w:cs="Arial"/>
        </w:rPr>
        <w:t>client</w:t>
      </w:r>
      <w:proofErr w:type="spellEnd"/>
      <w:r w:rsidRPr="004170CD">
        <w:rPr>
          <w:rFonts w:cs="Arial"/>
        </w:rPr>
        <w:t xml:space="preserve"> </w:t>
      </w:r>
      <w:proofErr w:type="spellStart"/>
      <w:r w:rsidRPr="004170CD">
        <w:rPr>
          <w:rFonts w:cs="Arial"/>
        </w:rPr>
        <w:t>va</w:t>
      </w:r>
      <w:proofErr w:type="spellEnd"/>
      <w:r w:rsidRPr="004170CD">
        <w:rPr>
          <w:rFonts w:cs="Arial"/>
        </w:rPr>
        <w:t xml:space="preserve">, untuk kebutuhan integrasi dengan </w:t>
      </w:r>
      <w:proofErr w:type="spellStart"/>
      <w:r w:rsidRPr="004170CD">
        <w:rPr>
          <w:rFonts w:cs="Arial"/>
        </w:rPr>
        <w:t>xendith</w:t>
      </w:r>
      <w:proofErr w:type="spellEnd"/>
    </w:p>
    <w:p w14:paraId="746BA5B4" w14:textId="42086812" w:rsidR="006E5198" w:rsidRPr="004170CD" w:rsidRDefault="00566CF5">
      <w:pPr>
        <w:pStyle w:val="ListParagraph"/>
        <w:numPr>
          <w:ilvl w:val="0"/>
          <w:numId w:val="15"/>
        </w:numPr>
        <w:ind w:left="936"/>
        <w:rPr>
          <w:rFonts w:cs="Arial"/>
        </w:rPr>
      </w:pPr>
      <w:r w:rsidRPr="004170CD">
        <w:rPr>
          <w:rFonts w:cs="Arial"/>
        </w:rPr>
        <w:t xml:space="preserve">Melakukan peningkatan </w:t>
      </w:r>
      <w:proofErr w:type="spellStart"/>
      <w:r w:rsidRPr="004170CD">
        <w:rPr>
          <w:rFonts w:cs="Arial"/>
        </w:rPr>
        <w:t>backend</w:t>
      </w:r>
      <w:proofErr w:type="spellEnd"/>
      <w:r w:rsidRPr="004170CD">
        <w:rPr>
          <w:rFonts w:cs="Arial"/>
        </w:rPr>
        <w:t xml:space="preserve"> virtual </w:t>
      </w:r>
      <w:proofErr w:type="spellStart"/>
      <w:r w:rsidRPr="004170CD">
        <w:rPr>
          <w:rFonts w:cs="Arial"/>
        </w:rPr>
        <w:t>account</w:t>
      </w:r>
      <w:proofErr w:type="spellEnd"/>
      <w:r w:rsidRPr="004170CD">
        <w:rPr>
          <w:rFonts w:cs="Arial"/>
        </w:rPr>
        <w:t xml:space="preserve"> untuk dapat melakukan integrasi dengan </w:t>
      </w:r>
      <w:proofErr w:type="spellStart"/>
      <w:r w:rsidRPr="004170CD">
        <w:rPr>
          <w:rFonts w:cs="Arial"/>
        </w:rPr>
        <w:t>xendith</w:t>
      </w:r>
      <w:proofErr w:type="spellEnd"/>
    </w:p>
    <w:p w14:paraId="6E7F2313" w14:textId="77777777" w:rsidR="0068106D" w:rsidRPr="004170CD" w:rsidRDefault="0068106D">
      <w:pPr>
        <w:ind w:left="-360"/>
        <w:rPr>
          <w:ins w:id="31" w:author="Alvat Taupik" w:date="2021-06-15T08:22:00Z"/>
          <w:rFonts w:ascii="Arial" w:hAnsi="Arial" w:cs="Arial"/>
          <w:sz w:val="22"/>
          <w:szCs w:val="22"/>
        </w:rPr>
        <w:pPrChange w:id="32" w:author="Alvat Taupik" w:date="2021-06-15T08:22:00Z">
          <w:pPr>
            <w:ind w:left="558"/>
            <w:jc w:val="both"/>
          </w:pPr>
        </w:pPrChange>
      </w:pPr>
      <w:bookmarkStart w:id="33" w:name="_Toc123889680"/>
      <w:bookmarkEnd w:id="33"/>
    </w:p>
    <w:p w14:paraId="1E719341" w14:textId="5A0B3CA6" w:rsidR="00206FF9" w:rsidRPr="007F2D4B" w:rsidRDefault="00206FF9" w:rsidP="000952A4">
      <w:pPr>
        <w:pStyle w:val="Heading2"/>
        <w:rPr>
          <w:rFonts w:cs="Arial"/>
          <w:sz w:val="22"/>
          <w:szCs w:val="22"/>
        </w:rPr>
      </w:pPr>
      <w:bookmarkStart w:id="34" w:name="_Toc123889681"/>
      <w:proofErr w:type="spellStart"/>
      <w:r w:rsidRPr="007F2D4B">
        <w:rPr>
          <w:rFonts w:cs="Arial"/>
          <w:sz w:val="22"/>
          <w:szCs w:val="22"/>
        </w:rPr>
        <w:t>Deskripsi</w:t>
      </w:r>
      <w:proofErr w:type="spellEnd"/>
      <w:r w:rsidRPr="007F2D4B">
        <w:rPr>
          <w:rFonts w:cs="Arial"/>
          <w:sz w:val="22"/>
          <w:szCs w:val="22"/>
        </w:rPr>
        <w:t xml:space="preserve"> </w:t>
      </w:r>
      <w:proofErr w:type="spellStart"/>
      <w:r w:rsidRPr="007F2D4B">
        <w:rPr>
          <w:rFonts w:cs="Arial"/>
          <w:sz w:val="22"/>
          <w:szCs w:val="22"/>
        </w:rPr>
        <w:t>Umum</w:t>
      </w:r>
      <w:proofErr w:type="spellEnd"/>
      <w:r w:rsidRPr="007F2D4B">
        <w:rPr>
          <w:rFonts w:cs="Arial"/>
          <w:sz w:val="22"/>
          <w:szCs w:val="22"/>
        </w:rPr>
        <w:t xml:space="preserve"> </w:t>
      </w:r>
      <w:proofErr w:type="spellStart"/>
      <w:r w:rsidRPr="007F2D4B">
        <w:rPr>
          <w:rFonts w:cs="Arial"/>
          <w:sz w:val="22"/>
          <w:szCs w:val="22"/>
        </w:rPr>
        <w:t>Dokumen</w:t>
      </w:r>
      <w:bookmarkEnd w:id="34"/>
      <w:proofErr w:type="spellEnd"/>
    </w:p>
    <w:p w14:paraId="062AE821" w14:textId="578D6563" w:rsidR="00206FF9" w:rsidRPr="007F2D4B" w:rsidRDefault="00206FF9" w:rsidP="004C0034">
      <w:pPr>
        <w:spacing w:after="200" w:line="276" w:lineRule="auto"/>
        <w:ind w:left="567" w:firstLine="567"/>
        <w:jc w:val="both"/>
        <w:rPr>
          <w:rFonts w:ascii="Arial" w:hAnsi="Arial" w:cs="Arial"/>
          <w:sz w:val="22"/>
          <w:szCs w:val="22"/>
        </w:rPr>
      </w:pPr>
      <w:proofErr w:type="spellStart"/>
      <w:r w:rsidRPr="007F2D4B">
        <w:rPr>
          <w:rFonts w:ascii="Arial" w:hAnsi="Arial" w:cs="Arial"/>
          <w:sz w:val="22"/>
          <w:szCs w:val="22"/>
        </w:rPr>
        <w:t>Dokumen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ini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secara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garis </w:t>
      </w:r>
      <w:proofErr w:type="spellStart"/>
      <w:r w:rsidRPr="007F2D4B">
        <w:rPr>
          <w:rFonts w:ascii="Arial" w:hAnsi="Arial" w:cs="Arial"/>
          <w:sz w:val="22"/>
          <w:szCs w:val="22"/>
        </w:rPr>
        <w:t>besar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terdiri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dari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del w:id="35" w:author="Alvat Taupik" w:date="2021-06-15T08:22:00Z">
        <w:r w:rsidR="00E20BEF" w:rsidRPr="007F2D4B" w:rsidDel="0068106D">
          <w:rPr>
            <w:rFonts w:ascii="Arial" w:hAnsi="Arial" w:cs="Arial"/>
            <w:sz w:val="22"/>
            <w:szCs w:val="22"/>
            <w:lang w:val="en-GB"/>
          </w:rPr>
          <w:delText xml:space="preserve">Dua </w:delText>
        </w:r>
      </w:del>
      <w:proofErr w:type="spellStart"/>
      <w:ins w:id="36" w:author="Alvat Taupik" w:date="2021-06-15T08:22:00Z">
        <w:r w:rsidR="0068106D" w:rsidRPr="007F2D4B">
          <w:rPr>
            <w:rFonts w:ascii="Arial" w:hAnsi="Arial" w:cs="Arial"/>
            <w:sz w:val="22"/>
            <w:szCs w:val="22"/>
            <w:lang w:val="en-GB"/>
          </w:rPr>
          <w:t>tiga</w:t>
        </w:r>
        <w:proofErr w:type="spellEnd"/>
        <w:r w:rsidR="0068106D" w:rsidRPr="007F2D4B">
          <w:rPr>
            <w:rFonts w:ascii="Arial" w:hAnsi="Arial" w:cs="Arial"/>
            <w:sz w:val="22"/>
            <w:szCs w:val="22"/>
            <w:lang w:val="en-GB"/>
          </w:rPr>
          <w:t xml:space="preserve"> </w:t>
        </w:r>
      </w:ins>
      <w:r w:rsidR="00E20BEF" w:rsidRPr="007F2D4B">
        <w:rPr>
          <w:rFonts w:ascii="Arial" w:hAnsi="Arial" w:cs="Arial"/>
          <w:sz w:val="22"/>
          <w:szCs w:val="22"/>
          <w:lang w:val="en-GB"/>
        </w:rPr>
        <w:t>BAB</w:t>
      </w:r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dengan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perincian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sebagai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berikut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</w:p>
    <w:p w14:paraId="3717E05A" w14:textId="77777777" w:rsidR="00206FF9" w:rsidRPr="007F2D4B" w:rsidRDefault="00206FF9" w:rsidP="004C0034">
      <w:pPr>
        <w:spacing w:after="200" w:line="276" w:lineRule="auto"/>
        <w:ind w:left="567" w:firstLine="567"/>
        <w:jc w:val="both"/>
        <w:rPr>
          <w:rFonts w:ascii="Arial" w:hAnsi="Arial" w:cs="Arial"/>
          <w:sz w:val="22"/>
          <w:szCs w:val="22"/>
        </w:rPr>
      </w:pPr>
      <w:proofErr w:type="spellStart"/>
      <w:r w:rsidRPr="007F2D4B">
        <w:rPr>
          <w:rFonts w:ascii="Arial" w:hAnsi="Arial" w:cs="Arial"/>
          <w:sz w:val="22"/>
          <w:szCs w:val="22"/>
        </w:rPr>
        <w:t>Pendahuluan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7F2D4B">
        <w:rPr>
          <w:rFonts w:ascii="Arial" w:hAnsi="Arial" w:cs="Arial"/>
          <w:sz w:val="22"/>
          <w:szCs w:val="22"/>
        </w:rPr>
        <w:t>merupakan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pengantar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dokumen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r w:rsidR="005214DC" w:rsidRPr="007F2D4B">
        <w:rPr>
          <w:rFonts w:ascii="Arial" w:hAnsi="Arial" w:cs="Arial"/>
          <w:sz w:val="22"/>
          <w:szCs w:val="22"/>
          <w:lang w:val="en-GB"/>
        </w:rPr>
        <w:t>system design document</w:t>
      </w:r>
      <w:r w:rsidR="00E20BEF" w:rsidRPr="007F2D4B">
        <w:rPr>
          <w:rFonts w:ascii="Arial" w:hAnsi="Arial" w:cs="Arial"/>
          <w:sz w:val="22"/>
          <w:szCs w:val="22"/>
          <w:lang w:val="en-GB"/>
        </w:rPr>
        <w:t xml:space="preserve"> </w:t>
      </w:r>
      <w:r w:rsidRPr="007F2D4B">
        <w:rPr>
          <w:rFonts w:ascii="Arial" w:hAnsi="Arial" w:cs="Arial"/>
          <w:sz w:val="22"/>
          <w:szCs w:val="22"/>
        </w:rPr>
        <w:t xml:space="preserve">yang </w:t>
      </w:r>
      <w:proofErr w:type="spellStart"/>
      <w:r w:rsidRPr="007F2D4B">
        <w:rPr>
          <w:rFonts w:ascii="Arial" w:hAnsi="Arial" w:cs="Arial"/>
          <w:sz w:val="22"/>
          <w:szCs w:val="22"/>
        </w:rPr>
        <w:t>berisi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latar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belakang</w:t>
      </w:r>
      <w:proofErr w:type="spellEnd"/>
      <w:r w:rsidRPr="007F2D4B">
        <w:rPr>
          <w:rFonts w:ascii="Arial" w:hAnsi="Arial" w:cs="Arial"/>
          <w:sz w:val="22"/>
          <w:szCs w:val="22"/>
        </w:rPr>
        <w:t>,</w:t>
      </w:r>
      <w:r w:rsidR="000952A4"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r w:rsidRPr="007F2D4B">
        <w:rPr>
          <w:rFonts w:ascii="Arial" w:hAnsi="Arial" w:cs="Arial"/>
          <w:i/>
          <w:iCs/>
          <w:sz w:val="22"/>
          <w:szCs w:val="22"/>
        </w:rPr>
        <w:t>business goals</w:t>
      </w:r>
      <w:r w:rsidRPr="007F2D4B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7F2D4B">
        <w:rPr>
          <w:rFonts w:ascii="Arial" w:hAnsi="Arial" w:cs="Arial"/>
          <w:sz w:val="22"/>
          <w:szCs w:val="22"/>
        </w:rPr>
        <w:t>dokumen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referensi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dan daftar </w:t>
      </w:r>
      <w:proofErr w:type="spellStart"/>
      <w:r w:rsidRPr="007F2D4B">
        <w:rPr>
          <w:rFonts w:ascii="Arial" w:hAnsi="Arial" w:cs="Arial"/>
          <w:sz w:val="22"/>
          <w:szCs w:val="22"/>
        </w:rPr>
        <w:t>definisi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dan </w:t>
      </w:r>
      <w:proofErr w:type="spellStart"/>
      <w:r w:rsidRPr="007F2D4B">
        <w:rPr>
          <w:rFonts w:ascii="Arial" w:hAnsi="Arial" w:cs="Arial"/>
          <w:sz w:val="22"/>
          <w:szCs w:val="22"/>
        </w:rPr>
        <w:t>istilah</w:t>
      </w:r>
      <w:proofErr w:type="spellEnd"/>
    </w:p>
    <w:p w14:paraId="2A06B689" w14:textId="77777777" w:rsidR="00E20BEF" w:rsidRPr="007F2D4B" w:rsidRDefault="00206FF9" w:rsidP="004C0034">
      <w:pPr>
        <w:spacing w:after="200" w:line="276" w:lineRule="auto"/>
        <w:ind w:left="567" w:firstLine="567"/>
        <w:jc w:val="both"/>
        <w:rPr>
          <w:ins w:id="37" w:author="Alvat Taupik" w:date="2021-06-15T08:23:00Z"/>
          <w:rFonts w:ascii="Arial" w:hAnsi="Arial" w:cs="Arial"/>
          <w:sz w:val="22"/>
          <w:szCs w:val="22"/>
          <w:lang w:val="en-GB"/>
        </w:rPr>
      </w:pPr>
      <w:proofErr w:type="spellStart"/>
      <w:r w:rsidRPr="007F2D4B">
        <w:rPr>
          <w:rFonts w:ascii="Arial" w:hAnsi="Arial" w:cs="Arial"/>
          <w:sz w:val="22"/>
          <w:szCs w:val="22"/>
        </w:rPr>
        <w:t>Sedangkan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pada </w:t>
      </w:r>
      <w:proofErr w:type="spellStart"/>
      <w:r w:rsidRPr="007F2D4B">
        <w:rPr>
          <w:rFonts w:ascii="Arial" w:hAnsi="Arial" w:cs="Arial"/>
          <w:sz w:val="22"/>
          <w:szCs w:val="22"/>
        </w:rPr>
        <w:t>bab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2 </w:t>
      </w:r>
      <w:proofErr w:type="spellStart"/>
      <w:r w:rsidRPr="007F2D4B">
        <w:rPr>
          <w:rFonts w:ascii="Arial" w:hAnsi="Arial" w:cs="Arial"/>
          <w:sz w:val="22"/>
          <w:szCs w:val="22"/>
        </w:rPr>
        <w:t>mendeskripskan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mengenai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pe</w:t>
      </w:r>
      <w:proofErr w:type="spellStart"/>
      <w:r w:rsidR="00E20BEF" w:rsidRPr="007F2D4B">
        <w:rPr>
          <w:rFonts w:ascii="Arial" w:hAnsi="Arial" w:cs="Arial"/>
          <w:sz w:val="22"/>
          <w:szCs w:val="22"/>
          <w:lang w:val="en-GB"/>
        </w:rPr>
        <w:t>rspektif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produk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, </w:t>
      </w:r>
      <w:proofErr w:type="spellStart"/>
      <w:r w:rsidR="00E20BEF" w:rsidRPr="007F2D4B">
        <w:rPr>
          <w:rFonts w:ascii="Arial" w:hAnsi="Arial" w:cs="Arial"/>
          <w:sz w:val="22"/>
          <w:szCs w:val="22"/>
          <w:lang w:val="en-GB"/>
        </w:rPr>
        <w:t>fungsional</w:t>
      </w:r>
      <w:proofErr w:type="spellEnd"/>
      <w:r w:rsidR="00E20BEF" w:rsidRPr="007F2D4B">
        <w:rPr>
          <w:rFonts w:ascii="Arial" w:hAnsi="Arial" w:cs="Arial"/>
          <w:sz w:val="22"/>
          <w:szCs w:val="22"/>
          <w:lang w:val="en-GB"/>
        </w:rPr>
        <w:t xml:space="preserve"> </w:t>
      </w:r>
      <w:proofErr w:type="spellStart"/>
      <w:r w:rsidR="00E20BEF" w:rsidRPr="007F2D4B">
        <w:rPr>
          <w:rFonts w:ascii="Arial" w:hAnsi="Arial" w:cs="Arial"/>
          <w:sz w:val="22"/>
          <w:szCs w:val="22"/>
          <w:lang w:val="en-GB"/>
        </w:rPr>
        <w:t>serta</w:t>
      </w:r>
      <w:proofErr w:type="spellEnd"/>
      <w:r w:rsidR="00E20BEF" w:rsidRPr="007F2D4B">
        <w:rPr>
          <w:rFonts w:ascii="Arial" w:hAnsi="Arial" w:cs="Arial"/>
          <w:sz w:val="22"/>
          <w:szCs w:val="22"/>
          <w:lang w:val="en-GB"/>
        </w:rPr>
        <w:t xml:space="preserve"> </w:t>
      </w:r>
      <w:proofErr w:type="spellStart"/>
      <w:r w:rsidR="00E20BEF" w:rsidRPr="007F2D4B">
        <w:rPr>
          <w:rFonts w:ascii="Arial" w:hAnsi="Arial" w:cs="Arial"/>
          <w:sz w:val="22"/>
          <w:szCs w:val="22"/>
          <w:lang w:val="en-GB"/>
        </w:rPr>
        <w:t>fitur</w:t>
      </w:r>
      <w:proofErr w:type="spellEnd"/>
      <w:r w:rsidR="00E20BEF" w:rsidRPr="007F2D4B">
        <w:rPr>
          <w:rFonts w:ascii="Arial" w:hAnsi="Arial" w:cs="Arial"/>
          <w:sz w:val="22"/>
          <w:szCs w:val="22"/>
          <w:lang w:val="en-GB"/>
        </w:rPr>
        <w:t xml:space="preserve"> dan business rules yang </w:t>
      </w:r>
      <w:proofErr w:type="spellStart"/>
      <w:r w:rsidR="00E20BEF" w:rsidRPr="007F2D4B">
        <w:rPr>
          <w:rFonts w:ascii="Arial" w:hAnsi="Arial" w:cs="Arial"/>
          <w:sz w:val="22"/>
          <w:szCs w:val="22"/>
          <w:lang w:val="en-GB"/>
        </w:rPr>
        <w:t>ada</w:t>
      </w:r>
      <w:proofErr w:type="spellEnd"/>
      <w:r w:rsidR="00E20BEF" w:rsidRPr="007F2D4B">
        <w:rPr>
          <w:rFonts w:ascii="Arial" w:hAnsi="Arial" w:cs="Arial"/>
          <w:sz w:val="22"/>
          <w:szCs w:val="22"/>
          <w:lang w:val="en-GB"/>
        </w:rPr>
        <w:t xml:space="preserve"> pada </w:t>
      </w:r>
      <w:proofErr w:type="spellStart"/>
      <w:r w:rsidR="00E20BEF" w:rsidRPr="007F2D4B">
        <w:rPr>
          <w:rFonts w:ascii="Arial" w:hAnsi="Arial" w:cs="Arial"/>
          <w:sz w:val="22"/>
          <w:szCs w:val="22"/>
          <w:lang w:val="en-GB"/>
        </w:rPr>
        <w:t>tiap</w:t>
      </w:r>
      <w:proofErr w:type="spellEnd"/>
      <w:r w:rsidR="00E20BEF" w:rsidRPr="007F2D4B">
        <w:rPr>
          <w:rFonts w:ascii="Arial" w:hAnsi="Arial" w:cs="Arial"/>
          <w:sz w:val="22"/>
          <w:szCs w:val="22"/>
          <w:lang w:val="en-GB"/>
        </w:rPr>
        <w:t xml:space="preserve"> menu, </w:t>
      </w:r>
      <w:proofErr w:type="spellStart"/>
      <w:r w:rsidR="00E20BEF" w:rsidRPr="007F2D4B">
        <w:rPr>
          <w:rFonts w:ascii="Arial" w:hAnsi="Arial" w:cs="Arial"/>
          <w:sz w:val="22"/>
          <w:szCs w:val="22"/>
          <w:lang w:val="en-GB"/>
        </w:rPr>
        <w:t>serta</w:t>
      </w:r>
      <w:proofErr w:type="spellEnd"/>
      <w:r w:rsidR="00E20BEF" w:rsidRPr="007F2D4B">
        <w:rPr>
          <w:rFonts w:ascii="Arial" w:hAnsi="Arial" w:cs="Arial"/>
          <w:sz w:val="22"/>
          <w:szCs w:val="22"/>
          <w:lang w:val="en-GB"/>
        </w:rPr>
        <w:t xml:space="preserve"> </w:t>
      </w:r>
      <w:proofErr w:type="spellStart"/>
      <w:r w:rsidR="00E20BEF" w:rsidRPr="007F2D4B">
        <w:rPr>
          <w:rFonts w:ascii="Arial" w:hAnsi="Arial" w:cs="Arial"/>
          <w:sz w:val="22"/>
          <w:szCs w:val="22"/>
          <w:lang w:val="en-GB"/>
        </w:rPr>
        <w:t>gambaran</w:t>
      </w:r>
      <w:proofErr w:type="spellEnd"/>
      <w:r w:rsidR="00E20BEF" w:rsidRPr="007F2D4B">
        <w:rPr>
          <w:rFonts w:ascii="Arial" w:hAnsi="Arial" w:cs="Arial"/>
          <w:sz w:val="22"/>
          <w:szCs w:val="22"/>
          <w:lang w:val="en-GB"/>
        </w:rPr>
        <w:t xml:space="preserve"> schema </w:t>
      </w:r>
      <w:proofErr w:type="spellStart"/>
      <w:r w:rsidR="00E20BEF" w:rsidRPr="007F2D4B">
        <w:rPr>
          <w:rFonts w:ascii="Arial" w:hAnsi="Arial" w:cs="Arial"/>
          <w:sz w:val="22"/>
          <w:szCs w:val="22"/>
          <w:lang w:val="en-GB"/>
        </w:rPr>
        <w:t>tabel</w:t>
      </w:r>
      <w:proofErr w:type="spellEnd"/>
      <w:r w:rsidR="00E20BEF" w:rsidRPr="007F2D4B">
        <w:rPr>
          <w:rFonts w:ascii="Arial" w:hAnsi="Arial" w:cs="Arial"/>
          <w:sz w:val="22"/>
          <w:szCs w:val="22"/>
          <w:lang w:val="en-GB"/>
        </w:rPr>
        <w:t xml:space="preserve"> </w:t>
      </w:r>
      <w:del w:id="38" w:author="Alvat Taupik" w:date="2021-06-15T08:23:00Z">
        <w:r w:rsidR="00E20BEF" w:rsidRPr="007F2D4B" w:rsidDel="0068106D">
          <w:rPr>
            <w:rFonts w:ascii="Arial" w:hAnsi="Arial" w:cs="Arial"/>
            <w:sz w:val="22"/>
            <w:szCs w:val="22"/>
            <w:lang w:val="en-GB"/>
          </w:rPr>
          <w:delText xml:space="preserve">dan database </w:delText>
        </w:r>
      </w:del>
      <w:r w:rsidR="00E20BEF" w:rsidRPr="007F2D4B">
        <w:rPr>
          <w:rFonts w:ascii="Arial" w:hAnsi="Arial" w:cs="Arial"/>
          <w:sz w:val="22"/>
          <w:szCs w:val="22"/>
          <w:lang w:val="en-GB"/>
        </w:rPr>
        <w:t xml:space="preserve">yang </w:t>
      </w:r>
      <w:proofErr w:type="spellStart"/>
      <w:r w:rsidR="00E20BEF" w:rsidRPr="007F2D4B">
        <w:rPr>
          <w:rFonts w:ascii="Arial" w:hAnsi="Arial" w:cs="Arial"/>
          <w:sz w:val="22"/>
          <w:szCs w:val="22"/>
          <w:lang w:val="en-GB"/>
        </w:rPr>
        <w:t>akan</w:t>
      </w:r>
      <w:proofErr w:type="spellEnd"/>
      <w:r w:rsidR="00E20BEF" w:rsidRPr="007F2D4B">
        <w:rPr>
          <w:rFonts w:ascii="Arial" w:hAnsi="Arial" w:cs="Arial"/>
          <w:sz w:val="22"/>
          <w:szCs w:val="22"/>
          <w:lang w:val="en-GB"/>
        </w:rPr>
        <w:t xml:space="preserve"> </w:t>
      </w:r>
      <w:proofErr w:type="spellStart"/>
      <w:r w:rsidR="00E20BEF" w:rsidRPr="007F2D4B">
        <w:rPr>
          <w:rFonts w:ascii="Arial" w:hAnsi="Arial" w:cs="Arial"/>
          <w:sz w:val="22"/>
          <w:szCs w:val="22"/>
          <w:lang w:val="en-GB"/>
        </w:rPr>
        <w:t>dibangun</w:t>
      </w:r>
      <w:proofErr w:type="spellEnd"/>
      <w:r w:rsidR="00E20BEF" w:rsidRPr="007F2D4B">
        <w:rPr>
          <w:rFonts w:ascii="Arial" w:hAnsi="Arial" w:cs="Arial"/>
          <w:sz w:val="22"/>
          <w:szCs w:val="22"/>
          <w:lang w:val="en-GB"/>
        </w:rPr>
        <w:t>.</w:t>
      </w:r>
    </w:p>
    <w:p w14:paraId="5E957771" w14:textId="77777777" w:rsidR="0068106D" w:rsidRPr="007F2D4B" w:rsidRDefault="0068106D" w:rsidP="004C0034">
      <w:pPr>
        <w:spacing w:after="200" w:line="276" w:lineRule="auto"/>
        <w:ind w:left="567" w:firstLine="567"/>
        <w:jc w:val="both"/>
        <w:rPr>
          <w:rFonts w:ascii="Arial" w:hAnsi="Arial" w:cs="Arial"/>
          <w:sz w:val="22"/>
          <w:szCs w:val="22"/>
          <w:lang w:val="en-GB"/>
        </w:rPr>
      </w:pPr>
      <w:ins w:id="39" w:author="Alvat Taupik" w:date="2021-06-15T08:23:00Z">
        <w:r w:rsidRPr="007F2D4B">
          <w:rPr>
            <w:rFonts w:ascii="Arial" w:hAnsi="Arial" w:cs="Arial"/>
            <w:sz w:val="22"/>
            <w:szCs w:val="22"/>
            <w:lang w:val="en-GB"/>
          </w:rPr>
          <w:t xml:space="preserve">Pada </w:t>
        </w:r>
        <w:proofErr w:type="spellStart"/>
        <w:r w:rsidRPr="007F2D4B">
          <w:rPr>
            <w:rFonts w:ascii="Arial" w:hAnsi="Arial" w:cs="Arial"/>
            <w:sz w:val="22"/>
            <w:szCs w:val="22"/>
            <w:lang w:val="en-GB"/>
          </w:rPr>
          <w:t>bab</w:t>
        </w:r>
        <w:proofErr w:type="spellEnd"/>
        <w:r w:rsidRPr="007F2D4B">
          <w:rPr>
            <w:rFonts w:ascii="Arial" w:hAnsi="Arial" w:cs="Arial"/>
            <w:sz w:val="22"/>
            <w:szCs w:val="22"/>
            <w:lang w:val="en-GB"/>
          </w:rPr>
          <w:t xml:space="preserve"> </w:t>
        </w:r>
        <w:proofErr w:type="spellStart"/>
        <w:r w:rsidRPr="007F2D4B">
          <w:rPr>
            <w:rFonts w:ascii="Arial" w:hAnsi="Arial" w:cs="Arial"/>
            <w:sz w:val="22"/>
            <w:szCs w:val="22"/>
            <w:lang w:val="en-GB"/>
          </w:rPr>
          <w:t>terakhir</w:t>
        </w:r>
        <w:proofErr w:type="spellEnd"/>
        <w:r w:rsidRPr="007F2D4B">
          <w:rPr>
            <w:rFonts w:ascii="Arial" w:hAnsi="Arial" w:cs="Arial"/>
            <w:sz w:val="22"/>
            <w:szCs w:val="22"/>
            <w:lang w:val="en-GB"/>
          </w:rPr>
          <w:t xml:space="preserve">, </w:t>
        </w:r>
        <w:proofErr w:type="spellStart"/>
        <w:r w:rsidRPr="007F2D4B">
          <w:rPr>
            <w:rFonts w:ascii="Arial" w:hAnsi="Arial" w:cs="Arial"/>
            <w:sz w:val="22"/>
            <w:szCs w:val="22"/>
            <w:lang w:val="en-GB"/>
          </w:rPr>
          <w:t>yaitu</w:t>
        </w:r>
        <w:proofErr w:type="spellEnd"/>
        <w:r w:rsidRPr="007F2D4B">
          <w:rPr>
            <w:rFonts w:ascii="Arial" w:hAnsi="Arial" w:cs="Arial"/>
            <w:sz w:val="22"/>
            <w:szCs w:val="22"/>
            <w:lang w:val="en-GB"/>
          </w:rPr>
          <w:t xml:space="preserve"> </w:t>
        </w:r>
        <w:proofErr w:type="spellStart"/>
        <w:r w:rsidRPr="007F2D4B">
          <w:rPr>
            <w:rFonts w:ascii="Arial" w:hAnsi="Arial" w:cs="Arial"/>
            <w:sz w:val="22"/>
            <w:szCs w:val="22"/>
            <w:lang w:val="en-GB"/>
          </w:rPr>
          <w:t>bab</w:t>
        </w:r>
        <w:proofErr w:type="spellEnd"/>
        <w:r w:rsidRPr="007F2D4B">
          <w:rPr>
            <w:rFonts w:ascii="Arial" w:hAnsi="Arial" w:cs="Arial"/>
            <w:sz w:val="22"/>
            <w:szCs w:val="22"/>
            <w:lang w:val="en-GB"/>
          </w:rPr>
          <w:t xml:space="preserve"> 3 </w:t>
        </w:r>
        <w:proofErr w:type="spellStart"/>
        <w:r w:rsidRPr="007F2D4B">
          <w:rPr>
            <w:rFonts w:ascii="Arial" w:hAnsi="Arial" w:cs="Arial"/>
            <w:sz w:val="22"/>
            <w:szCs w:val="22"/>
            <w:lang w:val="en-GB"/>
          </w:rPr>
          <w:t>mendeskripsikan</w:t>
        </w:r>
        <w:proofErr w:type="spellEnd"/>
        <w:r w:rsidRPr="007F2D4B">
          <w:rPr>
            <w:rFonts w:ascii="Arial" w:hAnsi="Arial" w:cs="Arial"/>
            <w:sz w:val="22"/>
            <w:szCs w:val="22"/>
            <w:lang w:val="en-GB"/>
          </w:rPr>
          <w:t xml:space="preserve"> dan </w:t>
        </w:r>
        <w:proofErr w:type="spellStart"/>
        <w:r w:rsidRPr="007F2D4B">
          <w:rPr>
            <w:rFonts w:ascii="Arial" w:hAnsi="Arial" w:cs="Arial"/>
            <w:sz w:val="22"/>
            <w:szCs w:val="22"/>
            <w:lang w:val="en-GB"/>
          </w:rPr>
          <w:t>memaparkan</w:t>
        </w:r>
        <w:proofErr w:type="spellEnd"/>
        <w:r w:rsidRPr="007F2D4B">
          <w:rPr>
            <w:rFonts w:ascii="Arial" w:hAnsi="Arial" w:cs="Arial"/>
            <w:sz w:val="22"/>
            <w:szCs w:val="22"/>
            <w:lang w:val="en-GB"/>
          </w:rPr>
          <w:t xml:space="preserve"> </w:t>
        </w:r>
        <w:proofErr w:type="spellStart"/>
        <w:r w:rsidRPr="007F2D4B">
          <w:rPr>
            <w:rFonts w:ascii="Arial" w:hAnsi="Arial" w:cs="Arial"/>
            <w:sz w:val="22"/>
            <w:szCs w:val="22"/>
            <w:lang w:val="en-GB"/>
          </w:rPr>
          <w:t>mengenai</w:t>
        </w:r>
        <w:proofErr w:type="spellEnd"/>
        <w:r w:rsidRPr="007F2D4B">
          <w:rPr>
            <w:rFonts w:ascii="Arial" w:hAnsi="Arial" w:cs="Arial"/>
            <w:sz w:val="22"/>
            <w:szCs w:val="22"/>
            <w:lang w:val="en-GB"/>
          </w:rPr>
          <w:t xml:space="preserve"> daftar </w:t>
        </w:r>
        <w:proofErr w:type="spellStart"/>
        <w:r w:rsidRPr="007F2D4B">
          <w:rPr>
            <w:rFonts w:ascii="Arial" w:hAnsi="Arial" w:cs="Arial"/>
            <w:sz w:val="22"/>
            <w:szCs w:val="22"/>
            <w:lang w:val="en-GB"/>
          </w:rPr>
          <w:t>tabel</w:t>
        </w:r>
        <w:proofErr w:type="spellEnd"/>
        <w:r w:rsidRPr="007F2D4B">
          <w:rPr>
            <w:rFonts w:ascii="Arial" w:hAnsi="Arial" w:cs="Arial"/>
            <w:sz w:val="22"/>
            <w:szCs w:val="22"/>
            <w:lang w:val="en-GB"/>
          </w:rPr>
          <w:t xml:space="preserve"> yang </w:t>
        </w:r>
        <w:proofErr w:type="spellStart"/>
        <w:r w:rsidRPr="007F2D4B">
          <w:rPr>
            <w:rFonts w:ascii="Arial" w:hAnsi="Arial" w:cs="Arial"/>
            <w:sz w:val="22"/>
            <w:szCs w:val="22"/>
            <w:lang w:val="en-GB"/>
          </w:rPr>
          <w:t>dibutuhkan</w:t>
        </w:r>
        <w:proofErr w:type="spellEnd"/>
        <w:r w:rsidRPr="007F2D4B">
          <w:rPr>
            <w:rFonts w:ascii="Arial" w:hAnsi="Arial" w:cs="Arial"/>
            <w:sz w:val="22"/>
            <w:szCs w:val="22"/>
            <w:lang w:val="en-GB"/>
          </w:rPr>
          <w:t xml:space="preserve"> </w:t>
        </w:r>
        <w:proofErr w:type="spellStart"/>
        <w:r w:rsidRPr="007F2D4B">
          <w:rPr>
            <w:rFonts w:ascii="Arial" w:hAnsi="Arial" w:cs="Arial"/>
            <w:sz w:val="22"/>
            <w:szCs w:val="22"/>
            <w:lang w:val="en-GB"/>
          </w:rPr>
          <w:t>beserta</w:t>
        </w:r>
        <w:proofErr w:type="spellEnd"/>
        <w:r w:rsidRPr="007F2D4B">
          <w:rPr>
            <w:rFonts w:ascii="Arial" w:hAnsi="Arial" w:cs="Arial"/>
            <w:sz w:val="22"/>
            <w:szCs w:val="22"/>
            <w:lang w:val="en-GB"/>
          </w:rPr>
          <w:t xml:space="preserve"> </w:t>
        </w:r>
        <w:proofErr w:type="spellStart"/>
        <w:r w:rsidRPr="007F2D4B">
          <w:rPr>
            <w:rFonts w:ascii="Arial" w:hAnsi="Arial" w:cs="Arial"/>
            <w:sz w:val="22"/>
            <w:szCs w:val="22"/>
            <w:lang w:val="en-GB"/>
          </w:rPr>
          <w:t>fungsinya</w:t>
        </w:r>
        <w:proofErr w:type="spellEnd"/>
        <w:r w:rsidRPr="007F2D4B">
          <w:rPr>
            <w:rFonts w:ascii="Arial" w:hAnsi="Arial" w:cs="Arial"/>
            <w:sz w:val="22"/>
            <w:szCs w:val="22"/>
            <w:lang w:val="en-GB"/>
          </w:rPr>
          <w:t xml:space="preserve"> dan ERD yang </w:t>
        </w:r>
        <w:proofErr w:type="spellStart"/>
        <w:r w:rsidRPr="007F2D4B">
          <w:rPr>
            <w:rFonts w:ascii="Arial" w:hAnsi="Arial" w:cs="Arial"/>
            <w:sz w:val="22"/>
            <w:szCs w:val="22"/>
            <w:lang w:val="en-GB"/>
          </w:rPr>
          <w:t>akan</w:t>
        </w:r>
        <w:proofErr w:type="spellEnd"/>
        <w:r w:rsidRPr="007F2D4B">
          <w:rPr>
            <w:rFonts w:ascii="Arial" w:hAnsi="Arial" w:cs="Arial"/>
            <w:sz w:val="22"/>
            <w:szCs w:val="22"/>
            <w:lang w:val="en-GB"/>
          </w:rPr>
          <w:t xml:space="preserve"> </w:t>
        </w:r>
        <w:proofErr w:type="spellStart"/>
        <w:r w:rsidRPr="007F2D4B">
          <w:rPr>
            <w:rFonts w:ascii="Arial" w:hAnsi="Arial" w:cs="Arial"/>
            <w:sz w:val="22"/>
            <w:szCs w:val="22"/>
            <w:lang w:val="en-GB"/>
          </w:rPr>
          <w:t>dibangun</w:t>
        </w:r>
        <w:proofErr w:type="spellEnd"/>
        <w:r w:rsidRPr="007F2D4B">
          <w:rPr>
            <w:rFonts w:ascii="Arial" w:hAnsi="Arial" w:cs="Arial"/>
            <w:sz w:val="22"/>
            <w:szCs w:val="22"/>
            <w:lang w:val="en-GB"/>
          </w:rPr>
          <w:t>.</w:t>
        </w:r>
      </w:ins>
    </w:p>
    <w:p w14:paraId="27140371" w14:textId="77777777" w:rsidR="00206FF9" w:rsidRPr="007F2D4B" w:rsidRDefault="00E20BEF" w:rsidP="00E20BEF">
      <w:pPr>
        <w:spacing w:after="200" w:line="276" w:lineRule="auto"/>
        <w:ind w:left="567" w:firstLine="567"/>
        <w:jc w:val="both"/>
        <w:rPr>
          <w:rFonts w:ascii="Arial" w:hAnsi="Arial" w:cs="Arial"/>
          <w:sz w:val="22"/>
          <w:szCs w:val="22"/>
          <w:lang w:val="en-GB"/>
        </w:rPr>
      </w:pPr>
      <w:r w:rsidRPr="007F2D4B">
        <w:rPr>
          <w:rFonts w:ascii="Arial" w:hAnsi="Arial" w:cs="Arial"/>
          <w:sz w:val="22"/>
          <w:szCs w:val="22"/>
          <w:lang w:val="en-GB"/>
        </w:rPr>
        <w:t xml:space="preserve"> </w:t>
      </w:r>
      <w:r w:rsidR="00206FF9" w:rsidRPr="007F2D4B">
        <w:rPr>
          <w:rFonts w:ascii="Arial" w:hAnsi="Arial" w:cs="Arial"/>
          <w:sz w:val="22"/>
          <w:szCs w:val="22"/>
        </w:rPr>
        <w:t>.</w:t>
      </w:r>
    </w:p>
    <w:p w14:paraId="45D4D447" w14:textId="77777777" w:rsidR="00206FF9" w:rsidRPr="007F2D4B" w:rsidRDefault="00206FF9" w:rsidP="000952A4">
      <w:pPr>
        <w:pStyle w:val="Heading2"/>
        <w:rPr>
          <w:rFonts w:cs="Arial"/>
          <w:sz w:val="22"/>
          <w:szCs w:val="22"/>
        </w:rPr>
      </w:pPr>
      <w:bookmarkStart w:id="40" w:name="_Toc123889682"/>
      <w:proofErr w:type="spellStart"/>
      <w:r w:rsidRPr="007F2D4B">
        <w:rPr>
          <w:rFonts w:cs="Arial"/>
          <w:sz w:val="22"/>
          <w:szCs w:val="22"/>
        </w:rPr>
        <w:t>Dokumen</w:t>
      </w:r>
      <w:proofErr w:type="spellEnd"/>
      <w:r w:rsidRPr="007F2D4B">
        <w:rPr>
          <w:rFonts w:cs="Arial"/>
          <w:sz w:val="22"/>
          <w:szCs w:val="22"/>
        </w:rPr>
        <w:t xml:space="preserve"> </w:t>
      </w:r>
      <w:proofErr w:type="spellStart"/>
      <w:r w:rsidRPr="007F2D4B">
        <w:rPr>
          <w:rFonts w:cs="Arial"/>
          <w:sz w:val="22"/>
          <w:szCs w:val="22"/>
        </w:rPr>
        <w:t>Referensi</w:t>
      </w:r>
      <w:bookmarkEnd w:id="40"/>
      <w:proofErr w:type="spellEnd"/>
    </w:p>
    <w:p w14:paraId="10E0738C" w14:textId="74D1BEB7" w:rsidR="00C404A9" w:rsidRPr="007F2D4B" w:rsidRDefault="000952A4" w:rsidP="000952A4">
      <w:pPr>
        <w:spacing w:after="200" w:line="276" w:lineRule="auto"/>
        <w:ind w:left="567" w:firstLine="567"/>
        <w:jc w:val="both"/>
        <w:rPr>
          <w:rFonts w:ascii="Arial" w:hAnsi="Arial" w:cs="Arial"/>
          <w:sz w:val="22"/>
          <w:szCs w:val="22"/>
          <w:lang w:val="en-US"/>
        </w:rPr>
      </w:pPr>
      <w:proofErr w:type="spellStart"/>
      <w:r w:rsidRPr="007F2D4B">
        <w:rPr>
          <w:rFonts w:ascii="Arial" w:hAnsi="Arial" w:cs="Arial"/>
          <w:sz w:val="22"/>
          <w:szCs w:val="22"/>
        </w:rPr>
        <w:t>Dokumen-dokumen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yang </w:t>
      </w:r>
      <w:proofErr w:type="spellStart"/>
      <w:r w:rsidRPr="007F2D4B">
        <w:rPr>
          <w:rFonts w:ascii="Arial" w:hAnsi="Arial" w:cs="Arial"/>
          <w:sz w:val="22"/>
          <w:szCs w:val="22"/>
        </w:rPr>
        <w:t>digunakan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sebagai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referensi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dalam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pembuatan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dokumen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SSD </w:t>
      </w:r>
      <w:proofErr w:type="spellStart"/>
      <w:r w:rsidRPr="007F2D4B">
        <w:rPr>
          <w:rFonts w:ascii="Arial" w:hAnsi="Arial" w:cs="Arial"/>
          <w:sz w:val="22"/>
          <w:szCs w:val="22"/>
        </w:rPr>
        <w:t>ini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adalah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sebagai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berikut</w:t>
      </w:r>
      <w:proofErr w:type="spellEnd"/>
      <w:r w:rsidRPr="007F2D4B">
        <w:rPr>
          <w:rFonts w:ascii="Arial" w:hAnsi="Arial" w:cs="Arial"/>
          <w:sz w:val="22"/>
          <w:szCs w:val="22"/>
        </w:rPr>
        <w:t>:</w:t>
      </w:r>
    </w:p>
    <w:p w14:paraId="0DBD8DD7" w14:textId="118ADD8D" w:rsidR="000952A4" w:rsidRPr="00385219" w:rsidRDefault="000952A4" w:rsidP="000952A4">
      <w:pPr>
        <w:pStyle w:val="Caption"/>
        <w:keepNext/>
        <w:rPr>
          <w:rFonts w:ascii="Arial" w:hAnsi="Arial" w:cs="Arial"/>
        </w:rPr>
      </w:pPr>
      <w:bookmarkStart w:id="41" w:name="_Toc82003798"/>
      <w:r w:rsidRPr="00385219">
        <w:rPr>
          <w:rFonts w:ascii="Arial" w:hAnsi="Arial" w:cs="Arial"/>
        </w:rPr>
        <w:t xml:space="preserve">Tabel </w:t>
      </w:r>
      <w:r w:rsidRPr="00385219">
        <w:rPr>
          <w:rFonts w:ascii="Arial" w:hAnsi="Arial" w:cs="Arial"/>
        </w:rPr>
        <w:fldChar w:fldCharType="begin"/>
      </w:r>
      <w:r w:rsidRPr="00385219">
        <w:rPr>
          <w:rFonts w:ascii="Arial" w:hAnsi="Arial" w:cs="Arial"/>
        </w:rPr>
        <w:instrText xml:space="preserve"> SEQ Tabel \* ARABIC </w:instrText>
      </w:r>
      <w:r w:rsidRPr="00385219">
        <w:rPr>
          <w:rFonts w:ascii="Arial" w:hAnsi="Arial" w:cs="Arial"/>
        </w:rPr>
        <w:fldChar w:fldCharType="separate"/>
      </w:r>
      <w:r w:rsidR="00DE311D" w:rsidRPr="00385219">
        <w:rPr>
          <w:rFonts w:ascii="Arial" w:hAnsi="Arial" w:cs="Arial"/>
          <w:noProof/>
        </w:rPr>
        <w:t>1</w:t>
      </w:r>
      <w:r w:rsidRPr="00385219">
        <w:rPr>
          <w:rFonts w:ascii="Arial" w:hAnsi="Arial" w:cs="Arial"/>
        </w:rPr>
        <w:fldChar w:fldCharType="end"/>
      </w:r>
      <w:r w:rsidRPr="00385219">
        <w:rPr>
          <w:rFonts w:ascii="Arial" w:hAnsi="Arial" w:cs="Arial"/>
          <w:lang w:val="en-US"/>
        </w:rPr>
        <w:t xml:space="preserve"> - </w:t>
      </w:r>
      <w:proofErr w:type="spellStart"/>
      <w:r w:rsidRPr="00385219">
        <w:rPr>
          <w:rFonts w:ascii="Arial" w:hAnsi="Arial" w:cs="Arial"/>
          <w:lang w:val="en-US"/>
        </w:rPr>
        <w:t>Dokumen</w:t>
      </w:r>
      <w:proofErr w:type="spellEnd"/>
      <w:r w:rsidRPr="00385219">
        <w:rPr>
          <w:rFonts w:ascii="Arial" w:hAnsi="Arial" w:cs="Arial"/>
          <w:lang w:val="en-US"/>
        </w:rPr>
        <w:t xml:space="preserve"> </w:t>
      </w:r>
      <w:proofErr w:type="spellStart"/>
      <w:r w:rsidRPr="00385219">
        <w:rPr>
          <w:rFonts w:ascii="Arial" w:hAnsi="Arial" w:cs="Arial"/>
          <w:lang w:val="en-US"/>
        </w:rPr>
        <w:t>Referensi</w:t>
      </w:r>
      <w:bookmarkEnd w:id="41"/>
      <w:proofErr w:type="spellEnd"/>
    </w:p>
    <w:tbl>
      <w:tblPr>
        <w:tblW w:w="9360" w:type="dxa"/>
        <w:tblInd w:w="-10" w:type="dxa"/>
        <w:tblLayout w:type="fixed"/>
        <w:tblLook w:val="04A0" w:firstRow="1" w:lastRow="0" w:firstColumn="1" w:lastColumn="0" w:noHBand="0" w:noVBand="1"/>
      </w:tblPr>
      <w:tblGrid>
        <w:gridCol w:w="1394"/>
        <w:gridCol w:w="2268"/>
        <w:gridCol w:w="2818"/>
        <w:gridCol w:w="1620"/>
        <w:gridCol w:w="1260"/>
      </w:tblGrid>
      <w:tr w:rsidR="000952A4" w:rsidRPr="00385219" w14:paraId="27D8D03A" w14:textId="77777777" w:rsidTr="007F2D4B">
        <w:trPr>
          <w:trHeight w:val="521"/>
        </w:trPr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vAlign w:val="center"/>
            <w:hideMark/>
          </w:tcPr>
          <w:p w14:paraId="3BF72BA0" w14:textId="77777777" w:rsidR="000952A4" w:rsidRPr="007F2D4B" w:rsidRDefault="000952A4" w:rsidP="00741489">
            <w:pPr>
              <w:spacing w:before="12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F2D4B">
              <w:rPr>
                <w:rFonts w:ascii="Arial" w:hAnsi="Arial" w:cs="Arial"/>
                <w:b/>
                <w:sz w:val="20"/>
                <w:szCs w:val="20"/>
                <w:lang w:val="fr-FR"/>
              </w:rPr>
              <w:t>No.</w:t>
            </w:r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BFBFBF"/>
            <w:vAlign w:val="center"/>
            <w:hideMark/>
          </w:tcPr>
          <w:p w14:paraId="14516DA6" w14:textId="77777777" w:rsidR="000952A4" w:rsidRPr="007F2D4B" w:rsidRDefault="000952A4" w:rsidP="00741489">
            <w:pPr>
              <w:spacing w:before="120" w:line="360" w:lineRule="auto"/>
              <w:ind w:left="34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F2D4B">
              <w:rPr>
                <w:rFonts w:ascii="Arial" w:hAnsi="Arial" w:cs="Arial"/>
                <w:b/>
                <w:sz w:val="20"/>
                <w:szCs w:val="20"/>
                <w:lang w:val="fr-FR"/>
              </w:rPr>
              <w:t>NOMOR DOKUMEN</w:t>
            </w:r>
          </w:p>
        </w:tc>
        <w:tc>
          <w:tcPr>
            <w:tcW w:w="2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vAlign w:val="center"/>
            <w:hideMark/>
          </w:tcPr>
          <w:p w14:paraId="12E82896" w14:textId="77777777" w:rsidR="000952A4" w:rsidRPr="007F2D4B" w:rsidRDefault="000952A4" w:rsidP="00741489">
            <w:pPr>
              <w:spacing w:line="360" w:lineRule="auto"/>
              <w:ind w:left="33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F2D4B">
              <w:rPr>
                <w:rFonts w:ascii="Arial" w:hAnsi="Arial" w:cs="Arial"/>
                <w:b/>
                <w:sz w:val="20"/>
                <w:szCs w:val="20"/>
                <w:lang w:val="fr-FR"/>
              </w:rPr>
              <w:t>DESKRIPSI</w:t>
            </w:r>
          </w:p>
        </w:tc>
        <w:tc>
          <w:tcPr>
            <w:tcW w:w="162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BFBFBF"/>
            <w:vAlign w:val="center"/>
            <w:hideMark/>
          </w:tcPr>
          <w:p w14:paraId="6F69CD91" w14:textId="77777777" w:rsidR="000952A4" w:rsidRPr="007F2D4B" w:rsidRDefault="000952A4" w:rsidP="00741489">
            <w:pPr>
              <w:spacing w:line="360" w:lineRule="auto"/>
              <w:ind w:left="34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F2D4B">
              <w:rPr>
                <w:rFonts w:ascii="Arial" w:hAnsi="Arial" w:cs="Arial"/>
                <w:b/>
                <w:sz w:val="20"/>
                <w:szCs w:val="20"/>
                <w:lang w:val="en-GB"/>
              </w:rPr>
              <w:t>TANGGAL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vAlign w:val="center"/>
            <w:hideMark/>
          </w:tcPr>
          <w:p w14:paraId="49003407" w14:textId="77777777" w:rsidR="000952A4" w:rsidRPr="007F2D4B" w:rsidRDefault="000952A4" w:rsidP="00741489">
            <w:pPr>
              <w:spacing w:line="360" w:lineRule="auto"/>
              <w:ind w:left="34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F2D4B">
              <w:rPr>
                <w:rFonts w:ascii="Arial" w:hAnsi="Arial" w:cs="Arial"/>
                <w:b/>
                <w:sz w:val="20"/>
                <w:szCs w:val="20"/>
                <w:lang w:val="en-GB"/>
              </w:rPr>
              <w:t>ORIGIN</w:t>
            </w:r>
          </w:p>
        </w:tc>
      </w:tr>
      <w:tr w:rsidR="000952A4" w:rsidRPr="00385219" w14:paraId="71AAF7DC" w14:textId="77777777" w:rsidTr="007F2D4B">
        <w:trPr>
          <w:trHeight w:val="361"/>
        </w:trPr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3B91930" w14:textId="77777777" w:rsidR="000952A4" w:rsidRPr="007F2D4B" w:rsidRDefault="000952A4" w:rsidP="00741489">
            <w:pPr>
              <w:pStyle w:val="Paragraphe"/>
              <w:spacing w:line="360" w:lineRule="auto"/>
              <w:jc w:val="center"/>
              <w:rPr>
                <w:rFonts w:cs="Arial"/>
                <w:sz w:val="20"/>
                <w:szCs w:val="20"/>
              </w:rPr>
            </w:pPr>
            <w:r w:rsidRPr="007F2D4B">
              <w:rPr>
                <w:rFonts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2F08114B" w14:textId="77777777" w:rsidR="000952A4" w:rsidRPr="007F2D4B" w:rsidRDefault="000952A4" w:rsidP="00741489">
            <w:pPr>
              <w:pStyle w:val="Paragraphe"/>
              <w:spacing w:line="360" w:lineRule="auto"/>
              <w:jc w:val="center"/>
              <w:rPr>
                <w:rFonts w:cs="Arial"/>
                <w:sz w:val="20"/>
                <w:szCs w:val="20"/>
                <w:lang w:val="en-GB"/>
              </w:rPr>
            </w:pPr>
            <w:r w:rsidRPr="007F2D4B">
              <w:rPr>
                <w:rFonts w:cs="Arial"/>
                <w:sz w:val="20"/>
                <w:szCs w:val="20"/>
                <w:lang w:val="en-GB"/>
              </w:rPr>
              <w:t>-</w:t>
            </w:r>
          </w:p>
        </w:tc>
        <w:tc>
          <w:tcPr>
            <w:tcW w:w="2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38C2F54" w14:textId="77777777" w:rsidR="000952A4" w:rsidRPr="007F2D4B" w:rsidRDefault="000952A4" w:rsidP="00741489">
            <w:pPr>
              <w:pStyle w:val="Paragraphe"/>
              <w:spacing w:before="0" w:after="0" w:line="276" w:lineRule="auto"/>
              <w:jc w:val="left"/>
              <w:rPr>
                <w:rFonts w:cs="Arial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1400957E" w14:textId="77777777" w:rsidR="000952A4" w:rsidRPr="007F2D4B" w:rsidRDefault="000952A4" w:rsidP="00741489">
            <w:pPr>
              <w:pStyle w:val="Paragraphe"/>
              <w:spacing w:line="360" w:lineRule="auto"/>
              <w:jc w:val="center"/>
              <w:rPr>
                <w:rFonts w:cs="Arial"/>
                <w:sz w:val="20"/>
                <w:szCs w:val="20"/>
                <w:lang w:val="en-US"/>
              </w:rPr>
            </w:pP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573AC6E" w14:textId="77777777" w:rsidR="000952A4" w:rsidRPr="007F2D4B" w:rsidRDefault="000952A4" w:rsidP="00741489">
            <w:pPr>
              <w:pStyle w:val="Paragraphe"/>
              <w:spacing w:line="360" w:lineRule="auto"/>
              <w:jc w:val="center"/>
              <w:rPr>
                <w:rFonts w:cs="Arial"/>
                <w:sz w:val="20"/>
                <w:szCs w:val="20"/>
              </w:rPr>
            </w:pPr>
            <w:proofErr w:type="spellStart"/>
            <w:r w:rsidRPr="007F2D4B">
              <w:rPr>
                <w:rFonts w:cs="Arial"/>
                <w:b/>
                <w:color w:val="000000"/>
                <w:sz w:val="20"/>
                <w:szCs w:val="20"/>
              </w:rPr>
              <w:t>bjb</w:t>
            </w:r>
            <w:proofErr w:type="spellEnd"/>
          </w:p>
        </w:tc>
      </w:tr>
      <w:tr w:rsidR="000952A4" w:rsidRPr="00385219" w14:paraId="77AD7E00" w14:textId="77777777" w:rsidTr="007F2D4B">
        <w:trPr>
          <w:trHeight w:val="207"/>
        </w:trPr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F3B586" w14:textId="77777777" w:rsidR="000952A4" w:rsidRPr="007F2D4B" w:rsidRDefault="000952A4" w:rsidP="00741489">
            <w:pPr>
              <w:pStyle w:val="Paragraphe"/>
              <w:spacing w:line="360" w:lineRule="auto"/>
              <w:jc w:val="center"/>
              <w:rPr>
                <w:rFonts w:cs="Arial"/>
                <w:color w:val="000000"/>
                <w:sz w:val="20"/>
                <w:szCs w:val="20"/>
                <w:lang w:val="en-GB"/>
              </w:rPr>
            </w:pPr>
            <w:r w:rsidRPr="007F2D4B">
              <w:rPr>
                <w:rFonts w:cs="Arial"/>
                <w:color w:val="000000"/>
                <w:sz w:val="20"/>
                <w:szCs w:val="20"/>
                <w:lang w:val="en-GB"/>
              </w:rPr>
              <w:t>2</w:t>
            </w:r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0E87A03D" w14:textId="77777777" w:rsidR="000952A4" w:rsidRPr="007F2D4B" w:rsidRDefault="00A720F3" w:rsidP="00741489">
            <w:pPr>
              <w:pStyle w:val="Paragraphe"/>
              <w:spacing w:line="360" w:lineRule="auto"/>
              <w:jc w:val="center"/>
              <w:rPr>
                <w:rFonts w:cs="Arial"/>
                <w:sz w:val="20"/>
                <w:szCs w:val="20"/>
                <w:lang w:val="en-GB"/>
              </w:rPr>
            </w:pPr>
            <w:r w:rsidRPr="007F2D4B">
              <w:rPr>
                <w:rFonts w:cs="Arial"/>
                <w:sz w:val="20"/>
                <w:szCs w:val="20"/>
                <w:lang w:val="en-GB"/>
              </w:rPr>
              <w:t>-</w:t>
            </w:r>
          </w:p>
        </w:tc>
        <w:tc>
          <w:tcPr>
            <w:tcW w:w="2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41AED60" w14:textId="77777777" w:rsidR="000952A4" w:rsidRPr="007F2D4B" w:rsidRDefault="000952A4" w:rsidP="00741489">
            <w:pPr>
              <w:pStyle w:val="Paragraphe"/>
              <w:spacing w:before="0" w:after="0" w:line="276" w:lineRule="auto"/>
              <w:jc w:val="left"/>
              <w:rPr>
                <w:rFonts w:cs="Arial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18112B9B" w14:textId="77777777" w:rsidR="000952A4" w:rsidRPr="007F2D4B" w:rsidRDefault="000952A4" w:rsidP="00741489">
            <w:pPr>
              <w:pStyle w:val="Paragraphe"/>
              <w:spacing w:line="360" w:lineRule="auto"/>
              <w:jc w:val="center"/>
              <w:rPr>
                <w:rFonts w:cs="Arial"/>
                <w:sz w:val="20"/>
                <w:szCs w:val="20"/>
                <w:lang w:val="en-US"/>
              </w:rPr>
            </w:pP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C2A7D5" w14:textId="77777777" w:rsidR="000952A4" w:rsidRPr="007F2D4B" w:rsidRDefault="000952A4" w:rsidP="00741489">
            <w:pPr>
              <w:pStyle w:val="Paragraphe"/>
              <w:spacing w:line="360" w:lineRule="auto"/>
              <w:jc w:val="center"/>
              <w:rPr>
                <w:rFonts w:cs="Arial"/>
                <w:b/>
                <w:color w:val="000000"/>
                <w:sz w:val="20"/>
                <w:szCs w:val="20"/>
                <w:lang w:val="en-GB"/>
              </w:rPr>
            </w:pPr>
            <w:proofErr w:type="spellStart"/>
            <w:r w:rsidRPr="007F2D4B">
              <w:rPr>
                <w:rFonts w:cs="Arial"/>
                <w:b/>
                <w:color w:val="000000"/>
                <w:sz w:val="20"/>
                <w:szCs w:val="20"/>
                <w:lang w:val="en-GB"/>
              </w:rPr>
              <w:t>bjb</w:t>
            </w:r>
            <w:proofErr w:type="spellEnd"/>
          </w:p>
        </w:tc>
      </w:tr>
      <w:tr w:rsidR="00A720F3" w:rsidRPr="00385219" w14:paraId="14C11CA8" w14:textId="77777777" w:rsidTr="007F2D4B">
        <w:trPr>
          <w:trHeight w:val="207"/>
        </w:trPr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5C7CE38" w14:textId="77777777" w:rsidR="00A720F3" w:rsidRPr="007F2D4B" w:rsidRDefault="00A720F3" w:rsidP="00741489">
            <w:pPr>
              <w:pStyle w:val="Paragraphe"/>
              <w:spacing w:line="360" w:lineRule="auto"/>
              <w:jc w:val="center"/>
              <w:rPr>
                <w:rFonts w:cs="Arial"/>
                <w:color w:val="000000"/>
                <w:sz w:val="20"/>
                <w:szCs w:val="20"/>
                <w:lang w:val="en-GB"/>
              </w:rPr>
            </w:pPr>
            <w:r w:rsidRPr="007F2D4B">
              <w:rPr>
                <w:rFonts w:cs="Arial"/>
                <w:color w:val="000000"/>
                <w:sz w:val="20"/>
                <w:szCs w:val="20"/>
                <w:lang w:val="en-GB"/>
              </w:rPr>
              <w:t>3</w:t>
            </w:r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6D3F1CDF" w14:textId="77777777" w:rsidR="00A720F3" w:rsidRPr="007F2D4B" w:rsidRDefault="00A720F3" w:rsidP="00741489">
            <w:pPr>
              <w:pStyle w:val="Paragraphe"/>
              <w:spacing w:line="360" w:lineRule="auto"/>
              <w:jc w:val="center"/>
              <w:rPr>
                <w:rFonts w:cs="Arial"/>
                <w:sz w:val="20"/>
                <w:szCs w:val="20"/>
                <w:lang w:val="en-GB"/>
              </w:rPr>
            </w:pPr>
            <w:r w:rsidRPr="007F2D4B">
              <w:rPr>
                <w:rFonts w:cs="Arial"/>
                <w:sz w:val="20"/>
                <w:szCs w:val="20"/>
                <w:lang w:val="en-GB"/>
              </w:rPr>
              <w:t>-</w:t>
            </w:r>
          </w:p>
        </w:tc>
        <w:tc>
          <w:tcPr>
            <w:tcW w:w="281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294391BF" w14:textId="77777777" w:rsidR="00A720F3" w:rsidRPr="007F2D4B" w:rsidRDefault="00A720F3" w:rsidP="00741489">
            <w:pPr>
              <w:pStyle w:val="Paragraphe"/>
              <w:spacing w:before="0" w:after="0" w:line="276" w:lineRule="auto"/>
              <w:jc w:val="left"/>
              <w:rPr>
                <w:rFonts w:cs="Arial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tcBorders>
              <w:top w:val="single" w:sz="8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203B143F" w14:textId="77777777" w:rsidR="00A720F3" w:rsidRPr="007F2D4B" w:rsidRDefault="00A720F3" w:rsidP="00741489">
            <w:pPr>
              <w:pStyle w:val="Paragraphe"/>
              <w:spacing w:line="360" w:lineRule="auto"/>
              <w:jc w:val="center"/>
              <w:rPr>
                <w:rFonts w:cs="Arial"/>
                <w:sz w:val="20"/>
                <w:szCs w:val="20"/>
                <w:lang w:val="en-US"/>
              </w:rPr>
            </w:pP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15846FC9" w14:textId="77777777" w:rsidR="00A720F3" w:rsidRPr="007F2D4B" w:rsidRDefault="00A720F3" w:rsidP="00741489">
            <w:pPr>
              <w:pStyle w:val="Paragraphe"/>
              <w:spacing w:line="360" w:lineRule="auto"/>
              <w:jc w:val="center"/>
              <w:rPr>
                <w:rFonts w:cs="Arial"/>
                <w:b/>
                <w:color w:val="000000"/>
                <w:sz w:val="20"/>
                <w:szCs w:val="20"/>
                <w:lang w:val="en-GB"/>
              </w:rPr>
            </w:pPr>
            <w:proofErr w:type="spellStart"/>
            <w:r w:rsidRPr="007F2D4B">
              <w:rPr>
                <w:rFonts w:cs="Arial"/>
                <w:b/>
                <w:color w:val="000000"/>
                <w:sz w:val="20"/>
                <w:szCs w:val="20"/>
                <w:lang w:val="en-GB"/>
              </w:rPr>
              <w:t>bjb</w:t>
            </w:r>
            <w:proofErr w:type="spellEnd"/>
          </w:p>
        </w:tc>
      </w:tr>
    </w:tbl>
    <w:p w14:paraId="4F751A12" w14:textId="77777777" w:rsidR="000952A4" w:rsidRDefault="000952A4" w:rsidP="000952A4">
      <w:pPr>
        <w:spacing w:after="200" w:line="276" w:lineRule="auto"/>
        <w:ind w:left="567"/>
        <w:jc w:val="both"/>
        <w:rPr>
          <w:rFonts w:ascii="Arial" w:hAnsi="Arial" w:cs="Arial"/>
          <w:lang w:val="en-US"/>
        </w:rPr>
      </w:pPr>
    </w:p>
    <w:p w14:paraId="457CED3C" w14:textId="77777777" w:rsidR="007F2D4B" w:rsidRPr="00385219" w:rsidRDefault="007F2D4B" w:rsidP="000952A4">
      <w:pPr>
        <w:spacing w:after="200" w:line="276" w:lineRule="auto"/>
        <w:ind w:left="567"/>
        <w:jc w:val="both"/>
        <w:rPr>
          <w:rFonts w:ascii="Arial" w:hAnsi="Arial" w:cs="Arial"/>
          <w:lang w:val="en-US"/>
        </w:rPr>
      </w:pPr>
    </w:p>
    <w:p w14:paraId="5A75F17D" w14:textId="77777777" w:rsidR="000952A4" w:rsidRPr="007F2D4B" w:rsidRDefault="000952A4" w:rsidP="000952A4">
      <w:pPr>
        <w:pStyle w:val="Heading2"/>
        <w:rPr>
          <w:rFonts w:cs="Arial"/>
          <w:sz w:val="22"/>
          <w:szCs w:val="22"/>
        </w:rPr>
      </w:pPr>
      <w:bookmarkStart w:id="42" w:name="_Toc123889683"/>
      <w:proofErr w:type="spellStart"/>
      <w:r w:rsidRPr="007F2D4B">
        <w:rPr>
          <w:rFonts w:cs="Arial"/>
          <w:sz w:val="22"/>
          <w:szCs w:val="22"/>
        </w:rPr>
        <w:lastRenderedPageBreak/>
        <w:t>Definisi</w:t>
      </w:r>
      <w:proofErr w:type="spellEnd"/>
      <w:r w:rsidRPr="007F2D4B">
        <w:rPr>
          <w:rFonts w:cs="Arial"/>
          <w:sz w:val="22"/>
          <w:szCs w:val="22"/>
        </w:rPr>
        <w:t xml:space="preserve"> dan </w:t>
      </w:r>
      <w:proofErr w:type="spellStart"/>
      <w:r w:rsidRPr="007F2D4B">
        <w:rPr>
          <w:rFonts w:cs="Arial"/>
          <w:sz w:val="22"/>
          <w:szCs w:val="22"/>
        </w:rPr>
        <w:t>Istilah</w:t>
      </w:r>
      <w:bookmarkEnd w:id="42"/>
      <w:proofErr w:type="spellEnd"/>
    </w:p>
    <w:p w14:paraId="79BE3727" w14:textId="45840F02" w:rsidR="000952A4" w:rsidRPr="00385219" w:rsidRDefault="000952A4" w:rsidP="000952A4">
      <w:pPr>
        <w:pStyle w:val="Caption"/>
        <w:keepNext/>
        <w:rPr>
          <w:rFonts w:ascii="Arial" w:hAnsi="Arial" w:cs="Arial"/>
        </w:rPr>
      </w:pPr>
      <w:bookmarkStart w:id="43" w:name="_Toc82003799"/>
      <w:r w:rsidRPr="00385219">
        <w:rPr>
          <w:rFonts w:ascii="Arial" w:hAnsi="Arial" w:cs="Arial"/>
        </w:rPr>
        <w:t xml:space="preserve">Tabel </w:t>
      </w:r>
      <w:r w:rsidRPr="00385219">
        <w:rPr>
          <w:rFonts w:ascii="Arial" w:hAnsi="Arial" w:cs="Arial"/>
        </w:rPr>
        <w:fldChar w:fldCharType="begin"/>
      </w:r>
      <w:r w:rsidRPr="00385219">
        <w:rPr>
          <w:rFonts w:ascii="Arial" w:hAnsi="Arial" w:cs="Arial"/>
        </w:rPr>
        <w:instrText xml:space="preserve"> SEQ Tabel \* ARABIC </w:instrText>
      </w:r>
      <w:r w:rsidRPr="00385219">
        <w:rPr>
          <w:rFonts w:ascii="Arial" w:hAnsi="Arial" w:cs="Arial"/>
        </w:rPr>
        <w:fldChar w:fldCharType="separate"/>
      </w:r>
      <w:r w:rsidR="00DE311D" w:rsidRPr="00385219">
        <w:rPr>
          <w:rFonts w:ascii="Arial" w:hAnsi="Arial" w:cs="Arial"/>
          <w:noProof/>
        </w:rPr>
        <w:t>2</w:t>
      </w:r>
      <w:r w:rsidRPr="00385219">
        <w:rPr>
          <w:rFonts w:ascii="Arial" w:hAnsi="Arial" w:cs="Arial"/>
        </w:rPr>
        <w:fldChar w:fldCharType="end"/>
      </w:r>
      <w:r w:rsidRPr="00385219">
        <w:rPr>
          <w:rFonts w:ascii="Arial" w:hAnsi="Arial" w:cs="Arial"/>
          <w:lang w:val="en-US"/>
        </w:rPr>
        <w:t xml:space="preserve"> - </w:t>
      </w:r>
      <w:proofErr w:type="spellStart"/>
      <w:r w:rsidRPr="00385219">
        <w:rPr>
          <w:rFonts w:ascii="Arial" w:hAnsi="Arial" w:cs="Arial"/>
          <w:lang w:val="en-US"/>
        </w:rPr>
        <w:t>Definisi</w:t>
      </w:r>
      <w:proofErr w:type="spellEnd"/>
      <w:r w:rsidRPr="00385219">
        <w:rPr>
          <w:rFonts w:ascii="Arial" w:hAnsi="Arial" w:cs="Arial"/>
          <w:lang w:val="en-US"/>
        </w:rPr>
        <w:t xml:space="preserve"> dan </w:t>
      </w:r>
      <w:proofErr w:type="spellStart"/>
      <w:r w:rsidRPr="00385219">
        <w:rPr>
          <w:rFonts w:ascii="Arial" w:hAnsi="Arial" w:cs="Arial"/>
          <w:lang w:val="en-US"/>
        </w:rPr>
        <w:t>Istilah</w:t>
      </w:r>
      <w:bookmarkEnd w:id="43"/>
      <w:proofErr w:type="spellEnd"/>
    </w:p>
    <w:tbl>
      <w:tblPr>
        <w:tblW w:w="8931" w:type="dxa"/>
        <w:tblInd w:w="675" w:type="dxa"/>
        <w:tblLayout w:type="fixed"/>
        <w:tblLook w:val="04A0" w:firstRow="1" w:lastRow="0" w:firstColumn="1" w:lastColumn="0" w:noHBand="0" w:noVBand="1"/>
      </w:tblPr>
      <w:tblGrid>
        <w:gridCol w:w="709"/>
        <w:gridCol w:w="2126"/>
        <w:gridCol w:w="6096"/>
      </w:tblGrid>
      <w:tr w:rsidR="000952A4" w:rsidRPr="007F2D4B" w14:paraId="13E726CB" w14:textId="77777777" w:rsidTr="000952A4">
        <w:trPr>
          <w:trHeight w:val="440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vAlign w:val="center"/>
            <w:hideMark/>
          </w:tcPr>
          <w:p w14:paraId="1156BED8" w14:textId="77777777" w:rsidR="000952A4" w:rsidRPr="007F2D4B" w:rsidRDefault="000952A4" w:rsidP="00741489">
            <w:pPr>
              <w:spacing w:before="12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F2D4B">
              <w:rPr>
                <w:rFonts w:ascii="Arial" w:hAnsi="Arial" w:cs="Arial"/>
                <w:b/>
                <w:sz w:val="20"/>
                <w:szCs w:val="20"/>
                <w:lang w:val="fr-FR"/>
              </w:rPr>
              <w:t>No.</w:t>
            </w:r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BFBFBF"/>
            <w:vAlign w:val="center"/>
            <w:hideMark/>
          </w:tcPr>
          <w:p w14:paraId="47E418B2" w14:textId="77777777" w:rsidR="000952A4" w:rsidRPr="007F2D4B" w:rsidRDefault="000952A4" w:rsidP="00741489">
            <w:pPr>
              <w:spacing w:before="120" w:line="360" w:lineRule="auto"/>
              <w:ind w:left="34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F2D4B">
              <w:rPr>
                <w:rFonts w:ascii="Arial" w:hAnsi="Arial" w:cs="Arial"/>
                <w:b/>
                <w:sz w:val="20"/>
                <w:szCs w:val="20"/>
                <w:lang w:val="fr-FR"/>
              </w:rPr>
              <w:t>Istilah</w:t>
            </w:r>
            <w:proofErr w:type="spellEnd"/>
          </w:p>
        </w:tc>
        <w:tc>
          <w:tcPr>
            <w:tcW w:w="6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vAlign w:val="center"/>
            <w:hideMark/>
          </w:tcPr>
          <w:p w14:paraId="14942F4C" w14:textId="77777777" w:rsidR="000952A4" w:rsidRPr="007F2D4B" w:rsidRDefault="000952A4" w:rsidP="00741489">
            <w:pPr>
              <w:spacing w:line="360" w:lineRule="auto"/>
              <w:ind w:left="33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F2D4B">
              <w:rPr>
                <w:rFonts w:ascii="Arial" w:hAnsi="Arial" w:cs="Arial"/>
                <w:b/>
                <w:sz w:val="20"/>
                <w:szCs w:val="20"/>
                <w:lang w:val="fr-FR"/>
              </w:rPr>
              <w:t>Definisi</w:t>
            </w:r>
            <w:proofErr w:type="spellEnd"/>
          </w:p>
        </w:tc>
      </w:tr>
      <w:tr w:rsidR="000952A4" w:rsidRPr="007F2D4B" w14:paraId="1C17806D" w14:textId="77777777" w:rsidTr="003C7A9C">
        <w:trPr>
          <w:trHeight w:val="200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C7E55B" w14:textId="77777777" w:rsidR="000952A4" w:rsidRPr="007F2D4B" w:rsidRDefault="000952A4" w:rsidP="00741489">
            <w:pPr>
              <w:pStyle w:val="Paragraphe"/>
              <w:spacing w:line="360" w:lineRule="auto"/>
              <w:jc w:val="center"/>
              <w:rPr>
                <w:rFonts w:cs="Arial"/>
                <w:sz w:val="20"/>
                <w:szCs w:val="20"/>
              </w:rPr>
            </w:pPr>
            <w:r w:rsidRPr="007F2D4B">
              <w:rPr>
                <w:rFonts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00B6A2F6" w14:textId="77777777" w:rsidR="000952A4" w:rsidRPr="007F2D4B" w:rsidRDefault="000952A4" w:rsidP="00741489">
            <w:pPr>
              <w:pStyle w:val="Paragraphe"/>
              <w:spacing w:line="360" w:lineRule="auto"/>
              <w:jc w:val="left"/>
              <w:rPr>
                <w:rFonts w:cs="Arial"/>
                <w:sz w:val="20"/>
                <w:szCs w:val="20"/>
                <w:lang w:val="en-GB"/>
              </w:rPr>
            </w:pPr>
          </w:p>
        </w:tc>
        <w:tc>
          <w:tcPr>
            <w:tcW w:w="6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996751B" w14:textId="77777777" w:rsidR="000952A4" w:rsidRPr="007F2D4B" w:rsidRDefault="000952A4" w:rsidP="00741489">
            <w:pPr>
              <w:pStyle w:val="Paragraphe"/>
              <w:spacing w:before="0" w:after="0" w:line="276" w:lineRule="auto"/>
              <w:jc w:val="left"/>
              <w:rPr>
                <w:rFonts w:cs="Arial"/>
                <w:i/>
                <w:iCs/>
                <w:sz w:val="20"/>
                <w:szCs w:val="20"/>
                <w:lang w:val="en-GB"/>
              </w:rPr>
            </w:pPr>
          </w:p>
        </w:tc>
      </w:tr>
      <w:tr w:rsidR="000952A4" w:rsidRPr="007F2D4B" w14:paraId="18D1DC96" w14:textId="77777777" w:rsidTr="000952A4">
        <w:trPr>
          <w:trHeight w:val="54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A69F1A" w14:textId="77777777" w:rsidR="000952A4" w:rsidRPr="007F2D4B" w:rsidRDefault="000952A4" w:rsidP="00741489">
            <w:pPr>
              <w:pStyle w:val="Paragraphe"/>
              <w:spacing w:line="360" w:lineRule="auto"/>
              <w:jc w:val="center"/>
              <w:rPr>
                <w:rFonts w:cs="Arial"/>
                <w:color w:val="000000"/>
                <w:sz w:val="20"/>
                <w:szCs w:val="20"/>
                <w:lang w:val="en-GB"/>
              </w:rPr>
            </w:pPr>
            <w:r w:rsidRPr="007F2D4B">
              <w:rPr>
                <w:rFonts w:cs="Arial"/>
                <w:color w:val="000000"/>
                <w:sz w:val="20"/>
                <w:szCs w:val="20"/>
                <w:lang w:val="en-GB"/>
              </w:rPr>
              <w:t>2</w:t>
            </w:r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2F32898E" w14:textId="77777777" w:rsidR="000952A4" w:rsidRPr="007F2D4B" w:rsidRDefault="000952A4" w:rsidP="00741489">
            <w:pPr>
              <w:pStyle w:val="Paragraphe"/>
              <w:spacing w:line="360" w:lineRule="auto"/>
              <w:jc w:val="left"/>
              <w:rPr>
                <w:rFonts w:cs="Arial"/>
                <w:sz w:val="20"/>
                <w:szCs w:val="20"/>
                <w:lang w:val="en-GB"/>
              </w:rPr>
            </w:pPr>
          </w:p>
        </w:tc>
        <w:tc>
          <w:tcPr>
            <w:tcW w:w="6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0D3CFA6" w14:textId="77777777" w:rsidR="000952A4" w:rsidRPr="007F2D4B" w:rsidRDefault="000952A4" w:rsidP="00741489">
            <w:pPr>
              <w:pStyle w:val="Paragraphe"/>
              <w:spacing w:before="0" w:after="0" w:line="276" w:lineRule="auto"/>
              <w:jc w:val="left"/>
              <w:rPr>
                <w:rFonts w:cs="Arial"/>
                <w:i/>
                <w:iCs/>
                <w:sz w:val="20"/>
                <w:szCs w:val="20"/>
                <w:lang w:val="en-GB"/>
              </w:rPr>
            </w:pPr>
          </w:p>
        </w:tc>
      </w:tr>
      <w:tr w:rsidR="000952A4" w:rsidRPr="007F2D4B" w14:paraId="5066E05B" w14:textId="77777777" w:rsidTr="000952A4">
        <w:trPr>
          <w:trHeight w:val="54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0832B2" w14:textId="77777777" w:rsidR="000952A4" w:rsidRPr="007F2D4B" w:rsidRDefault="000952A4" w:rsidP="00741489">
            <w:pPr>
              <w:pStyle w:val="Paragraphe"/>
              <w:spacing w:line="360" w:lineRule="auto"/>
              <w:jc w:val="center"/>
              <w:rPr>
                <w:rFonts w:cs="Arial"/>
                <w:color w:val="000000"/>
                <w:sz w:val="20"/>
                <w:szCs w:val="20"/>
                <w:lang w:val="en-GB"/>
              </w:rPr>
            </w:pPr>
            <w:r w:rsidRPr="007F2D4B">
              <w:rPr>
                <w:rFonts w:cs="Arial"/>
                <w:color w:val="000000"/>
                <w:sz w:val="20"/>
                <w:szCs w:val="20"/>
                <w:lang w:val="en-GB"/>
              </w:rPr>
              <w:t>3</w:t>
            </w:r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438DA617" w14:textId="77777777" w:rsidR="000952A4" w:rsidRPr="007F2D4B" w:rsidRDefault="000952A4" w:rsidP="00741489">
            <w:pPr>
              <w:pStyle w:val="Paragraphe"/>
              <w:spacing w:line="360" w:lineRule="auto"/>
              <w:jc w:val="left"/>
              <w:rPr>
                <w:rFonts w:cs="Arial"/>
                <w:sz w:val="20"/>
                <w:szCs w:val="20"/>
                <w:lang w:val="en-GB"/>
              </w:rPr>
            </w:pPr>
          </w:p>
        </w:tc>
        <w:tc>
          <w:tcPr>
            <w:tcW w:w="6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C298883" w14:textId="77777777" w:rsidR="000952A4" w:rsidRPr="007F2D4B" w:rsidRDefault="000952A4" w:rsidP="00741489">
            <w:pPr>
              <w:pStyle w:val="Paragraphe"/>
              <w:spacing w:before="0" w:after="0" w:line="276" w:lineRule="auto"/>
              <w:jc w:val="left"/>
              <w:rPr>
                <w:rFonts w:cs="Arial"/>
                <w:i/>
                <w:iCs/>
                <w:sz w:val="20"/>
                <w:szCs w:val="20"/>
                <w:lang w:val="en-GB"/>
              </w:rPr>
            </w:pPr>
          </w:p>
        </w:tc>
      </w:tr>
      <w:tr w:rsidR="000952A4" w:rsidRPr="007F2D4B" w14:paraId="0ED2BF61" w14:textId="77777777" w:rsidTr="000952A4">
        <w:trPr>
          <w:trHeight w:val="54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B9E9F0" w14:textId="77777777" w:rsidR="000952A4" w:rsidRPr="007F2D4B" w:rsidRDefault="000952A4" w:rsidP="00741489">
            <w:pPr>
              <w:pStyle w:val="Paragraphe"/>
              <w:spacing w:line="360" w:lineRule="auto"/>
              <w:jc w:val="center"/>
              <w:rPr>
                <w:rFonts w:cs="Arial"/>
                <w:color w:val="000000"/>
                <w:sz w:val="20"/>
                <w:szCs w:val="20"/>
                <w:lang w:val="en-GB"/>
              </w:rPr>
            </w:pPr>
            <w:r w:rsidRPr="007F2D4B">
              <w:rPr>
                <w:rFonts w:cs="Arial"/>
                <w:color w:val="000000"/>
                <w:sz w:val="20"/>
                <w:szCs w:val="20"/>
                <w:lang w:val="en-GB"/>
              </w:rPr>
              <w:t>4</w:t>
            </w:r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18505EBA" w14:textId="77777777" w:rsidR="000952A4" w:rsidRPr="007F2D4B" w:rsidRDefault="000952A4" w:rsidP="00741489">
            <w:pPr>
              <w:pStyle w:val="Paragraphe"/>
              <w:spacing w:line="360" w:lineRule="auto"/>
              <w:jc w:val="left"/>
              <w:rPr>
                <w:rFonts w:cs="Arial"/>
                <w:sz w:val="20"/>
                <w:szCs w:val="20"/>
                <w:lang w:val="en-GB"/>
              </w:rPr>
            </w:pPr>
          </w:p>
        </w:tc>
        <w:tc>
          <w:tcPr>
            <w:tcW w:w="6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E4EC46F" w14:textId="77777777" w:rsidR="000952A4" w:rsidRPr="007F2D4B" w:rsidRDefault="000952A4" w:rsidP="00741489">
            <w:pPr>
              <w:pStyle w:val="Paragraphe"/>
              <w:spacing w:before="0" w:after="0" w:line="276" w:lineRule="auto"/>
              <w:jc w:val="left"/>
              <w:rPr>
                <w:rFonts w:cs="Arial"/>
                <w:i/>
                <w:iCs/>
                <w:sz w:val="20"/>
                <w:szCs w:val="20"/>
                <w:lang w:val="en-GB"/>
              </w:rPr>
            </w:pPr>
          </w:p>
        </w:tc>
      </w:tr>
      <w:tr w:rsidR="000952A4" w:rsidRPr="007F2D4B" w14:paraId="4B01CEE5" w14:textId="77777777" w:rsidTr="000952A4">
        <w:trPr>
          <w:trHeight w:val="54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0492AD" w14:textId="77777777" w:rsidR="000952A4" w:rsidRPr="007F2D4B" w:rsidRDefault="000952A4" w:rsidP="00741489">
            <w:pPr>
              <w:pStyle w:val="Paragraphe"/>
              <w:spacing w:line="360" w:lineRule="auto"/>
              <w:jc w:val="center"/>
              <w:rPr>
                <w:rFonts w:cs="Arial"/>
                <w:color w:val="000000"/>
                <w:sz w:val="20"/>
                <w:szCs w:val="20"/>
                <w:lang w:val="en-GB"/>
              </w:rPr>
            </w:pPr>
            <w:r w:rsidRPr="007F2D4B">
              <w:rPr>
                <w:rFonts w:cs="Arial"/>
                <w:color w:val="000000"/>
                <w:sz w:val="20"/>
                <w:szCs w:val="20"/>
                <w:lang w:val="en-GB"/>
              </w:rPr>
              <w:t>5</w:t>
            </w:r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387BD7A8" w14:textId="77777777" w:rsidR="000952A4" w:rsidRPr="007F2D4B" w:rsidRDefault="000952A4" w:rsidP="00741489">
            <w:pPr>
              <w:pStyle w:val="Paragraphe"/>
              <w:spacing w:line="360" w:lineRule="auto"/>
              <w:jc w:val="left"/>
              <w:rPr>
                <w:rFonts w:cs="Arial"/>
                <w:sz w:val="20"/>
                <w:szCs w:val="20"/>
                <w:lang w:val="en-GB"/>
              </w:rPr>
            </w:pPr>
          </w:p>
        </w:tc>
        <w:tc>
          <w:tcPr>
            <w:tcW w:w="6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20D1596" w14:textId="77777777" w:rsidR="000952A4" w:rsidRPr="007F2D4B" w:rsidRDefault="000952A4" w:rsidP="00741489">
            <w:pPr>
              <w:pStyle w:val="Paragraphe"/>
              <w:spacing w:before="0" w:after="0" w:line="276" w:lineRule="auto"/>
              <w:jc w:val="left"/>
              <w:rPr>
                <w:rFonts w:cs="Arial"/>
                <w:i/>
                <w:iCs/>
                <w:sz w:val="20"/>
                <w:szCs w:val="20"/>
                <w:lang w:val="en-GB"/>
              </w:rPr>
            </w:pPr>
          </w:p>
        </w:tc>
      </w:tr>
    </w:tbl>
    <w:p w14:paraId="1F6AF1E6" w14:textId="77777777" w:rsidR="000952A4" w:rsidRPr="007F2D4B" w:rsidRDefault="000952A4" w:rsidP="000952A4">
      <w:pPr>
        <w:rPr>
          <w:rFonts w:ascii="Arial" w:hAnsi="Arial" w:cs="Arial"/>
          <w:sz w:val="20"/>
          <w:szCs w:val="20"/>
          <w:lang w:val="en-US"/>
        </w:rPr>
      </w:pPr>
    </w:p>
    <w:p w14:paraId="64CED2B4" w14:textId="64A5E2FF" w:rsidR="00A720F3" w:rsidRPr="00C67919" w:rsidRDefault="00A720F3" w:rsidP="00A720F3">
      <w:pPr>
        <w:pStyle w:val="Heading1"/>
        <w:rPr>
          <w:rFonts w:cs="Arial"/>
          <w:sz w:val="24"/>
          <w:szCs w:val="24"/>
        </w:rPr>
      </w:pPr>
      <w:bookmarkStart w:id="44" w:name="_Toc123889684"/>
      <w:r w:rsidRPr="00C67919">
        <w:rPr>
          <w:rFonts w:cs="Arial"/>
          <w:sz w:val="24"/>
          <w:szCs w:val="24"/>
        </w:rPr>
        <w:t>DESKRIPSI PRODUK</w:t>
      </w:r>
      <w:bookmarkEnd w:id="44"/>
    </w:p>
    <w:p w14:paraId="6D762E89" w14:textId="0484D1EF" w:rsidR="00A720F3" w:rsidRPr="007F2D4B" w:rsidRDefault="00A720F3" w:rsidP="00A720F3">
      <w:pPr>
        <w:spacing w:after="200" w:line="276" w:lineRule="auto"/>
        <w:ind w:firstLine="567"/>
        <w:jc w:val="both"/>
        <w:rPr>
          <w:rFonts w:ascii="Arial" w:hAnsi="Arial" w:cs="Arial"/>
          <w:sz w:val="22"/>
          <w:szCs w:val="22"/>
          <w:lang w:val="en-US"/>
        </w:rPr>
      </w:pPr>
      <w:r w:rsidRPr="007F2D4B">
        <w:rPr>
          <w:rFonts w:ascii="Arial" w:hAnsi="Arial" w:cs="Arial"/>
          <w:sz w:val="22"/>
          <w:szCs w:val="22"/>
        </w:rPr>
        <w:t xml:space="preserve">Bagian </w:t>
      </w:r>
      <w:proofErr w:type="spellStart"/>
      <w:r w:rsidRPr="007F2D4B">
        <w:rPr>
          <w:rFonts w:ascii="Arial" w:hAnsi="Arial" w:cs="Arial"/>
          <w:sz w:val="22"/>
          <w:szCs w:val="22"/>
        </w:rPr>
        <w:t>ini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memberikan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deskripsi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mengenai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7911F8" w:rsidRPr="007F2D4B">
        <w:rPr>
          <w:rFonts w:ascii="Arial" w:hAnsi="Arial" w:cs="Arial"/>
          <w:sz w:val="22"/>
          <w:szCs w:val="22"/>
        </w:rPr>
        <w:t>Layanan</w:t>
      </w:r>
      <w:proofErr w:type="spellEnd"/>
      <w:r w:rsidR="007911F8" w:rsidRPr="007F2D4B">
        <w:rPr>
          <w:rFonts w:ascii="Arial" w:hAnsi="Arial" w:cs="Arial"/>
          <w:sz w:val="22"/>
          <w:szCs w:val="22"/>
        </w:rPr>
        <w:t xml:space="preserve"> virtual account</w:t>
      </w:r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termasuk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Pespektif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Produk</w:t>
      </w:r>
      <w:proofErr w:type="spellEnd"/>
      <w:r w:rsidRPr="007F2D4B">
        <w:rPr>
          <w:rFonts w:ascii="Arial" w:hAnsi="Arial" w:cs="Arial"/>
          <w:sz w:val="22"/>
          <w:szCs w:val="22"/>
        </w:rPr>
        <w:t>,</w:t>
      </w:r>
      <w:r w:rsidR="005A3EBB"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fungsional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s</w:t>
      </w:r>
      <w:proofErr w:type="spellStart"/>
      <w:r w:rsidR="005A3EBB" w:rsidRPr="007F2D4B">
        <w:rPr>
          <w:rFonts w:ascii="Arial" w:hAnsi="Arial" w:cs="Arial"/>
          <w:sz w:val="22"/>
          <w:szCs w:val="22"/>
          <w:lang w:val="en-US"/>
        </w:rPr>
        <w:t>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stem, </w:t>
      </w:r>
      <w:proofErr w:type="spellStart"/>
      <w:r w:rsidRPr="007F2D4B">
        <w:rPr>
          <w:rFonts w:ascii="Arial" w:hAnsi="Arial" w:cs="Arial"/>
          <w:sz w:val="22"/>
          <w:szCs w:val="22"/>
        </w:rPr>
        <w:t>ruang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lingkup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7F2D4B">
        <w:rPr>
          <w:rFonts w:ascii="Arial" w:hAnsi="Arial" w:cs="Arial"/>
          <w:sz w:val="22"/>
          <w:szCs w:val="22"/>
        </w:rPr>
        <w:t>serta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Batasan – </w:t>
      </w:r>
      <w:proofErr w:type="spellStart"/>
      <w:r w:rsidRPr="007F2D4B">
        <w:rPr>
          <w:rFonts w:ascii="Arial" w:hAnsi="Arial" w:cs="Arial"/>
          <w:sz w:val="22"/>
          <w:szCs w:val="22"/>
        </w:rPr>
        <w:t>batasan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yang </w:t>
      </w:r>
      <w:proofErr w:type="spellStart"/>
      <w:r w:rsidRPr="007F2D4B">
        <w:rPr>
          <w:rFonts w:ascii="Arial" w:hAnsi="Arial" w:cs="Arial"/>
          <w:sz w:val="22"/>
          <w:szCs w:val="22"/>
        </w:rPr>
        <w:t>ada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terhadap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aplikasi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yang </w:t>
      </w:r>
      <w:proofErr w:type="spellStart"/>
      <w:r w:rsidRPr="007F2D4B">
        <w:rPr>
          <w:rFonts w:ascii="Arial" w:hAnsi="Arial" w:cs="Arial"/>
          <w:sz w:val="22"/>
          <w:szCs w:val="22"/>
        </w:rPr>
        <w:t>akan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dikembangkan</w:t>
      </w:r>
      <w:proofErr w:type="spellEnd"/>
      <w:r w:rsidRPr="007F2D4B">
        <w:rPr>
          <w:rFonts w:ascii="Arial" w:hAnsi="Arial" w:cs="Arial"/>
          <w:sz w:val="22"/>
          <w:szCs w:val="22"/>
        </w:rPr>
        <w:t>.</w:t>
      </w:r>
    </w:p>
    <w:p w14:paraId="69E4343B" w14:textId="77777777" w:rsidR="00A720F3" w:rsidRPr="007F2D4B" w:rsidRDefault="00A720F3" w:rsidP="00A720F3">
      <w:pPr>
        <w:pStyle w:val="ListParagraph"/>
        <w:keepNext/>
        <w:keepLines/>
        <w:numPr>
          <w:ilvl w:val="0"/>
          <w:numId w:val="1"/>
        </w:numPr>
        <w:spacing w:before="200"/>
        <w:outlineLvl w:val="1"/>
        <w:rPr>
          <w:rFonts w:cs="Arial"/>
          <w:b/>
          <w:bCs/>
          <w:vanish/>
          <w:lang w:val="en-US"/>
        </w:rPr>
      </w:pPr>
      <w:bookmarkStart w:id="45" w:name="_Toc68521547"/>
      <w:bookmarkStart w:id="46" w:name="_Toc82003751"/>
      <w:bookmarkStart w:id="47" w:name="_Toc111217525"/>
      <w:bookmarkStart w:id="48" w:name="_Toc123889685"/>
      <w:bookmarkEnd w:id="45"/>
      <w:bookmarkEnd w:id="46"/>
      <w:bookmarkEnd w:id="47"/>
      <w:bookmarkEnd w:id="48"/>
    </w:p>
    <w:p w14:paraId="72B49C03" w14:textId="77777777" w:rsidR="00A720F3" w:rsidRPr="007F2D4B" w:rsidRDefault="00A720F3" w:rsidP="00A720F3">
      <w:pPr>
        <w:pStyle w:val="Heading2"/>
        <w:rPr>
          <w:rFonts w:cs="Arial"/>
          <w:sz w:val="22"/>
          <w:szCs w:val="22"/>
        </w:rPr>
      </w:pPr>
      <w:bookmarkStart w:id="49" w:name="_Toc123889686"/>
      <w:proofErr w:type="spellStart"/>
      <w:r w:rsidRPr="007F2D4B">
        <w:rPr>
          <w:rFonts w:cs="Arial"/>
          <w:sz w:val="22"/>
          <w:szCs w:val="22"/>
        </w:rPr>
        <w:t>Perspektif</w:t>
      </w:r>
      <w:proofErr w:type="spellEnd"/>
      <w:r w:rsidRPr="007F2D4B">
        <w:rPr>
          <w:rFonts w:cs="Arial"/>
          <w:sz w:val="22"/>
          <w:szCs w:val="22"/>
        </w:rPr>
        <w:t xml:space="preserve"> </w:t>
      </w:r>
      <w:proofErr w:type="spellStart"/>
      <w:r w:rsidRPr="007F2D4B">
        <w:rPr>
          <w:rFonts w:cs="Arial"/>
          <w:sz w:val="22"/>
          <w:szCs w:val="22"/>
        </w:rPr>
        <w:t>Produk</w:t>
      </w:r>
      <w:bookmarkEnd w:id="49"/>
      <w:proofErr w:type="spellEnd"/>
    </w:p>
    <w:p w14:paraId="2CE831A7" w14:textId="2DFC010F" w:rsidR="00566CF5" w:rsidRPr="007F2D4B" w:rsidRDefault="007911F8" w:rsidP="007911F8">
      <w:pPr>
        <w:ind w:left="709"/>
        <w:jc w:val="both"/>
        <w:rPr>
          <w:rFonts w:ascii="Arial" w:hAnsi="Arial" w:cs="Arial"/>
          <w:sz w:val="22"/>
          <w:szCs w:val="22"/>
          <w:lang w:val="en-US"/>
        </w:rPr>
      </w:pPr>
      <w:proofErr w:type="spellStart"/>
      <w:r w:rsidRPr="007F2D4B">
        <w:rPr>
          <w:rFonts w:ascii="Arial" w:hAnsi="Arial" w:cs="Arial"/>
          <w:sz w:val="22"/>
          <w:szCs w:val="22"/>
        </w:rPr>
        <w:t>Perangkat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lunak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yang </w:t>
      </w:r>
      <w:proofErr w:type="spellStart"/>
      <w:r w:rsidRPr="007F2D4B">
        <w:rPr>
          <w:rFonts w:ascii="Arial" w:hAnsi="Arial" w:cs="Arial"/>
          <w:sz w:val="22"/>
          <w:szCs w:val="22"/>
        </w:rPr>
        <w:t>dibuat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dikhususkan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untuk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digunakan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dalam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r w:rsidRPr="007F2D4B">
        <w:rPr>
          <w:rFonts w:ascii="Arial" w:hAnsi="Arial" w:cs="Arial"/>
          <w:sz w:val="22"/>
          <w:szCs w:val="22"/>
          <w:lang w:val="en-GB"/>
        </w:rPr>
        <w:t xml:space="preserve">proses </w:t>
      </w:r>
      <w:proofErr w:type="spellStart"/>
      <w:r w:rsidRPr="007F2D4B">
        <w:rPr>
          <w:rFonts w:ascii="Arial" w:hAnsi="Arial" w:cs="Arial"/>
          <w:sz w:val="22"/>
          <w:szCs w:val="22"/>
          <w:lang w:val="en-GB"/>
        </w:rPr>
        <w:t>transaksi</w:t>
      </w:r>
      <w:proofErr w:type="spellEnd"/>
      <w:r w:rsidRPr="007F2D4B">
        <w:rPr>
          <w:rFonts w:ascii="Arial" w:hAnsi="Arial" w:cs="Arial"/>
          <w:sz w:val="22"/>
          <w:szCs w:val="22"/>
          <w:lang w:val="en-GB"/>
        </w:rPr>
        <w:t xml:space="preserve"> virtual account. </w:t>
      </w:r>
      <w:r w:rsidRPr="007F2D4B">
        <w:rPr>
          <w:rFonts w:ascii="Arial" w:hAnsi="Arial" w:cs="Arial"/>
          <w:sz w:val="22"/>
          <w:szCs w:val="22"/>
          <w:lang w:val="en-US"/>
        </w:rPr>
        <w:t xml:space="preserve">Virtual account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adalah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nomor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identitas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pelanggan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perusahaan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yang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dibuka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oleh bank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bjb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atas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permintaan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perusahaan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untuk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selanjutnya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diberikan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oleh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perusahaan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kep</w:t>
      </w:r>
      <w:r w:rsidR="00566CF5" w:rsidRPr="007F2D4B">
        <w:rPr>
          <w:rFonts w:ascii="Arial" w:hAnsi="Arial" w:cs="Arial"/>
          <w:sz w:val="22"/>
          <w:szCs w:val="22"/>
          <w:lang w:val="en-US"/>
        </w:rPr>
        <w:t>a</w:t>
      </w:r>
      <w:r w:rsidRPr="007F2D4B">
        <w:rPr>
          <w:rFonts w:ascii="Arial" w:hAnsi="Arial" w:cs="Arial"/>
          <w:sz w:val="22"/>
          <w:szCs w:val="22"/>
          <w:lang w:val="en-US"/>
        </w:rPr>
        <w:t>da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pelanggannya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sebagai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omor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rekening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tujuan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penerimaan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(collection). Dimana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setiap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setoran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virtual account, system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akan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secara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otomatis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membukukan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ke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rekening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utama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dengan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mencantumkan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nomor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dan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nama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rekening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virtual account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sebagai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identitas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transaksi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>.</w:t>
      </w:r>
    </w:p>
    <w:p w14:paraId="53003885" w14:textId="17581BFE" w:rsidR="00566CF5" w:rsidRPr="007F2D4B" w:rsidRDefault="00566CF5" w:rsidP="007911F8">
      <w:pPr>
        <w:ind w:left="709"/>
        <w:jc w:val="both"/>
        <w:rPr>
          <w:rFonts w:ascii="Arial" w:hAnsi="Arial" w:cs="Arial"/>
          <w:sz w:val="22"/>
          <w:szCs w:val="22"/>
          <w:lang w:val="en-US"/>
        </w:rPr>
      </w:pPr>
      <w:r w:rsidRPr="007F2D4B">
        <w:rPr>
          <w:rFonts w:ascii="Arial" w:hAnsi="Arial" w:cs="Arial"/>
          <w:sz w:val="22"/>
          <w:szCs w:val="22"/>
          <w:lang w:val="en-US"/>
        </w:rPr>
        <w:t xml:space="preserve">Pada proses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peningkatan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versi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ini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akan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dilakukan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integrasi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dengan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xendith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dimana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Backend service Virtual account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bjb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akan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memiliki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kemampuan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untuk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melakukan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inquiry data virtual account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kearah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proofErr w:type="gramStart"/>
      <w:r w:rsidRPr="007F2D4B">
        <w:rPr>
          <w:rFonts w:ascii="Arial" w:hAnsi="Arial" w:cs="Arial"/>
          <w:sz w:val="22"/>
          <w:szCs w:val="22"/>
          <w:lang w:val="en-US"/>
        </w:rPr>
        <w:t>xendith</w:t>
      </w:r>
      <w:proofErr w:type="spellEnd"/>
      <w:proofErr w:type="gramEnd"/>
    </w:p>
    <w:p w14:paraId="39CDA8FF" w14:textId="77777777" w:rsidR="00A720F3" w:rsidRPr="007F2D4B" w:rsidRDefault="00A720F3" w:rsidP="00A720F3">
      <w:pPr>
        <w:pStyle w:val="Heading2"/>
        <w:rPr>
          <w:rFonts w:cs="Arial"/>
          <w:sz w:val="22"/>
          <w:szCs w:val="22"/>
        </w:rPr>
      </w:pPr>
      <w:bookmarkStart w:id="50" w:name="_Toc123889687"/>
      <w:proofErr w:type="spellStart"/>
      <w:r w:rsidRPr="007F2D4B">
        <w:rPr>
          <w:rFonts w:cs="Arial"/>
          <w:sz w:val="22"/>
          <w:szCs w:val="22"/>
        </w:rPr>
        <w:t>Fungsional</w:t>
      </w:r>
      <w:proofErr w:type="spellEnd"/>
      <w:r w:rsidRPr="007F2D4B">
        <w:rPr>
          <w:rFonts w:cs="Arial"/>
          <w:sz w:val="22"/>
          <w:szCs w:val="22"/>
        </w:rPr>
        <w:t xml:space="preserve"> </w:t>
      </w:r>
      <w:proofErr w:type="spellStart"/>
      <w:r w:rsidRPr="007F2D4B">
        <w:rPr>
          <w:rFonts w:cs="Arial"/>
          <w:sz w:val="22"/>
          <w:szCs w:val="22"/>
        </w:rPr>
        <w:t>Sistem</w:t>
      </w:r>
      <w:bookmarkEnd w:id="50"/>
      <w:proofErr w:type="spellEnd"/>
    </w:p>
    <w:p w14:paraId="21D90838" w14:textId="5763E2AE" w:rsidR="005A3EBB" w:rsidRPr="007F2D4B" w:rsidRDefault="007911F8" w:rsidP="005A3EBB">
      <w:pPr>
        <w:spacing w:after="200" w:line="276" w:lineRule="auto"/>
        <w:ind w:left="576" w:firstLine="558"/>
        <w:jc w:val="both"/>
        <w:rPr>
          <w:rFonts w:ascii="Arial" w:hAnsi="Arial" w:cs="Arial"/>
          <w:sz w:val="22"/>
          <w:szCs w:val="22"/>
        </w:rPr>
      </w:pPr>
      <w:proofErr w:type="spellStart"/>
      <w:r w:rsidRPr="007F2D4B">
        <w:rPr>
          <w:rFonts w:ascii="Arial" w:hAnsi="Arial" w:cs="Arial"/>
          <w:sz w:val="22"/>
          <w:szCs w:val="22"/>
        </w:rPr>
        <w:t>Peningkatan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layanan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bjb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Virtual account</w:t>
      </w:r>
      <w:r w:rsidR="00566CF5"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566CF5" w:rsidRPr="007F2D4B">
        <w:rPr>
          <w:rFonts w:ascii="Arial" w:hAnsi="Arial" w:cs="Arial"/>
          <w:sz w:val="22"/>
          <w:szCs w:val="22"/>
        </w:rPr>
        <w:t>dengan</w:t>
      </w:r>
      <w:proofErr w:type="spellEnd"/>
      <w:r w:rsidR="00566CF5"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566CF5" w:rsidRPr="007F2D4B">
        <w:rPr>
          <w:rFonts w:ascii="Arial" w:hAnsi="Arial" w:cs="Arial"/>
          <w:sz w:val="22"/>
          <w:szCs w:val="22"/>
        </w:rPr>
        <w:t>integrasi</w:t>
      </w:r>
      <w:proofErr w:type="spellEnd"/>
      <w:r w:rsidR="00566CF5"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566CF5" w:rsidRPr="007F2D4B">
        <w:rPr>
          <w:rFonts w:ascii="Arial" w:hAnsi="Arial" w:cs="Arial"/>
          <w:sz w:val="22"/>
          <w:szCs w:val="22"/>
        </w:rPr>
        <w:t>xendith</w:t>
      </w:r>
      <w:proofErr w:type="spellEnd"/>
      <w:r w:rsidR="003C7A9C" w:rsidRPr="007F2D4B">
        <w:rPr>
          <w:rFonts w:ascii="Arial" w:hAnsi="Arial" w:cs="Arial"/>
          <w:sz w:val="22"/>
          <w:szCs w:val="22"/>
          <w:lang w:val="en-GB"/>
        </w:rPr>
        <w:t xml:space="preserve"> </w:t>
      </w:r>
      <w:r w:rsidR="005A3EBB" w:rsidRPr="007F2D4B">
        <w:rPr>
          <w:rFonts w:ascii="Arial" w:hAnsi="Arial" w:cs="Arial"/>
          <w:sz w:val="22"/>
          <w:szCs w:val="22"/>
        </w:rPr>
        <w:t xml:space="preserve">yang </w:t>
      </w:r>
      <w:proofErr w:type="spellStart"/>
      <w:r w:rsidR="005A3EBB" w:rsidRPr="007F2D4B">
        <w:rPr>
          <w:rFonts w:ascii="Arial" w:hAnsi="Arial" w:cs="Arial"/>
          <w:sz w:val="22"/>
          <w:szCs w:val="22"/>
        </w:rPr>
        <w:t>akan</w:t>
      </w:r>
      <w:proofErr w:type="spellEnd"/>
      <w:r w:rsidR="005A3EBB"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5A3EBB" w:rsidRPr="007F2D4B">
        <w:rPr>
          <w:rFonts w:ascii="Arial" w:hAnsi="Arial" w:cs="Arial"/>
          <w:sz w:val="22"/>
          <w:szCs w:val="22"/>
        </w:rPr>
        <w:t>dibangun</w:t>
      </w:r>
      <w:proofErr w:type="spellEnd"/>
      <w:r w:rsidR="005A3EBB"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5A3EBB" w:rsidRPr="007F2D4B">
        <w:rPr>
          <w:rFonts w:ascii="Arial" w:hAnsi="Arial" w:cs="Arial"/>
          <w:sz w:val="22"/>
          <w:szCs w:val="22"/>
        </w:rPr>
        <w:t>secara</w:t>
      </w:r>
      <w:proofErr w:type="spellEnd"/>
      <w:r w:rsidR="005A3EBB" w:rsidRPr="007F2D4B">
        <w:rPr>
          <w:rFonts w:ascii="Arial" w:hAnsi="Arial" w:cs="Arial"/>
          <w:sz w:val="22"/>
          <w:szCs w:val="22"/>
        </w:rPr>
        <w:t xml:space="preserve"> garis </w:t>
      </w:r>
      <w:proofErr w:type="spellStart"/>
      <w:r w:rsidR="005A3EBB" w:rsidRPr="007F2D4B">
        <w:rPr>
          <w:rFonts w:ascii="Arial" w:hAnsi="Arial" w:cs="Arial"/>
          <w:sz w:val="22"/>
          <w:szCs w:val="22"/>
        </w:rPr>
        <w:t>besar</w:t>
      </w:r>
      <w:proofErr w:type="spellEnd"/>
      <w:r w:rsidR="005A3EBB"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5A3EBB" w:rsidRPr="007F2D4B">
        <w:rPr>
          <w:rFonts w:ascii="Arial" w:hAnsi="Arial" w:cs="Arial"/>
          <w:sz w:val="22"/>
          <w:szCs w:val="22"/>
        </w:rPr>
        <w:t>harus</w:t>
      </w:r>
      <w:proofErr w:type="spellEnd"/>
      <w:r w:rsidR="005A3EBB"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5A3EBB" w:rsidRPr="007F2D4B">
        <w:rPr>
          <w:rFonts w:ascii="Arial" w:hAnsi="Arial" w:cs="Arial"/>
          <w:sz w:val="22"/>
          <w:szCs w:val="22"/>
        </w:rPr>
        <w:t>dapat</w:t>
      </w:r>
      <w:proofErr w:type="spellEnd"/>
      <w:r w:rsidR="005A3EBB"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5A3EBB" w:rsidRPr="007F2D4B">
        <w:rPr>
          <w:rFonts w:ascii="Arial" w:hAnsi="Arial" w:cs="Arial"/>
          <w:sz w:val="22"/>
          <w:szCs w:val="22"/>
        </w:rPr>
        <w:t>melakukan</w:t>
      </w:r>
      <w:proofErr w:type="spellEnd"/>
      <w:r w:rsidR="005A3EBB" w:rsidRPr="007F2D4B">
        <w:rPr>
          <w:rFonts w:ascii="Arial" w:hAnsi="Arial" w:cs="Arial"/>
          <w:sz w:val="22"/>
          <w:szCs w:val="22"/>
        </w:rPr>
        <w:t>:</w:t>
      </w:r>
    </w:p>
    <w:p w14:paraId="055AC8F3" w14:textId="0F42FD76" w:rsidR="008226AB" w:rsidRPr="007F2D4B" w:rsidRDefault="00371CC4">
      <w:pPr>
        <w:pStyle w:val="ListParagraph"/>
        <w:numPr>
          <w:ilvl w:val="0"/>
          <w:numId w:val="9"/>
        </w:numPr>
        <w:ind w:left="993"/>
        <w:jc w:val="both"/>
        <w:rPr>
          <w:rFonts w:cs="Arial"/>
        </w:rPr>
      </w:pPr>
      <w:r w:rsidRPr="007F2D4B">
        <w:rPr>
          <w:rFonts w:cs="Arial"/>
          <w:lang w:val="en-US"/>
        </w:rPr>
        <w:t>Backend Service</w:t>
      </w:r>
    </w:p>
    <w:p w14:paraId="18025B9B" w14:textId="115DCE89" w:rsidR="00371CC4" w:rsidRPr="007F2D4B" w:rsidRDefault="00371CC4" w:rsidP="00371CC4">
      <w:pPr>
        <w:pStyle w:val="ListParagraph"/>
        <w:ind w:left="993"/>
        <w:jc w:val="both"/>
        <w:rPr>
          <w:rFonts w:cs="Arial"/>
        </w:rPr>
      </w:pPr>
      <w:r w:rsidRPr="007F2D4B">
        <w:rPr>
          <w:rFonts w:cs="Arial"/>
          <w:lang w:val="en-US"/>
        </w:rPr>
        <w:t xml:space="preserve">Backend service </w:t>
      </w:r>
      <w:proofErr w:type="spellStart"/>
      <w:r w:rsidRPr="007F2D4B">
        <w:rPr>
          <w:rFonts w:cs="Arial"/>
          <w:lang w:val="en-US"/>
        </w:rPr>
        <w:t>dapat</w:t>
      </w:r>
      <w:proofErr w:type="spellEnd"/>
      <w:r w:rsidRPr="007F2D4B">
        <w:rPr>
          <w:rFonts w:cs="Arial"/>
          <w:lang w:val="en-US"/>
        </w:rPr>
        <w:t xml:space="preserve"> </w:t>
      </w:r>
      <w:proofErr w:type="spellStart"/>
      <w:r w:rsidRPr="007F2D4B">
        <w:rPr>
          <w:rFonts w:cs="Arial"/>
          <w:lang w:val="en-US"/>
        </w:rPr>
        <w:t>menangani</w:t>
      </w:r>
      <w:proofErr w:type="spellEnd"/>
      <w:r w:rsidRPr="007F2D4B">
        <w:rPr>
          <w:rFonts w:cs="Arial"/>
          <w:lang w:val="en-US"/>
        </w:rPr>
        <w:t xml:space="preserve"> proses </w:t>
      </w:r>
      <w:proofErr w:type="spellStart"/>
      <w:r w:rsidRPr="007F2D4B">
        <w:rPr>
          <w:rFonts w:cs="Arial"/>
          <w:lang w:val="en-US"/>
        </w:rPr>
        <w:t>pembayaran</w:t>
      </w:r>
      <w:proofErr w:type="spellEnd"/>
      <w:r w:rsidRPr="007F2D4B">
        <w:rPr>
          <w:rFonts w:cs="Arial"/>
          <w:lang w:val="en-US"/>
        </w:rPr>
        <w:t xml:space="preserve"> </w:t>
      </w:r>
      <w:proofErr w:type="spellStart"/>
      <w:r w:rsidRPr="007F2D4B">
        <w:rPr>
          <w:rFonts w:cs="Arial"/>
          <w:lang w:val="en-US"/>
        </w:rPr>
        <w:t>dengan</w:t>
      </w:r>
      <w:proofErr w:type="spellEnd"/>
      <w:r w:rsidRPr="007F2D4B">
        <w:rPr>
          <w:rFonts w:cs="Arial"/>
          <w:lang w:val="en-US"/>
        </w:rPr>
        <w:t xml:space="preserve"> virtual account </w:t>
      </w:r>
      <w:proofErr w:type="spellStart"/>
      <w:r w:rsidRPr="007F2D4B">
        <w:rPr>
          <w:rFonts w:cs="Arial"/>
          <w:lang w:val="en-US"/>
        </w:rPr>
        <w:t>xendith</w:t>
      </w:r>
      <w:proofErr w:type="spellEnd"/>
      <w:r w:rsidRPr="007F2D4B">
        <w:rPr>
          <w:rFonts w:cs="Arial"/>
          <w:lang w:val="en-US"/>
        </w:rPr>
        <w:t xml:space="preserve">, backend service </w:t>
      </w:r>
      <w:proofErr w:type="spellStart"/>
      <w:r w:rsidRPr="007F2D4B">
        <w:rPr>
          <w:rFonts w:cs="Arial"/>
          <w:lang w:val="en-US"/>
        </w:rPr>
        <w:t>dapat</w:t>
      </w:r>
      <w:proofErr w:type="spellEnd"/>
      <w:r w:rsidRPr="007F2D4B">
        <w:rPr>
          <w:rFonts w:cs="Arial"/>
          <w:lang w:val="en-US"/>
        </w:rPr>
        <w:t xml:space="preserve"> </w:t>
      </w:r>
      <w:proofErr w:type="spellStart"/>
      <w:r w:rsidRPr="007F2D4B">
        <w:rPr>
          <w:rFonts w:cs="Arial"/>
          <w:lang w:val="en-US"/>
        </w:rPr>
        <w:t>melakukan</w:t>
      </w:r>
      <w:proofErr w:type="spellEnd"/>
      <w:r w:rsidRPr="007F2D4B">
        <w:rPr>
          <w:rFonts w:cs="Arial"/>
          <w:lang w:val="en-US"/>
        </w:rPr>
        <w:t xml:space="preserve"> </w:t>
      </w:r>
      <w:proofErr w:type="spellStart"/>
      <w:r w:rsidRPr="007F2D4B">
        <w:rPr>
          <w:rFonts w:cs="Arial"/>
          <w:lang w:val="en-US"/>
        </w:rPr>
        <w:t>komunikasi</w:t>
      </w:r>
      <w:proofErr w:type="spellEnd"/>
      <w:r w:rsidRPr="007F2D4B">
        <w:rPr>
          <w:rFonts w:cs="Arial"/>
          <w:lang w:val="en-US"/>
        </w:rPr>
        <w:t xml:space="preserve"> host to host kea rah </w:t>
      </w:r>
      <w:proofErr w:type="spellStart"/>
      <w:r w:rsidRPr="007F2D4B">
        <w:rPr>
          <w:rFonts w:cs="Arial"/>
          <w:lang w:val="en-US"/>
        </w:rPr>
        <w:t>xendith</w:t>
      </w:r>
      <w:proofErr w:type="spellEnd"/>
      <w:r w:rsidRPr="007F2D4B">
        <w:rPr>
          <w:rFonts w:cs="Arial"/>
          <w:lang w:val="en-US"/>
        </w:rPr>
        <w:t xml:space="preserve"> </w:t>
      </w:r>
      <w:proofErr w:type="spellStart"/>
      <w:r w:rsidRPr="007F2D4B">
        <w:rPr>
          <w:rFonts w:cs="Arial"/>
          <w:lang w:val="en-US"/>
        </w:rPr>
        <w:t>untuk</w:t>
      </w:r>
      <w:proofErr w:type="spellEnd"/>
      <w:r w:rsidRPr="007F2D4B">
        <w:rPr>
          <w:rFonts w:cs="Arial"/>
          <w:lang w:val="en-US"/>
        </w:rPr>
        <w:t xml:space="preserve"> </w:t>
      </w:r>
      <w:proofErr w:type="spellStart"/>
      <w:r w:rsidRPr="007F2D4B">
        <w:rPr>
          <w:rFonts w:cs="Arial"/>
          <w:lang w:val="en-US"/>
        </w:rPr>
        <w:t>mendapatkan</w:t>
      </w:r>
      <w:proofErr w:type="spellEnd"/>
      <w:r w:rsidRPr="007F2D4B">
        <w:rPr>
          <w:rFonts w:cs="Arial"/>
          <w:lang w:val="en-US"/>
        </w:rPr>
        <w:t xml:space="preserve"> detail </w:t>
      </w:r>
      <w:proofErr w:type="spellStart"/>
      <w:r w:rsidRPr="007F2D4B">
        <w:rPr>
          <w:rFonts w:cs="Arial"/>
          <w:lang w:val="en-US"/>
        </w:rPr>
        <w:t>pembayaran</w:t>
      </w:r>
      <w:proofErr w:type="spellEnd"/>
      <w:r w:rsidRPr="007F2D4B">
        <w:rPr>
          <w:rFonts w:cs="Arial"/>
          <w:lang w:val="en-US"/>
        </w:rPr>
        <w:t xml:space="preserve"> yang </w:t>
      </w:r>
      <w:proofErr w:type="spellStart"/>
      <w:r w:rsidRPr="007F2D4B">
        <w:rPr>
          <w:rFonts w:cs="Arial"/>
          <w:lang w:val="en-US"/>
        </w:rPr>
        <w:t>harus</w:t>
      </w:r>
      <w:proofErr w:type="spellEnd"/>
      <w:r w:rsidRPr="007F2D4B">
        <w:rPr>
          <w:rFonts w:cs="Arial"/>
          <w:lang w:val="en-US"/>
        </w:rPr>
        <w:t xml:space="preserve"> </w:t>
      </w:r>
      <w:proofErr w:type="spellStart"/>
      <w:r w:rsidRPr="007F2D4B">
        <w:rPr>
          <w:rFonts w:cs="Arial"/>
          <w:lang w:val="en-US"/>
        </w:rPr>
        <w:t>dilakukan</w:t>
      </w:r>
      <w:proofErr w:type="spellEnd"/>
      <w:r w:rsidRPr="007F2D4B">
        <w:rPr>
          <w:rFonts w:cs="Arial"/>
          <w:lang w:val="en-US"/>
        </w:rPr>
        <w:t>.</w:t>
      </w:r>
    </w:p>
    <w:p w14:paraId="06256A0D" w14:textId="7D8D943B" w:rsidR="008226AB" w:rsidRPr="007F2D4B" w:rsidRDefault="008226AB">
      <w:pPr>
        <w:pStyle w:val="ListParagraph"/>
        <w:numPr>
          <w:ilvl w:val="0"/>
          <w:numId w:val="9"/>
        </w:numPr>
        <w:ind w:left="993"/>
        <w:jc w:val="both"/>
        <w:rPr>
          <w:rFonts w:cs="Arial"/>
        </w:rPr>
      </w:pPr>
      <w:r w:rsidRPr="007F2D4B">
        <w:rPr>
          <w:rFonts w:cs="Arial"/>
          <w:lang w:val="en-US"/>
        </w:rPr>
        <w:t>WEB APP</w:t>
      </w:r>
    </w:p>
    <w:p w14:paraId="3B7C9F62" w14:textId="00687CDC" w:rsidR="008226AB" w:rsidRPr="00385219" w:rsidRDefault="00566CF5" w:rsidP="008226AB">
      <w:pPr>
        <w:pStyle w:val="ListParagraph"/>
        <w:ind w:left="993"/>
        <w:jc w:val="both"/>
        <w:rPr>
          <w:rFonts w:cs="Arial"/>
          <w:lang w:val="en-US"/>
        </w:rPr>
      </w:pPr>
      <w:proofErr w:type="spellStart"/>
      <w:r w:rsidRPr="00385219">
        <w:rPr>
          <w:rFonts w:cs="Arial"/>
          <w:lang w:val="en-US"/>
        </w:rPr>
        <w:t>Melakukan</w:t>
      </w:r>
      <w:proofErr w:type="spellEnd"/>
      <w:r w:rsidRPr="00385219">
        <w:rPr>
          <w:rFonts w:cs="Arial"/>
          <w:lang w:val="en-US"/>
        </w:rPr>
        <w:t xml:space="preserve"> </w:t>
      </w:r>
      <w:proofErr w:type="spellStart"/>
      <w:r w:rsidRPr="00385219">
        <w:rPr>
          <w:rFonts w:cs="Arial"/>
          <w:lang w:val="en-US"/>
        </w:rPr>
        <w:t>registrasi</w:t>
      </w:r>
      <w:proofErr w:type="spellEnd"/>
      <w:r w:rsidRPr="00385219">
        <w:rPr>
          <w:rFonts w:cs="Arial"/>
          <w:lang w:val="en-US"/>
        </w:rPr>
        <w:t xml:space="preserve"> client VA</w:t>
      </w:r>
    </w:p>
    <w:p w14:paraId="438AA1D2" w14:textId="4CCA376D" w:rsidR="00566CF5" w:rsidRPr="00385219" w:rsidRDefault="00566CF5" w:rsidP="008226AB">
      <w:pPr>
        <w:pStyle w:val="ListParagraph"/>
        <w:ind w:left="993"/>
        <w:jc w:val="both"/>
        <w:rPr>
          <w:rFonts w:cs="Arial"/>
          <w:lang w:val="en-US"/>
        </w:rPr>
      </w:pPr>
      <w:r w:rsidRPr="00385219">
        <w:rPr>
          <w:rFonts w:cs="Arial"/>
          <w:lang w:val="en-US"/>
        </w:rPr>
        <w:t xml:space="preserve">Web app </w:t>
      </w:r>
      <w:proofErr w:type="spellStart"/>
      <w:r w:rsidRPr="00385219">
        <w:rPr>
          <w:rFonts w:cs="Arial"/>
          <w:lang w:val="en-US"/>
        </w:rPr>
        <w:t>akan</w:t>
      </w:r>
      <w:proofErr w:type="spellEnd"/>
      <w:r w:rsidRPr="00385219">
        <w:rPr>
          <w:rFonts w:cs="Arial"/>
          <w:lang w:val="en-US"/>
        </w:rPr>
        <w:t xml:space="preserve"> </w:t>
      </w:r>
      <w:proofErr w:type="spellStart"/>
      <w:r w:rsidRPr="00385219">
        <w:rPr>
          <w:rFonts w:cs="Arial"/>
          <w:lang w:val="en-US"/>
        </w:rPr>
        <w:t>menanagani</w:t>
      </w:r>
      <w:proofErr w:type="spellEnd"/>
      <w:r w:rsidRPr="00385219">
        <w:rPr>
          <w:rFonts w:cs="Arial"/>
          <w:lang w:val="en-US"/>
        </w:rPr>
        <w:t xml:space="preserve"> proses </w:t>
      </w:r>
      <w:proofErr w:type="spellStart"/>
      <w:r w:rsidRPr="00385219">
        <w:rPr>
          <w:rFonts w:cs="Arial"/>
          <w:lang w:val="en-US"/>
        </w:rPr>
        <w:t>registrasi</w:t>
      </w:r>
      <w:proofErr w:type="spellEnd"/>
      <w:r w:rsidRPr="00385219">
        <w:rPr>
          <w:rFonts w:cs="Arial"/>
          <w:lang w:val="en-US"/>
        </w:rPr>
        <w:t xml:space="preserve"> client VA </w:t>
      </w:r>
      <w:proofErr w:type="spellStart"/>
      <w:r w:rsidRPr="00385219">
        <w:rPr>
          <w:rFonts w:cs="Arial"/>
          <w:lang w:val="en-US"/>
        </w:rPr>
        <w:t>dengan</w:t>
      </w:r>
      <w:proofErr w:type="spellEnd"/>
      <w:r w:rsidRPr="00385219">
        <w:rPr>
          <w:rFonts w:cs="Arial"/>
          <w:lang w:val="en-US"/>
        </w:rPr>
        <w:t xml:space="preserve"> </w:t>
      </w:r>
      <w:proofErr w:type="spellStart"/>
      <w:r w:rsidRPr="00385219">
        <w:rPr>
          <w:rFonts w:cs="Arial"/>
          <w:lang w:val="en-US"/>
        </w:rPr>
        <w:t>penambahan</w:t>
      </w:r>
      <w:proofErr w:type="spellEnd"/>
      <w:r w:rsidRPr="00385219">
        <w:rPr>
          <w:rFonts w:cs="Arial"/>
          <w:lang w:val="en-US"/>
        </w:rPr>
        <w:t xml:space="preserve"> parameter – parameter yang </w:t>
      </w:r>
      <w:proofErr w:type="spellStart"/>
      <w:r w:rsidRPr="00385219">
        <w:rPr>
          <w:rFonts w:cs="Arial"/>
          <w:lang w:val="en-US"/>
        </w:rPr>
        <w:t>dibutuhkan</w:t>
      </w:r>
      <w:proofErr w:type="spellEnd"/>
      <w:r w:rsidRPr="00385219">
        <w:rPr>
          <w:rFonts w:cs="Arial"/>
          <w:lang w:val="en-US"/>
        </w:rPr>
        <w:t xml:space="preserve"> </w:t>
      </w:r>
      <w:proofErr w:type="spellStart"/>
      <w:r w:rsidRPr="00385219">
        <w:rPr>
          <w:rFonts w:cs="Arial"/>
          <w:lang w:val="en-US"/>
        </w:rPr>
        <w:t>untuk</w:t>
      </w:r>
      <w:proofErr w:type="spellEnd"/>
      <w:r w:rsidRPr="00385219">
        <w:rPr>
          <w:rFonts w:cs="Arial"/>
          <w:lang w:val="en-US"/>
        </w:rPr>
        <w:t xml:space="preserve"> </w:t>
      </w:r>
      <w:proofErr w:type="spellStart"/>
      <w:r w:rsidRPr="00385219">
        <w:rPr>
          <w:rFonts w:cs="Arial"/>
          <w:lang w:val="en-US"/>
        </w:rPr>
        <w:t>integrasi</w:t>
      </w:r>
      <w:proofErr w:type="spellEnd"/>
      <w:r w:rsidRPr="00385219">
        <w:rPr>
          <w:rFonts w:cs="Arial"/>
          <w:lang w:val="en-US"/>
        </w:rPr>
        <w:t xml:space="preserve"> </w:t>
      </w:r>
      <w:proofErr w:type="spellStart"/>
      <w:r w:rsidRPr="00385219">
        <w:rPr>
          <w:rFonts w:cs="Arial"/>
          <w:lang w:val="en-US"/>
        </w:rPr>
        <w:t>dengan</w:t>
      </w:r>
      <w:proofErr w:type="spellEnd"/>
      <w:r w:rsidRPr="00385219">
        <w:rPr>
          <w:rFonts w:cs="Arial"/>
          <w:lang w:val="en-US"/>
        </w:rPr>
        <w:t xml:space="preserve"> </w:t>
      </w:r>
      <w:proofErr w:type="spellStart"/>
      <w:proofErr w:type="gramStart"/>
      <w:r w:rsidRPr="00385219">
        <w:rPr>
          <w:rFonts w:cs="Arial"/>
          <w:lang w:val="en-US"/>
        </w:rPr>
        <w:t>xendith</w:t>
      </w:r>
      <w:proofErr w:type="spellEnd"/>
      <w:proofErr w:type="gramEnd"/>
    </w:p>
    <w:p w14:paraId="6E7BC5F4" w14:textId="2728FADA" w:rsidR="00D03F25" w:rsidRPr="00385219" w:rsidRDefault="00D03F25">
      <w:pPr>
        <w:pStyle w:val="Caption"/>
        <w:rPr>
          <w:ins w:id="51" w:author="Alvat Taupik" w:date="2021-06-15T08:27:00Z"/>
          <w:rFonts w:ascii="Arial" w:hAnsi="Arial" w:cs="Arial"/>
          <w:szCs w:val="22"/>
          <w:lang w:val="en-GB"/>
        </w:rPr>
        <w:pPrChange w:id="52" w:author="Alvat Taupik" w:date="2021-06-15T08:27:00Z">
          <w:pPr>
            <w:spacing w:after="200" w:line="276" w:lineRule="auto"/>
            <w:jc w:val="both"/>
          </w:pPr>
        </w:pPrChange>
      </w:pPr>
      <w:bookmarkStart w:id="53" w:name="_Toc111217558"/>
      <w:ins w:id="54" w:author="Alvat Taupik" w:date="2021-06-15T08:27:00Z">
        <w:r w:rsidRPr="00385219">
          <w:rPr>
            <w:rFonts w:ascii="Arial" w:hAnsi="Arial" w:cs="Arial"/>
          </w:rPr>
          <w:lastRenderedPageBreak/>
          <w:t xml:space="preserve">Gambar </w:t>
        </w:r>
        <w:r w:rsidRPr="00385219">
          <w:rPr>
            <w:rFonts w:ascii="Arial" w:hAnsi="Arial" w:cs="Arial"/>
          </w:rPr>
          <w:fldChar w:fldCharType="begin"/>
        </w:r>
        <w:r w:rsidRPr="00385219">
          <w:rPr>
            <w:rFonts w:ascii="Arial" w:hAnsi="Arial" w:cs="Arial"/>
          </w:rPr>
          <w:instrText xml:space="preserve"> SEQ Gambar \* ARABIC </w:instrText>
        </w:r>
      </w:ins>
      <w:r w:rsidRPr="00385219">
        <w:rPr>
          <w:rFonts w:ascii="Arial" w:hAnsi="Arial" w:cs="Arial"/>
        </w:rPr>
        <w:fldChar w:fldCharType="separate"/>
      </w:r>
      <w:r w:rsidR="000B190E" w:rsidRPr="00385219">
        <w:rPr>
          <w:rFonts w:ascii="Arial" w:hAnsi="Arial" w:cs="Arial"/>
          <w:noProof/>
        </w:rPr>
        <w:t>1</w:t>
      </w:r>
      <w:ins w:id="55" w:author="Alvat Taupik" w:date="2021-06-15T08:27:00Z">
        <w:r w:rsidRPr="00385219">
          <w:rPr>
            <w:rFonts w:ascii="Arial" w:hAnsi="Arial" w:cs="Arial"/>
          </w:rPr>
          <w:fldChar w:fldCharType="end"/>
        </w:r>
        <w:r w:rsidRPr="00385219">
          <w:rPr>
            <w:rFonts w:ascii="Arial" w:hAnsi="Arial" w:cs="Arial"/>
            <w:lang w:val="en-GB"/>
          </w:rPr>
          <w:t xml:space="preserve"> Desain </w:t>
        </w:r>
        <w:proofErr w:type="spellStart"/>
        <w:r w:rsidRPr="00385219">
          <w:rPr>
            <w:rFonts w:ascii="Arial" w:hAnsi="Arial" w:cs="Arial"/>
            <w:lang w:val="en-GB"/>
          </w:rPr>
          <w:t>Arsitektur</w:t>
        </w:r>
        <w:proofErr w:type="spellEnd"/>
        <w:r w:rsidRPr="00385219">
          <w:rPr>
            <w:rFonts w:ascii="Arial" w:hAnsi="Arial" w:cs="Arial"/>
            <w:lang w:val="en-GB"/>
          </w:rPr>
          <w:t xml:space="preserve"> </w:t>
        </w:r>
        <w:proofErr w:type="spellStart"/>
        <w:r w:rsidRPr="00385219">
          <w:rPr>
            <w:rFonts w:ascii="Arial" w:hAnsi="Arial" w:cs="Arial"/>
            <w:lang w:val="en-GB"/>
          </w:rPr>
          <w:t>Sistem</w:t>
        </w:r>
        <w:bookmarkEnd w:id="53"/>
        <w:proofErr w:type="spellEnd"/>
      </w:ins>
    </w:p>
    <w:p w14:paraId="1BAB400A" w14:textId="77777777" w:rsidR="00A720F3" w:rsidRPr="00C67919" w:rsidRDefault="00A720F3" w:rsidP="00A720F3">
      <w:pPr>
        <w:pStyle w:val="Heading2"/>
        <w:rPr>
          <w:rFonts w:cs="Arial"/>
          <w:sz w:val="24"/>
        </w:rPr>
      </w:pPr>
      <w:bookmarkStart w:id="56" w:name="_Toc123889688"/>
      <w:r w:rsidRPr="00C67919">
        <w:rPr>
          <w:rFonts w:cs="Arial"/>
          <w:sz w:val="24"/>
        </w:rPr>
        <w:t xml:space="preserve">Ruang </w:t>
      </w:r>
      <w:proofErr w:type="spellStart"/>
      <w:r w:rsidRPr="00C67919">
        <w:rPr>
          <w:rFonts w:cs="Arial"/>
          <w:sz w:val="24"/>
        </w:rPr>
        <w:t>Lingkup</w:t>
      </w:r>
      <w:bookmarkEnd w:id="56"/>
      <w:proofErr w:type="spellEnd"/>
    </w:p>
    <w:p w14:paraId="13C4756F" w14:textId="7E95C33B" w:rsidR="005A3EBB" w:rsidRPr="00EF57A3" w:rsidRDefault="00621B6E" w:rsidP="005A3EBB">
      <w:pPr>
        <w:spacing w:line="276" w:lineRule="auto"/>
        <w:ind w:left="567" w:firstLine="576"/>
        <w:jc w:val="both"/>
        <w:rPr>
          <w:rFonts w:ascii="Arial" w:hAnsi="Arial" w:cs="Arial"/>
          <w:sz w:val="22"/>
          <w:szCs w:val="22"/>
        </w:rPr>
      </w:pPr>
      <w:r w:rsidRPr="00EF57A3">
        <w:rPr>
          <w:rFonts w:ascii="Arial" w:hAnsi="Arial" w:cs="Arial"/>
          <w:sz w:val="22"/>
          <w:szCs w:val="22"/>
          <w:lang w:val="en-US"/>
        </w:rPr>
        <w:t xml:space="preserve">Ruang </w:t>
      </w:r>
      <w:proofErr w:type="spellStart"/>
      <w:r w:rsidRPr="00EF57A3">
        <w:rPr>
          <w:rFonts w:ascii="Arial" w:hAnsi="Arial" w:cs="Arial"/>
          <w:sz w:val="22"/>
          <w:szCs w:val="22"/>
          <w:lang w:val="en-US"/>
        </w:rPr>
        <w:t>lingkup</w:t>
      </w:r>
      <w:proofErr w:type="spellEnd"/>
      <w:r w:rsidR="005A3EBB" w:rsidRPr="00EF57A3">
        <w:rPr>
          <w:rFonts w:ascii="Arial" w:hAnsi="Arial" w:cs="Arial"/>
          <w:sz w:val="22"/>
          <w:szCs w:val="22"/>
        </w:rPr>
        <w:t xml:space="preserve"> yang </w:t>
      </w:r>
      <w:proofErr w:type="spellStart"/>
      <w:r w:rsidR="005A3EBB" w:rsidRPr="00EF57A3">
        <w:rPr>
          <w:rFonts w:ascii="Arial" w:hAnsi="Arial" w:cs="Arial"/>
          <w:sz w:val="22"/>
          <w:szCs w:val="22"/>
        </w:rPr>
        <w:t>akan</w:t>
      </w:r>
      <w:proofErr w:type="spellEnd"/>
      <w:r w:rsidR="005A3EBB" w:rsidRPr="00EF57A3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5A3EBB" w:rsidRPr="00EF57A3">
        <w:rPr>
          <w:rFonts w:ascii="Arial" w:hAnsi="Arial" w:cs="Arial"/>
          <w:sz w:val="22"/>
          <w:szCs w:val="22"/>
        </w:rPr>
        <w:t>diimplementasikan</w:t>
      </w:r>
      <w:proofErr w:type="spellEnd"/>
      <w:r w:rsidR="005A3EBB" w:rsidRPr="00EF57A3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5A3EBB" w:rsidRPr="00EF57A3">
        <w:rPr>
          <w:rFonts w:ascii="Arial" w:hAnsi="Arial" w:cs="Arial"/>
          <w:sz w:val="22"/>
          <w:szCs w:val="22"/>
        </w:rPr>
        <w:t>antara</w:t>
      </w:r>
      <w:proofErr w:type="spellEnd"/>
      <w:r w:rsidR="005A3EBB" w:rsidRPr="00EF57A3">
        <w:rPr>
          <w:rFonts w:ascii="Arial" w:hAnsi="Arial" w:cs="Arial"/>
          <w:sz w:val="22"/>
          <w:szCs w:val="22"/>
        </w:rPr>
        <w:t xml:space="preserve"> lain </w:t>
      </w:r>
      <w:proofErr w:type="spellStart"/>
      <w:r w:rsidR="005A3EBB" w:rsidRPr="00EF57A3">
        <w:rPr>
          <w:rFonts w:ascii="Arial" w:hAnsi="Arial" w:cs="Arial"/>
          <w:sz w:val="22"/>
          <w:szCs w:val="22"/>
        </w:rPr>
        <w:t>sebagai</w:t>
      </w:r>
      <w:proofErr w:type="spellEnd"/>
      <w:r w:rsidR="005A3EBB" w:rsidRPr="00EF57A3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5A3EBB" w:rsidRPr="00EF57A3">
        <w:rPr>
          <w:rFonts w:ascii="Arial" w:hAnsi="Arial" w:cs="Arial"/>
          <w:sz w:val="22"/>
          <w:szCs w:val="22"/>
        </w:rPr>
        <w:t>berikut</w:t>
      </w:r>
      <w:proofErr w:type="spellEnd"/>
      <w:r w:rsidR="005A3EBB" w:rsidRPr="00EF57A3">
        <w:rPr>
          <w:rFonts w:ascii="Arial" w:hAnsi="Arial" w:cs="Arial"/>
          <w:sz w:val="22"/>
          <w:szCs w:val="22"/>
        </w:rPr>
        <w:t>:</w:t>
      </w:r>
    </w:p>
    <w:p w14:paraId="72D9E6D5" w14:textId="77777777" w:rsidR="005A3EBB" w:rsidRPr="00EF57A3" w:rsidRDefault="005A3EBB" w:rsidP="00B52304">
      <w:pPr>
        <w:pStyle w:val="Heading3"/>
        <w:ind w:left="1134" w:firstLine="0"/>
        <w:rPr>
          <w:rFonts w:cs="Arial"/>
          <w:sz w:val="22"/>
        </w:rPr>
      </w:pPr>
      <w:bookmarkStart w:id="57" w:name="_Toc68494577"/>
      <w:bookmarkStart w:id="58" w:name="_Toc123889689"/>
      <w:r w:rsidRPr="00EF57A3">
        <w:rPr>
          <w:rFonts w:cs="Arial"/>
          <w:sz w:val="22"/>
        </w:rPr>
        <w:t>Pengguna</w:t>
      </w:r>
      <w:bookmarkEnd w:id="57"/>
      <w:bookmarkEnd w:id="58"/>
    </w:p>
    <w:p w14:paraId="2C796C78" w14:textId="2249FCD4" w:rsidR="005A3EBB" w:rsidRPr="00EF57A3" w:rsidRDefault="005A3EBB" w:rsidP="005A3EBB">
      <w:pPr>
        <w:spacing w:after="200" w:line="276" w:lineRule="auto"/>
        <w:ind w:left="1134" w:firstLine="709"/>
        <w:jc w:val="both"/>
        <w:rPr>
          <w:rFonts w:ascii="Arial" w:hAnsi="Arial" w:cs="Arial"/>
          <w:sz w:val="22"/>
          <w:szCs w:val="22"/>
          <w:lang w:val="en-US"/>
        </w:rPr>
      </w:pPr>
      <w:proofErr w:type="spellStart"/>
      <w:r w:rsidRPr="00EF57A3">
        <w:rPr>
          <w:rFonts w:ascii="Arial" w:hAnsi="Arial" w:cs="Arial"/>
          <w:sz w:val="22"/>
          <w:szCs w:val="22"/>
        </w:rPr>
        <w:t>Aplikasi</w:t>
      </w:r>
      <w:proofErr w:type="spellEnd"/>
      <w:r w:rsidRPr="00EF57A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F57A3">
        <w:rPr>
          <w:rFonts w:ascii="Arial" w:hAnsi="Arial" w:cs="Arial"/>
          <w:sz w:val="22"/>
          <w:szCs w:val="22"/>
        </w:rPr>
        <w:t>ini</w:t>
      </w:r>
      <w:proofErr w:type="spellEnd"/>
      <w:r w:rsidRPr="00EF57A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F57A3">
        <w:rPr>
          <w:rFonts w:ascii="Arial" w:hAnsi="Arial" w:cs="Arial"/>
          <w:sz w:val="22"/>
          <w:szCs w:val="22"/>
        </w:rPr>
        <w:t>akan</w:t>
      </w:r>
      <w:proofErr w:type="spellEnd"/>
      <w:r w:rsidRPr="00EF57A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F57A3">
        <w:rPr>
          <w:rFonts w:ascii="Arial" w:hAnsi="Arial" w:cs="Arial"/>
          <w:sz w:val="22"/>
          <w:szCs w:val="22"/>
        </w:rPr>
        <w:t>digunakan</w:t>
      </w:r>
      <w:proofErr w:type="spellEnd"/>
      <w:r w:rsidRPr="00EF57A3">
        <w:rPr>
          <w:rFonts w:ascii="Arial" w:hAnsi="Arial" w:cs="Arial"/>
          <w:sz w:val="22"/>
          <w:szCs w:val="22"/>
        </w:rPr>
        <w:t xml:space="preserve"> oleh user </w:t>
      </w:r>
      <w:proofErr w:type="spellStart"/>
      <w:r w:rsidRPr="00EF57A3">
        <w:rPr>
          <w:rFonts w:ascii="Arial" w:hAnsi="Arial" w:cs="Arial"/>
          <w:sz w:val="22"/>
          <w:szCs w:val="22"/>
        </w:rPr>
        <w:t>berikut</w:t>
      </w:r>
      <w:proofErr w:type="spellEnd"/>
      <w:r w:rsidRPr="00EF57A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F57A3">
        <w:rPr>
          <w:rFonts w:ascii="Arial" w:hAnsi="Arial" w:cs="Arial"/>
          <w:sz w:val="22"/>
          <w:szCs w:val="22"/>
        </w:rPr>
        <w:t>dengan</w:t>
      </w:r>
      <w:proofErr w:type="spellEnd"/>
      <w:r w:rsidRPr="00EF57A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F57A3">
        <w:rPr>
          <w:rFonts w:ascii="Arial" w:hAnsi="Arial" w:cs="Arial"/>
          <w:sz w:val="22"/>
          <w:szCs w:val="22"/>
        </w:rPr>
        <w:t>ketentuan</w:t>
      </w:r>
      <w:proofErr w:type="spellEnd"/>
      <w:r w:rsidRPr="00EF57A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F57A3">
        <w:rPr>
          <w:rFonts w:ascii="Arial" w:hAnsi="Arial" w:cs="Arial"/>
          <w:sz w:val="22"/>
          <w:szCs w:val="22"/>
        </w:rPr>
        <w:t>beriku</w:t>
      </w:r>
      <w:proofErr w:type="spellEnd"/>
      <w:r w:rsidRPr="00EF57A3">
        <w:rPr>
          <w:rFonts w:ascii="Arial" w:hAnsi="Arial" w:cs="Arial"/>
          <w:sz w:val="22"/>
          <w:szCs w:val="22"/>
          <w:lang w:val="en-US"/>
        </w:rPr>
        <w:t>:</w:t>
      </w:r>
    </w:p>
    <w:p w14:paraId="3BB8F7A8" w14:textId="63D507B6" w:rsidR="00280FEC" w:rsidRPr="00EF57A3" w:rsidRDefault="00280FEC">
      <w:pPr>
        <w:numPr>
          <w:ilvl w:val="0"/>
          <w:numId w:val="8"/>
        </w:numPr>
        <w:spacing w:after="200" w:line="276" w:lineRule="auto"/>
        <w:jc w:val="both"/>
        <w:rPr>
          <w:rFonts w:ascii="Arial" w:hAnsi="Arial" w:cs="Arial"/>
          <w:sz w:val="22"/>
          <w:szCs w:val="22"/>
          <w:lang w:val="en-US"/>
        </w:rPr>
      </w:pPr>
      <w:r w:rsidRPr="00EF57A3">
        <w:rPr>
          <w:rFonts w:ascii="Arial" w:hAnsi="Arial" w:cs="Arial"/>
          <w:sz w:val="22"/>
          <w:szCs w:val="22"/>
          <w:lang w:val="en-US"/>
        </w:rPr>
        <w:t xml:space="preserve">User </w:t>
      </w:r>
      <w:proofErr w:type="spellStart"/>
      <w:r w:rsidRPr="00EF57A3">
        <w:rPr>
          <w:rFonts w:ascii="Arial" w:hAnsi="Arial" w:cs="Arial"/>
          <w:sz w:val="22"/>
          <w:szCs w:val="22"/>
          <w:lang w:val="en-US"/>
        </w:rPr>
        <w:t>Instansi</w:t>
      </w:r>
      <w:proofErr w:type="spellEnd"/>
      <w:r w:rsidRPr="00EF57A3">
        <w:rPr>
          <w:rFonts w:ascii="Arial" w:hAnsi="Arial" w:cs="Arial"/>
          <w:sz w:val="22"/>
          <w:szCs w:val="22"/>
          <w:lang w:val="en-US"/>
        </w:rPr>
        <w:t>,</w:t>
      </w:r>
      <w:r w:rsidR="00EF57A3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EF57A3">
        <w:rPr>
          <w:rFonts w:ascii="Arial" w:hAnsi="Arial" w:cs="Arial"/>
          <w:sz w:val="22"/>
          <w:szCs w:val="22"/>
          <w:lang w:val="en-US"/>
        </w:rPr>
        <w:t>merupakan</w:t>
      </w:r>
      <w:proofErr w:type="spellEnd"/>
      <w:r w:rsidRPr="00EF57A3">
        <w:rPr>
          <w:rFonts w:ascii="Arial" w:hAnsi="Arial" w:cs="Arial"/>
          <w:sz w:val="22"/>
          <w:szCs w:val="22"/>
          <w:lang w:val="en-US"/>
        </w:rPr>
        <w:t xml:space="preserve"> user yang </w:t>
      </w:r>
      <w:proofErr w:type="spellStart"/>
      <w:r w:rsidRPr="00EF57A3">
        <w:rPr>
          <w:rFonts w:ascii="Arial" w:hAnsi="Arial" w:cs="Arial"/>
          <w:sz w:val="22"/>
          <w:szCs w:val="22"/>
          <w:lang w:val="en-US"/>
        </w:rPr>
        <w:t>dibuat</w:t>
      </w:r>
      <w:proofErr w:type="spellEnd"/>
      <w:r w:rsidRPr="00EF57A3">
        <w:rPr>
          <w:rFonts w:ascii="Arial" w:hAnsi="Arial" w:cs="Arial"/>
          <w:sz w:val="22"/>
          <w:szCs w:val="22"/>
          <w:lang w:val="en-US"/>
        </w:rPr>
        <w:t xml:space="preserve"> di </w:t>
      </w:r>
      <w:proofErr w:type="spellStart"/>
      <w:r w:rsidRPr="00EF57A3">
        <w:rPr>
          <w:rFonts w:ascii="Arial" w:hAnsi="Arial" w:cs="Arial"/>
          <w:sz w:val="22"/>
          <w:szCs w:val="22"/>
          <w:lang w:val="en-US"/>
        </w:rPr>
        <w:t>dalam</w:t>
      </w:r>
      <w:proofErr w:type="spellEnd"/>
      <w:r w:rsidRPr="00EF57A3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EF57A3">
        <w:rPr>
          <w:rFonts w:ascii="Arial" w:hAnsi="Arial" w:cs="Arial"/>
          <w:sz w:val="22"/>
          <w:szCs w:val="22"/>
          <w:lang w:val="en-US"/>
        </w:rPr>
        <w:t>aplikasi</w:t>
      </w:r>
      <w:proofErr w:type="spellEnd"/>
      <w:r w:rsidRPr="00EF57A3">
        <w:rPr>
          <w:rFonts w:ascii="Arial" w:hAnsi="Arial" w:cs="Arial"/>
          <w:sz w:val="22"/>
          <w:szCs w:val="22"/>
          <w:lang w:val="en-US"/>
        </w:rPr>
        <w:t xml:space="preserve">, </w:t>
      </w:r>
      <w:proofErr w:type="spellStart"/>
      <w:r w:rsidRPr="00EF57A3">
        <w:rPr>
          <w:rFonts w:ascii="Arial" w:hAnsi="Arial" w:cs="Arial"/>
          <w:sz w:val="22"/>
          <w:szCs w:val="22"/>
          <w:lang w:val="en-US"/>
        </w:rPr>
        <w:t>dapat</w:t>
      </w:r>
      <w:proofErr w:type="spellEnd"/>
      <w:r w:rsidRPr="00EF57A3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EF57A3">
        <w:rPr>
          <w:rFonts w:ascii="Arial" w:hAnsi="Arial" w:cs="Arial"/>
          <w:sz w:val="22"/>
          <w:szCs w:val="22"/>
          <w:lang w:val="en-US"/>
        </w:rPr>
        <w:t>memiliki</w:t>
      </w:r>
      <w:proofErr w:type="spellEnd"/>
      <w:r w:rsidRPr="00EF57A3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EF57A3">
        <w:rPr>
          <w:rFonts w:ascii="Arial" w:hAnsi="Arial" w:cs="Arial"/>
          <w:sz w:val="22"/>
          <w:szCs w:val="22"/>
          <w:lang w:val="en-US"/>
        </w:rPr>
        <w:t>akses</w:t>
      </w:r>
      <w:proofErr w:type="spellEnd"/>
      <w:r w:rsidRPr="00EF57A3">
        <w:rPr>
          <w:rFonts w:ascii="Arial" w:hAnsi="Arial" w:cs="Arial"/>
          <w:sz w:val="22"/>
          <w:szCs w:val="22"/>
          <w:lang w:val="en-US"/>
        </w:rPr>
        <w:t xml:space="preserve"> host to host </w:t>
      </w:r>
      <w:proofErr w:type="spellStart"/>
      <w:r w:rsidRPr="00EF57A3">
        <w:rPr>
          <w:rFonts w:ascii="Arial" w:hAnsi="Arial" w:cs="Arial"/>
          <w:sz w:val="22"/>
          <w:szCs w:val="22"/>
          <w:lang w:val="en-US"/>
        </w:rPr>
        <w:t>dengan</w:t>
      </w:r>
      <w:proofErr w:type="spellEnd"/>
      <w:r w:rsidRPr="00EF57A3">
        <w:rPr>
          <w:rFonts w:ascii="Arial" w:hAnsi="Arial" w:cs="Arial"/>
          <w:sz w:val="22"/>
          <w:szCs w:val="22"/>
          <w:lang w:val="en-US"/>
        </w:rPr>
        <w:t xml:space="preserve"> API Virtual account yang </w:t>
      </w:r>
      <w:proofErr w:type="spellStart"/>
      <w:proofErr w:type="gramStart"/>
      <w:r w:rsidRPr="00EF57A3">
        <w:rPr>
          <w:rFonts w:ascii="Arial" w:hAnsi="Arial" w:cs="Arial"/>
          <w:sz w:val="22"/>
          <w:szCs w:val="22"/>
          <w:lang w:val="en-US"/>
        </w:rPr>
        <w:t>disediakan</w:t>
      </w:r>
      <w:proofErr w:type="spellEnd"/>
      <w:proofErr w:type="gramEnd"/>
    </w:p>
    <w:p w14:paraId="4201C491" w14:textId="77777777" w:rsidR="00280FEC" w:rsidRPr="00EF57A3" w:rsidRDefault="00280FEC">
      <w:pPr>
        <w:numPr>
          <w:ilvl w:val="0"/>
          <w:numId w:val="8"/>
        </w:numPr>
        <w:spacing w:after="200" w:line="276" w:lineRule="auto"/>
        <w:jc w:val="both"/>
        <w:rPr>
          <w:rFonts w:ascii="Arial" w:hAnsi="Arial" w:cs="Arial"/>
          <w:sz w:val="22"/>
          <w:szCs w:val="22"/>
          <w:lang w:val="en-US"/>
        </w:rPr>
      </w:pPr>
      <w:r w:rsidRPr="00EF57A3">
        <w:rPr>
          <w:rFonts w:ascii="Arial" w:hAnsi="Arial" w:cs="Arial"/>
          <w:sz w:val="22"/>
          <w:szCs w:val="22"/>
          <w:lang w:val="en-US"/>
        </w:rPr>
        <w:t xml:space="preserve">User BJB </w:t>
      </w:r>
      <w:proofErr w:type="spellStart"/>
      <w:r w:rsidRPr="00EF57A3">
        <w:rPr>
          <w:rFonts w:ascii="Arial" w:hAnsi="Arial" w:cs="Arial"/>
          <w:sz w:val="22"/>
          <w:szCs w:val="22"/>
          <w:lang w:val="en-US"/>
        </w:rPr>
        <w:t>merupakan</w:t>
      </w:r>
      <w:proofErr w:type="spellEnd"/>
      <w:r w:rsidRPr="00EF57A3">
        <w:rPr>
          <w:rFonts w:ascii="Arial" w:hAnsi="Arial" w:cs="Arial"/>
          <w:sz w:val="22"/>
          <w:szCs w:val="22"/>
          <w:lang w:val="en-US"/>
        </w:rPr>
        <w:t xml:space="preserve"> user yang </w:t>
      </w:r>
      <w:proofErr w:type="spellStart"/>
      <w:r w:rsidRPr="00EF57A3">
        <w:rPr>
          <w:rFonts w:ascii="Arial" w:hAnsi="Arial" w:cs="Arial"/>
          <w:sz w:val="22"/>
          <w:szCs w:val="22"/>
          <w:lang w:val="en-US"/>
        </w:rPr>
        <w:t>teregistrasi</w:t>
      </w:r>
      <w:proofErr w:type="spellEnd"/>
      <w:r w:rsidRPr="00EF57A3">
        <w:rPr>
          <w:rFonts w:ascii="Arial" w:hAnsi="Arial" w:cs="Arial"/>
          <w:sz w:val="22"/>
          <w:szCs w:val="22"/>
          <w:lang w:val="en-US"/>
        </w:rPr>
        <w:t xml:space="preserve"> pada UIM BJB. UID </w:t>
      </w:r>
      <w:proofErr w:type="spellStart"/>
      <w:r w:rsidRPr="00EF57A3">
        <w:rPr>
          <w:rFonts w:ascii="Arial" w:hAnsi="Arial" w:cs="Arial"/>
          <w:sz w:val="22"/>
          <w:szCs w:val="22"/>
          <w:lang w:val="en-US"/>
        </w:rPr>
        <w:t>akan</w:t>
      </w:r>
      <w:proofErr w:type="spellEnd"/>
      <w:r w:rsidRPr="00EF57A3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EF57A3">
        <w:rPr>
          <w:rFonts w:ascii="Arial" w:hAnsi="Arial" w:cs="Arial"/>
          <w:sz w:val="22"/>
          <w:szCs w:val="22"/>
          <w:lang w:val="en-US"/>
        </w:rPr>
        <w:t>didaftarkan</w:t>
      </w:r>
      <w:proofErr w:type="spellEnd"/>
      <w:r w:rsidRPr="00EF57A3">
        <w:rPr>
          <w:rFonts w:ascii="Arial" w:hAnsi="Arial" w:cs="Arial"/>
          <w:sz w:val="22"/>
          <w:szCs w:val="22"/>
          <w:lang w:val="en-US"/>
        </w:rPr>
        <w:t xml:space="preserve"> pada management role </w:t>
      </w:r>
    </w:p>
    <w:p w14:paraId="58DED507" w14:textId="75A6A5A9" w:rsidR="00280FEC" w:rsidRPr="00EF57A3" w:rsidRDefault="00280FEC">
      <w:pPr>
        <w:numPr>
          <w:ilvl w:val="0"/>
          <w:numId w:val="8"/>
        </w:numPr>
        <w:spacing w:after="200" w:line="276" w:lineRule="auto"/>
        <w:jc w:val="both"/>
        <w:rPr>
          <w:rFonts w:ascii="Arial" w:hAnsi="Arial" w:cs="Arial"/>
          <w:sz w:val="22"/>
          <w:szCs w:val="22"/>
          <w:lang w:val="en-US"/>
        </w:rPr>
      </w:pPr>
      <w:r w:rsidRPr="00EF57A3">
        <w:rPr>
          <w:rFonts w:ascii="Arial" w:hAnsi="Arial" w:cs="Arial"/>
          <w:sz w:val="22"/>
          <w:szCs w:val="22"/>
          <w:lang w:val="en-US"/>
        </w:rPr>
        <w:t xml:space="preserve">User Customer, yang </w:t>
      </w:r>
      <w:proofErr w:type="spellStart"/>
      <w:r w:rsidRPr="00EF57A3">
        <w:rPr>
          <w:rFonts w:ascii="Arial" w:hAnsi="Arial" w:cs="Arial"/>
          <w:sz w:val="22"/>
          <w:szCs w:val="22"/>
          <w:lang w:val="en-US"/>
        </w:rPr>
        <w:t>akan</w:t>
      </w:r>
      <w:proofErr w:type="spellEnd"/>
      <w:r w:rsidRPr="00EF57A3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="00371CC4" w:rsidRPr="00EF57A3">
        <w:rPr>
          <w:rFonts w:ascii="Arial" w:hAnsi="Arial" w:cs="Arial"/>
          <w:sz w:val="22"/>
          <w:szCs w:val="22"/>
          <w:lang w:val="en-US"/>
        </w:rPr>
        <w:t>memiliki</w:t>
      </w:r>
      <w:proofErr w:type="spellEnd"/>
      <w:r w:rsidRPr="00EF57A3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EF57A3">
        <w:rPr>
          <w:rFonts w:ascii="Arial" w:hAnsi="Arial" w:cs="Arial"/>
          <w:sz w:val="22"/>
          <w:szCs w:val="22"/>
          <w:lang w:val="en-US"/>
        </w:rPr>
        <w:t>nomor</w:t>
      </w:r>
      <w:proofErr w:type="spellEnd"/>
      <w:r w:rsidRPr="00EF57A3">
        <w:rPr>
          <w:rFonts w:ascii="Arial" w:hAnsi="Arial" w:cs="Arial"/>
          <w:sz w:val="22"/>
          <w:szCs w:val="22"/>
          <w:lang w:val="en-US"/>
        </w:rPr>
        <w:t xml:space="preserve"> virtual account </w:t>
      </w:r>
      <w:proofErr w:type="spellStart"/>
      <w:r w:rsidR="00371CC4" w:rsidRPr="00EF57A3">
        <w:rPr>
          <w:rFonts w:ascii="Arial" w:hAnsi="Arial" w:cs="Arial"/>
          <w:sz w:val="22"/>
          <w:szCs w:val="22"/>
          <w:lang w:val="en-US"/>
        </w:rPr>
        <w:t>dari</w:t>
      </w:r>
      <w:proofErr w:type="spellEnd"/>
      <w:r w:rsidR="00371CC4" w:rsidRPr="00EF57A3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="00371CC4" w:rsidRPr="00EF57A3">
        <w:rPr>
          <w:rFonts w:ascii="Arial" w:hAnsi="Arial" w:cs="Arial"/>
          <w:sz w:val="22"/>
          <w:szCs w:val="22"/>
          <w:lang w:val="en-US"/>
        </w:rPr>
        <w:t>xendith</w:t>
      </w:r>
      <w:proofErr w:type="spellEnd"/>
      <w:r w:rsidR="00371CC4" w:rsidRPr="00EF57A3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EF57A3">
        <w:rPr>
          <w:rFonts w:ascii="Arial" w:hAnsi="Arial" w:cs="Arial"/>
          <w:sz w:val="22"/>
          <w:szCs w:val="22"/>
          <w:lang w:val="en-US"/>
        </w:rPr>
        <w:t>sebagai</w:t>
      </w:r>
      <w:proofErr w:type="spellEnd"/>
      <w:r w:rsidRPr="00EF57A3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EF57A3">
        <w:rPr>
          <w:rFonts w:ascii="Arial" w:hAnsi="Arial" w:cs="Arial"/>
          <w:sz w:val="22"/>
          <w:szCs w:val="22"/>
          <w:lang w:val="en-US"/>
        </w:rPr>
        <w:t>identitas</w:t>
      </w:r>
      <w:proofErr w:type="spellEnd"/>
      <w:r w:rsidRPr="00EF57A3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EF57A3">
        <w:rPr>
          <w:rFonts w:ascii="Arial" w:hAnsi="Arial" w:cs="Arial"/>
          <w:sz w:val="22"/>
          <w:szCs w:val="22"/>
          <w:lang w:val="en-US"/>
        </w:rPr>
        <w:t>nomor</w:t>
      </w:r>
      <w:proofErr w:type="spellEnd"/>
      <w:r w:rsidRPr="00EF57A3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EF57A3">
        <w:rPr>
          <w:rFonts w:ascii="Arial" w:hAnsi="Arial" w:cs="Arial"/>
          <w:sz w:val="22"/>
          <w:szCs w:val="22"/>
          <w:lang w:val="en-US"/>
        </w:rPr>
        <w:t>pembayaran</w:t>
      </w:r>
      <w:proofErr w:type="spellEnd"/>
      <w:r w:rsidR="00371CC4" w:rsidRPr="00EF57A3">
        <w:rPr>
          <w:rFonts w:ascii="Arial" w:hAnsi="Arial" w:cs="Arial"/>
          <w:sz w:val="22"/>
          <w:szCs w:val="22"/>
          <w:lang w:val="en-US"/>
        </w:rPr>
        <w:t xml:space="preserve"> yang </w:t>
      </w:r>
      <w:proofErr w:type="spellStart"/>
      <w:r w:rsidR="00371CC4" w:rsidRPr="00EF57A3">
        <w:rPr>
          <w:rFonts w:ascii="Arial" w:hAnsi="Arial" w:cs="Arial"/>
          <w:sz w:val="22"/>
          <w:szCs w:val="22"/>
          <w:lang w:val="en-US"/>
        </w:rPr>
        <w:t>akan</w:t>
      </w:r>
      <w:proofErr w:type="spellEnd"/>
      <w:r w:rsidR="00371CC4" w:rsidRPr="00EF57A3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="00371CC4" w:rsidRPr="00EF57A3">
        <w:rPr>
          <w:rFonts w:ascii="Arial" w:hAnsi="Arial" w:cs="Arial"/>
          <w:sz w:val="22"/>
          <w:szCs w:val="22"/>
          <w:lang w:val="en-US"/>
        </w:rPr>
        <w:t>dilakukan</w:t>
      </w:r>
      <w:proofErr w:type="spellEnd"/>
      <w:r w:rsidR="00371CC4" w:rsidRPr="00EF57A3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="00371CC4" w:rsidRPr="00EF57A3">
        <w:rPr>
          <w:rFonts w:ascii="Arial" w:hAnsi="Arial" w:cs="Arial"/>
          <w:sz w:val="22"/>
          <w:szCs w:val="22"/>
          <w:lang w:val="en-US"/>
        </w:rPr>
        <w:t>dengan</w:t>
      </w:r>
      <w:proofErr w:type="spellEnd"/>
      <w:r w:rsidR="00371CC4" w:rsidRPr="00EF57A3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="00371CC4" w:rsidRPr="00EF57A3">
        <w:rPr>
          <w:rFonts w:ascii="Arial" w:hAnsi="Arial" w:cs="Arial"/>
          <w:sz w:val="22"/>
          <w:szCs w:val="22"/>
          <w:lang w:val="en-US"/>
        </w:rPr>
        <w:t>bjb</w:t>
      </w:r>
      <w:proofErr w:type="spellEnd"/>
      <w:r w:rsidR="00371CC4" w:rsidRPr="00EF57A3">
        <w:rPr>
          <w:rFonts w:ascii="Arial" w:hAnsi="Arial" w:cs="Arial"/>
          <w:sz w:val="22"/>
          <w:szCs w:val="22"/>
          <w:lang w:val="en-US"/>
        </w:rPr>
        <w:t xml:space="preserve"> virtual account</w:t>
      </w:r>
    </w:p>
    <w:p w14:paraId="2D00A0FF" w14:textId="45472172" w:rsidR="00B52304" w:rsidRPr="00385219" w:rsidRDefault="00B52304" w:rsidP="00B52304">
      <w:pPr>
        <w:pStyle w:val="Heading3"/>
        <w:ind w:left="1843" w:hanging="709"/>
        <w:rPr>
          <w:rFonts w:cs="Arial"/>
          <w:lang w:val="en-GB"/>
        </w:rPr>
      </w:pPr>
      <w:bookmarkStart w:id="59" w:name="_Toc123889690"/>
      <w:proofErr w:type="spellStart"/>
      <w:r w:rsidRPr="00385219">
        <w:rPr>
          <w:rFonts w:cs="Arial"/>
          <w:lang w:val="en-GB"/>
        </w:rPr>
        <w:t>Usecase</w:t>
      </w:r>
      <w:bookmarkEnd w:id="59"/>
      <w:proofErr w:type="spellEnd"/>
    </w:p>
    <w:p w14:paraId="5761860F" w14:textId="4C804023" w:rsidR="001824FA" w:rsidRPr="00385219" w:rsidRDefault="00791F4E" w:rsidP="001824FA">
      <w:pPr>
        <w:rPr>
          <w:rFonts w:ascii="Arial" w:hAnsi="Arial" w:cs="Arial"/>
        </w:rPr>
      </w:pPr>
      <w:r w:rsidRPr="00385219">
        <w:rPr>
          <w:rFonts w:ascii="Arial" w:hAnsi="Arial" w:cs="Arial"/>
          <w:noProof/>
        </w:rPr>
        <w:drawing>
          <wp:inline distT="0" distB="0" distL="0" distR="0" wp14:anchorId="6A45321B" wp14:editId="48580C2D">
            <wp:extent cx="6007735" cy="3680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E815B" w14:textId="77777777" w:rsidR="00280FEC" w:rsidRPr="00385219" w:rsidRDefault="00280FEC" w:rsidP="00543734">
      <w:pPr>
        <w:pStyle w:val="Caption"/>
        <w:rPr>
          <w:rFonts w:ascii="Arial" w:hAnsi="Arial" w:cs="Arial"/>
        </w:rPr>
      </w:pPr>
    </w:p>
    <w:p w14:paraId="0849B5EA" w14:textId="77777777" w:rsidR="00280FEC" w:rsidRPr="00385219" w:rsidRDefault="00280FEC" w:rsidP="00543734">
      <w:pPr>
        <w:pStyle w:val="Caption"/>
        <w:rPr>
          <w:rFonts w:ascii="Arial" w:hAnsi="Arial" w:cs="Arial"/>
        </w:rPr>
      </w:pPr>
    </w:p>
    <w:p w14:paraId="0909439F" w14:textId="77777777" w:rsidR="00280FEC" w:rsidRPr="00385219" w:rsidRDefault="00280FEC" w:rsidP="00543734">
      <w:pPr>
        <w:pStyle w:val="Caption"/>
        <w:rPr>
          <w:rFonts w:ascii="Arial" w:hAnsi="Arial" w:cs="Arial"/>
        </w:rPr>
      </w:pPr>
    </w:p>
    <w:p w14:paraId="684B9B3B" w14:textId="31D0A841" w:rsidR="00B83F92" w:rsidRPr="00EF57A3" w:rsidRDefault="00280FEC" w:rsidP="00621B6E">
      <w:pPr>
        <w:pStyle w:val="Heading3"/>
        <w:ind w:left="1276" w:hanging="709"/>
        <w:rPr>
          <w:rFonts w:cs="Arial"/>
          <w:sz w:val="22"/>
          <w:lang w:val="en-GB"/>
        </w:rPr>
      </w:pPr>
      <w:bookmarkStart w:id="60" w:name="_Toc123889691"/>
      <w:proofErr w:type="spellStart"/>
      <w:r w:rsidRPr="00EF57A3">
        <w:rPr>
          <w:rFonts w:cs="Arial"/>
          <w:sz w:val="22"/>
          <w:lang w:val="en-GB"/>
        </w:rPr>
        <w:lastRenderedPageBreak/>
        <w:t>Melakukan</w:t>
      </w:r>
      <w:proofErr w:type="spellEnd"/>
      <w:r w:rsidR="002071DE" w:rsidRPr="00EF57A3">
        <w:rPr>
          <w:rFonts w:cs="Arial"/>
          <w:sz w:val="22"/>
          <w:lang w:val="en-GB"/>
        </w:rPr>
        <w:t xml:space="preserve"> </w:t>
      </w:r>
      <w:r w:rsidR="00791F4E" w:rsidRPr="00EF57A3">
        <w:rPr>
          <w:rFonts w:cs="Arial"/>
          <w:sz w:val="22"/>
          <w:lang w:val="en-GB"/>
        </w:rPr>
        <w:t xml:space="preserve">inquiry virtual account </w:t>
      </w:r>
      <w:proofErr w:type="spellStart"/>
      <w:r w:rsidR="00791F4E" w:rsidRPr="00EF57A3">
        <w:rPr>
          <w:rFonts w:cs="Arial"/>
          <w:sz w:val="22"/>
          <w:lang w:val="en-GB"/>
        </w:rPr>
        <w:t>xendith</w:t>
      </w:r>
      <w:bookmarkEnd w:id="60"/>
      <w:proofErr w:type="spellEnd"/>
      <w:r w:rsidRPr="00EF57A3">
        <w:rPr>
          <w:rFonts w:cs="Arial"/>
          <w:sz w:val="22"/>
          <w:lang w:val="en-GB"/>
        </w:rPr>
        <w:t xml:space="preserve"> </w:t>
      </w:r>
    </w:p>
    <w:p w14:paraId="635BDE76" w14:textId="5308973D" w:rsidR="002071DE" w:rsidRPr="00385219" w:rsidRDefault="002071DE" w:rsidP="002071DE">
      <w:pPr>
        <w:ind w:left="1276" w:firstLine="720"/>
        <w:rPr>
          <w:rFonts w:ascii="Arial" w:hAnsi="Arial" w:cs="Arial"/>
          <w:lang w:val="en-GB" w:eastAsia="id-ID"/>
        </w:rPr>
      </w:pPr>
      <w:r w:rsidRPr="00385219">
        <w:rPr>
          <w:rFonts w:ascii="Arial" w:hAnsi="Arial" w:cs="Arial"/>
          <w:lang w:val="en-GB" w:eastAsia="id-ID"/>
        </w:rPr>
        <w:t xml:space="preserve">Pada </w:t>
      </w:r>
      <w:proofErr w:type="spellStart"/>
      <w:r w:rsidRPr="00385219">
        <w:rPr>
          <w:rFonts w:ascii="Arial" w:hAnsi="Arial" w:cs="Arial"/>
          <w:lang w:val="en-GB" w:eastAsia="id-ID"/>
        </w:rPr>
        <w:t>bagian</w:t>
      </w:r>
      <w:proofErr w:type="spellEnd"/>
      <w:r w:rsidRPr="00385219">
        <w:rPr>
          <w:rFonts w:ascii="Arial" w:hAnsi="Arial" w:cs="Arial"/>
          <w:lang w:val="en-GB" w:eastAsia="id-ID"/>
        </w:rPr>
        <w:t xml:space="preserve"> </w:t>
      </w:r>
      <w:proofErr w:type="spellStart"/>
      <w:r w:rsidRPr="00385219">
        <w:rPr>
          <w:rFonts w:ascii="Arial" w:hAnsi="Arial" w:cs="Arial"/>
          <w:lang w:val="en-GB" w:eastAsia="id-ID"/>
        </w:rPr>
        <w:t>ini</w:t>
      </w:r>
      <w:proofErr w:type="spellEnd"/>
      <w:r w:rsidRPr="00385219">
        <w:rPr>
          <w:rFonts w:ascii="Arial" w:hAnsi="Arial" w:cs="Arial"/>
          <w:lang w:val="en-GB" w:eastAsia="id-ID"/>
        </w:rPr>
        <w:t xml:space="preserve"> </w:t>
      </w:r>
      <w:proofErr w:type="spellStart"/>
      <w:r w:rsidRPr="00385219">
        <w:rPr>
          <w:rFonts w:ascii="Arial" w:hAnsi="Arial" w:cs="Arial"/>
          <w:lang w:val="en-GB" w:eastAsia="id-ID"/>
        </w:rPr>
        <w:t>akan</w:t>
      </w:r>
      <w:proofErr w:type="spellEnd"/>
      <w:r w:rsidRPr="00385219">
        <w:rPr>
          <w:rFonts w:ascii="Arial" w:hAnsi="Arial" w:cs="Arial"/>
          <w:lang w:val="en-GB" w:eastAsia="id-ID"/>
        </w:rPr>
        <w:t xml:space="preserve">. </w:t>
      </w:r>
      <w:proofErr w:type="spellStart"/>
      <w:r w:rsidRPr="00385219">
        <w:rPr>
          <w:rFonts w:ascii="Arial" w:hAnsi="Arial" w:cs="Arial"/>
          <w:lang w:val="en-GB" w:eastAsia="id-ID"/>
        </w:rPr>
        <w:t>Diuraikan</w:t>
      </w:r>
      <w:proofErr w:type="spellEnd"/>
      <w:r w:rsidRPr="00385219">
        <w:rPr>
          <w:rFonts w:ascii="Arial" w:hAnsi="Arial" w:cs="Arial"/>
          <w:lang w:val="en-GB" w:eastAsia="id-ID"/>
        </w:rPr>
        <w:t xml:space="preserve"> </w:t>
      </w:r>
      <w:proofErr w:type="spellStart"/>
      <w:r w:rsidRPr="00385219">
        <w:rPr>
          <w:rFonts w:ascii="Arial" w:hAnsi="Arial" w:cs="Arial"/>
          <w:lang w:val="en-GB" w:eastAsia="id-ID"/>
        </w:rPr>
        <w:t>mengenai</w:t>
      </w:r>
      <w:proofErr w:type="spellEnd"/>
      <w:r w:rsidRPr="00385219">
        <w:rPr>
          <w:rFonts w:ascii="Arial" w:hAnsi="Arial" w:cs="Arial"/>
          <w:lang w:val="en-GB" w:eastAsia="id-ID"/>
        </w:rPr>
        <w:t xml:space="preserve"> </w:t>
      </w:r>
      <w:proofErr w:type="spellStart"/>
      <w:r w:rsidRPr="00385219">
        <w:rPr>
          <w:rFonts w:ascii="Arial" w:hAnsi="Arial" w:cs="Arial"/>
          <w:lang w:val="en-GB" w:eastAsia="id-ID"/>
        </w:rPr>
        <w:t>ruang</w:t>
      </w:r>
      <w:proofErr w:type="spellEnd"/>
      <w:r w:rsidRPr="00385219">
        <w:rPr>
          <w:rFonts w:ascii="Arial" w:hAnsi="Arial" w:cs="Arial"/>
          <w:lang w:val="en-GB" w:eastAsia="id-ID"/>
        </w:rPr>
        <w:t xml:space="preserve"> </w:t>
      </w:r>
      <w:proofErr w:type="spellStart"/>
      <w:r w:rsidRPr="00385219">
        <w:rPr>
          <w:rFonts w:ascii="Arial" w:hAnsi="Arial" w:cs="Arial"/>
          <w:lang w:val="en-GB" w:eastAsia="id-ID"/>
        </w:rPr>
        <w:t>lingkup</w:t>
      </w:r>
      <w:proofErr w:type="spellEnd"/>
      <w:r w:rsidRPr="00385219">
        <w:rPr>
          <w:rFonts w:ascii="Arial" w:hAnsi="Arial" w:cs="Arial"/>
          <w:lang w:val="en-GB" w:eastAsia="id-ID"/>
        </w:rPr>
        <w:t xml:space="preserve"> dan </w:t>
      </w:r>
      <w:proofErr w:type="spellStart"/>
      <w:r w:rsidRPr="00385219">
        <w:rPr>
          <w:rFonts w:ascii="Arial" w:hAnsi="Arial" w:cs="Arial"/>
          <w:lang w:val="en-GB" w:eastAsia="id-ID"/>
        </w:rPr>
        <w:t>aktivitas</w:t>
      </w:r>
      <w:proofErr w:type="spellEnd"/>
      <w:r w:rsidRPr="00385219">
        <w:rPr>
          <w:rFonts w:ascii="Arial" w:hAnsi="Arial" w:cs="Arial"/>
          <w:lang w:val="en-GB" w:eastAsia="id-ID"/>
        </w:rPr>
        <w:t xml:space="preserve"> </w:t>
      </w:r>
      <w:proofErr w:type="spellStart"/>
      <w:r w:rsidRPr="00385219">
        <w:rPr>
          <w:rFonts w:ascii="Arial" w:hAnsi="Arial" w:cs="Arial"/>
          <w:lang w:val="en-GB" w:eastAsia="id-ID"/>
        </w:rPr>
        <w:t>terkait</w:t>
      </w:r>
      <w:proofErr w:type="spellEnd"/>
      <w:r w:rsidRPr="00385219">
        <w:rPr>
          <w:rFonts w:ascii="Arial" w:hAnsi="Arial" w:cs="Arial"/>
          <w:lang w:val="en-GB" w:eastAsia="id-ID"/>
        </w:rPr>
        <w:t xml:space="preserve"> </w:t>
      </w:r>
      <w:proofErr w:type="spellStart"/>
      <w:r w:rsidRPr="00385219">
        <w:rPr>
          <w:rFonts w:ascii="Arial" w:hAnsi="Arial" w:cs="Arial"/>
          <w:lang w:val="en-GB" w:eastAsia="id-ID"/>
        </w:rPr>
        <w:t>penanganan</w:t>
      </w:r>
      <w:proofErr w:type="spellEnd"/>
      <w:r w:rsidRPr="00385219">
        <w:rPr>
          <w:rFonts w:ascii="Arial" w:hAnsi="Arial" w:cs="Arial"/>
          <w:lang w:val="en-GB" w:eastAsia="id-ID"/>
        </w:rPr>
        <w:t xml:space="preserve"> </w:t>
      </w:r>
      <w:r w:rsidR="00791F4E" w:rsidRPr="00385219">
        <w:rPr>
          <w:rFonts w:ascii="Arial" w:hAnsi="Arial" w:cs="Arial"/>
          <w:lang w:val="en-GB" w:eastAsia="id-ID"/>
        </w:rPr>
        <w:t xml:space="preserve">inquiry virtual account </w:t>
      </w:r>
      <w:proofErr w:type="spellStart"/>
      <w:r w:rsidR="00791F4E" w:rsidRPr="00385219">
        <w:rPr>
          <w:rFonts w:ascii="Arial" w:hAnsi="Arial" w:cs="Arial"/>
          <w:lang w:val="en-GB" w:eastAsia="id-ID"/>
        </w:rPr>
        <w:t>xendith</w:t>
      </w:r>
      <w:proofErr w:type="spellEnd"/>
    </w:p>
    <w:p w14:paraId="45B44299" w14:textId="42936911" w:rsidR="00360CB3" w:rsidRPr="00385219" w:rsidRDefault="00360CB3" w:rsidP="00360CB3">
      <w:pPr>
        <w:rPr>
          <w:rFonts w:ascii="Arial" w:hAnsi="Arial" w:cs="Arial"/>
          <w:lang w:val="en-GB"/>
        </w:rPr>
      </w:pPr>
    </w:p>
    <w:p w14:paraId="5605111C" w14:textId="02AA7A21" w:rsidR="002071DE" w:rsidRPr="00385219" w:rsidRDefault="00791F4E" w:rsidP="002071DE">
      <w:pPr>
        <w:keepNext/>
        <w:rPr>
          <w:rFonts w:ascii="Arial" w:hAnsi="Arial" w:cs="Arial"/>
        </w:rPr>
      </w:pPr>
      <w:r w:rsidRPr="00385219">
        <w:rPr>
          <w:rFonts w:ascii="Arial" w:hAnsi="Arial" w:cs="Arial"/>
          <w:noProof/>
        </w:rPr>
        <w:drawing>
          <wp:inline distT="0" distB="0" distL="0" distR="0" wp14:anchorId="40E6D20B" wp14:editId="620F3525">
            <wp:extent cx="6007735" cy="2280920"/>
            <wp:effectExtent l="0" t="0" r="0" b="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54831" w14:textId="24AD9F2F" w:rsidR="002071DE" w:rsidRPr="00385219" w:rsidRDefault="002071DE" w:rsidP="002071DE">
      <w:pPr>
        <w:pStyle w:val="Caption"/>
        <w:rPr>
          <w:rFonts w:ascii="Arial" w:hAnsi="Arial" w:cs="Arial"/>
        </w:rPr>
      </w:pPr>
      <w:r w:rsidRPr="00385219">
        <w:rPr>
          <w:rFonts w:ascii="Arial" w:hAnsi="Arial" w:cs="Arial"/>
        </w:rPr>
        <w:t xml:space="preserve">Gambar </w:t>
      </w:r>
      <w:r w:rsidRPr="00385219">
        <w:rPr>
          <w:rFonts w:ascii="Arial" w:hAnsi="Arial" w:cs="Arial"/>
        </w:rPr>
        <w:fldChar w:fldCharType="begin"/>
      </w:r>
      <w:r w:rsidRPr="00385219">
        <w:rPr>
          <w:rFonts w:ascii="Arial" w:hAnsi="Arial" w:cs="Arial"/>
        </w:rPr>
        <w:instrText xml:space="preserve"> SEQ Gambar \* ARABIC </w:instrText>
      </w:r>
      <w:r w:rsidRPr="00385219">
        <w:rPr>
          <w:rFonts w:ascii="Arial" w:hAnsi="Arial" w:cs="Arial"/>
        </w:rPr>
        <w:fldChar w:fldCharType="separate"/>
      </w:r>
      <w:r w:rsidR="000B190E" w:rsidRPr="00385219">
        <w:rPr>
          <w:rFonts w:ascii="Arial" w:hAnsi="Arial" w:cs="Arial"/>
          <w:noProof/>
        </w:rPr>
        <w:t>2</w:t>
      </w:r>
      <w:r w:rsidRPr="00385219">
        <w:rPr>
          <w:rFonts w:ascii="Arial" w:hAnsi="Arial" w:cs="Arial"/>
        </w:rPr>
        <w:fldChar w:fldCharType="end"/>
      </w:r>
      <w:r w:rsidRPr="00385219">
        <w:rPr>
          <w:rFonts w:ascii="Arial" w:hAnsi="Arial" w:cs="Arial"/>
          <w:lang w:val="en-US"/>
        </w:rPr>
        <w:t xml:space="preserve"> </w:t>
      </w:r>
      <w:proofErr w:type="spellStart"/>
      <w:r w:rsidRPr="00385219">
        <w:rPr>
          <w:rFonts w:ascii="Arial" w:hAnsi="Arial" w:cs="Arial"/>
          <w:lang w:val="en-US"/>
        </w:rPr>
        <w:t>Ativitity</w:t>
      </w:r>
      <w:proofErr w:type="spellEnd"/>
      <w:r w:rsidRPr="00385219">
        <w:rPr>
          <w:rFonts w:ascii="Arial" w:hAnsi="Arial" w:cs="Arial"/>
          <w:lang w:val="en-US"/>
        </w:rPr>
        <w:t xml:space="preserve"> diagram </w:t>
      </w:r>
      <w:proofErr w:type="spellStart"/>
      <w:r w:rsidR="00791F4E" w:rsidRPr="00385219">
        <w:rPr>
          <w:rFonts w:ascii="Arial" w:hAnsi="Arial" w:cs="Arial"/>
          <w:lang w:val="en-US"/>
        </w:rPr>
        <w:t>melakukan</w:t>
      </w:r>
      <w:proofErr w:type="spellEnd"/>
      <w:r w:rsidR="00791F4E" w:rsidRPr="00385219">
        <w:rPr>
          <w:rFonts w:ascii="Arial" w:hAnsi="Arial" w:cs="Arial"/>
          <w:lang w:val="en-US"/>
        </w:rPr>
        <w:t xml:space="preserve"> inquiry virtual account </w:t>
      </w:r>
      <w:proofErr w:type="spellStart"/>
      <w:r w:rsidR="00791F4E" w:rsidRPr="00385219">
        <w:rPr>
          <w:rFonts w:ascii="Arial" w:hAnsi="Arial" w:cs="Arial"/>
          <w:lang w:val="en-US"/>
        </w:rPr>
        <w:t>xendith</w:t>
      </w:r>
      <w:proofErr w:type="spellEnd"/>
    </w:p>
    <w:p w14:paraId="5DCF1DE2" w14:textId="3D04E37B" w:rsidR="002071DE" w:rsidRPr="00385219" w:rsidRDefault="00791F4E" w:rsidP="002071DE">
      <w:pPr>
        <w:keepNext/>
        <w:rPr>
          <w:rFonts w:ascii="Arial" w:hAnsi="Arial" w:cs="Arial"/>
        </w:rPr>
      </w:pPr>
      <w:r w:rsidRPr="00385219">
        <w:rPr>
          <w:rFonts w:ascii="Arial" w:hAnsi="Arial" w:cs="Arial"/>
          <w:noProof/>
        </w:rPr>
        <w:drawing>
          <wp:inline distT="0" distB="0" distL="0" distR="0" wp14:anchorId="75AC323E" wp14:editId="159C2A55">
            <wp:extent cx="6007735" cy="31815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318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FCBE5" w14:textId="097B4971" w:rsidR="002071DE" w:rsidRPr="00385219" w:rsidRDefault="002071DE" w:rsidP="002071DE">
      <w:pPr>
        <w:pStyle w:val="Caption"/>
        <w:rPr>
          <w:rFonts w:ascii="Arial" w:hAnsi="Arial" w:cs="Arial"/>
        </w:rPr>
      </w:pPr>
      <w:r w:rsidRPr="00385219">
        <w:rPr>
          <w:rFonts w:ascii="Arial" w:hAnsi="Arial" w:cs="Arial"/>
        </w:rPr>
        <w:t xml:space="preserve">Gambar </w:t>
      </w:r>
      <w:r w:rsidRPr="00385219">
        <w:rPr>
          <w:rFonts w:ascii="Arial" w:hAnsi="Arial" w:cs="Arial"/>
        </w:rPr>
        <w:fldChar w:fldCharType="begin"/>
      </w:r>
      <w:r w:rsidRPr="00385219">
        <w:rPr>
          <w:rFonts w:ascii="Arial" w:hAnsi="Arial" w:cs="Arial"/>
        </w:rPr>
        <w:instrText xml:space="preserve"> SEQ Gambar \* ARABIC </w:instrText>
      </w:r>
      <w:r w:rsidRPr="00385219">
        <w:rPr>
          <w:rFonts w:ascii="Arial" w:hAnsi="Arial" w:cs="Arial"/>
        </w:rPr>
        <w:fldChar w:fldCharType="separate"/>
      </w:r>
      <w:r w:rsidR="000B190E" w:rsidRPr="00385219">
        <w:rPr>
          <w:rFonts w:ascii="Arial" w:hAnsi="Arial" w:cs="Arial"/>
          <w:noProof/>
        </w:rPr>
        <w:t>3</w:t>
      </w:r>
      <w:r w:rsidRPr="00385219">
        <w:rPr>
          <w:rFonts w:ascii="Arial" w:hAnsi="Arial" w:cs="Arial"/>
        </w:rPr>
        <w:fldChar w:fldCharType="end"/>
      </w:r>
      <w:r w:rsidRPr="00385219">
        <w:rPr>
          <w:rFonts w:ascii="Arial" w:hAnsi="Arial" w:cs="Arial"/>
          <w:lang w:val="en-US"/>
        </w:rPr>
        <w:t xml:space="preserve"> Sequence diagram </w:t>
      </w:r>
      <w:proofErr w:type="spellStart"/>
      <w:r w:rsidRPr="00385219">
        <w:rPr>
          <w:rFonts w:ascii="Arial" w:hAnsi="Arial" w:cs="Arial"/>
          <w:lang w:val="en-US"/>
        </w:rPr>
        <w:t>melakukan</w:t>
      </w:r>
      <w:proofErr w:type="spellEnd"/>
      <w:r w:rsidRPr="00385219">
        <w:rPr>
          <w:rFonts w:ascii="Arial" w:hAnsi="Arial" w:cs="Arial"/>
          <w:lang w:val="en-US"/>
        </w:rPr>
        <w:t xml:space="preserve"> </w:t>
      </w:r>
      <w:proofErr w:type="spellStart"/>
      <w:r w:rsidR="00791F4E" w:rsidRPr="00385219">
        <w:rPr>
          <w:rFonts w:ascii="Arial" w:hAnsi="Arial" w:cs="Arial"/>
          <w:lang w:val="en-US"/>
        </w:rPr>
        <w:t>pembayaran</w:t>
      </w:r>
      <w:proofErr w:type="spellEnd"/>
      <w:r w:rsidR="00791F4E" w:rsidRPr="00385219">
        <w:rPr>
          <w:rFonts w:ascii="Arial" w:hAnsi="Arial" w:cs="Arial"/>
          <w:lang w:val="en-US"/>
        </w:rPr>
        <w:t xml:space="preserve"> virtual account </w:t>
      </w:r>
      <w:proofErr w:type="spellStart"/>
      <w:r w:rsidR="00791F4E" w:rsidRPr="00385219">
        <w:rPr>
          <w:rFonts w:ascii="Arial" w:hAnsi="Arial" w:cs="Arial"/>
          <w:lang w:val="en-US"/>
        </w:rPr>
        <w:t>xendith</w:t>
      </w:r>
      <w:proofErr w:type="spellEnd"/>
    </w:p>
    <w:p w14:paraId="532B0D65" w14:textId="35ADB442" w:rsidR="00791F4E" w:rsidRPr="00385219" w:rsidRDefault="00791F4E" w:rsidP="00360CB3">
      <w:pPr>
        <w:rPr>
          <w:rFonts w:ascii="Arial" w:hAnsi="Arial" w:cs="Arial"/>
          <w:lang w:val="en-GB"/>
        </w:rPr>
      </w:pPr>
    </w:p>
    <w:p w14:paraId="63E91646" w14:textId="00087485" w:rsidR="00791F4E" w:rsidRPr="00385219" w:rsidRDefault="00791F4E" w:rsidP="00360CB3">
      <w:pPr>
        <w:rPr>
          <w:rFonts w:ascii="Arial" w:hAnsi="Arial" w:cs="Arial"/>
          <w:lang w:val="en-GB"/>
        </w:rPr>
      </w:pPr>
    </w:p>
    <w:p w14:paraId="5F6AB3CF" w14:textId="1B80ED76" w:rsidR="00791F4E" w:rsidRPr="00385219" w:rsidRDefault="00791F4E" w:rsidP="00360CB3">
      <w:pPr>
        <w:rPr>
          <w:rFonts w:ascii="Arial" w:hAnsi="Arial" w:cs="Arial"/>
          <w:lang w:val="en-GB"/>
        </w:rPr>
      </w:pPr>
    </w:p>
    <w:p w14:paraId="3C228024" w14:textId="129AA85E" w:rsidR="00791F4E" w:rsidRPr="00385219" w:rsidRDefault="00791F4E" w:rsidP="00360CB3">
      <w:pPr>
        <w:rPr>
          <w:rFonts w:ascii="Arial" w:hAnsi="Arial" w:cs="Arial"/>
          <w:lang w:val="en-GB"/>
        </w:rPr>
      </w:pPr>
    </w:p>
    <w:p w14:paraId="5239D5F8" w14:textId="0FD2714D" w:rsidR="00791F4E" w:rsidRPr="00385219" w:rsidRDefault="00791F4E" w:rsidP="00360CB3">
      <w:pPr>
        <w:rPr>
          <w:rFonts w:ascii="Arial" w:hAnsi="Arial" w:cs="Arial"/>
          <w:lang w:val="en-GB"/>
        </w:rPr>
      </w:pPr>
    </w:p>
    <w:p w14:paraId="17514129" w14:textId="77777777" w:rsidR="00791F4E" w:rsidRPr="00385219" w:rsidRDefault="00791F4E" w:rsidP="00360CB3">
      <w:pPr>
        <w:rPr>
          <w:rFonts w:ascii="Arial" w:hAnsi="Arial" w:cs="Arial"/>
          <w:lang w:val="en-GB"/>
        </w:rPr>
      </w:pPr>
    </w:p>
    <w:p w14:paraId="5326D843" w14:textId="144373DC" w:rsidR="00791F4E" w:rsidRPr="00385219" w:rsidRDefault="00791F4E" w:rsidP="00360CB3">
      <w:pPr>
        <w:rPr>
          <w:rFonts w:ascii="Arial" w:hAnsi="Arial" w:cs="Arial"/>
          <w:lang w:val="en-GB"/>
        </w:rPr>
      </w:pPr>
    </w:p>
    <w:p w14:paraId="7AC07983" w14:textId="45029871" w:rsidR="00791F4E" w:rsidRPr="00385219" w:rsidRDefault="00791F4E" w:rsidP="00360CB3">
      <w:pPr>
        <w:rPr>
          <w:rFonts w:ascii="Arial" w:hAnsi="Arial" w:cs="Arial"/>
          <w:lang w:val="en-GB"/>
        </w:rPr>
      </w:pPr>
    </w:p>
    <w:p w14:paraId="3CEA3229" w14:textId="2ED4A267" w:rsidR="00791F4E" w:rsidRPr="005F1A94" w:rsidRDefault="00791F4E" w:rsidP="00791F4E">
      <w:pPr>
        <w:pStyle w:val="Heading3"/>
        <w:rPr>
          <w:rFonts w:cs="Arial"/>
          <w:sz w:val="22"/>
        </w:rPr>
      </w:pPr>
      <w:bookmarkStart w:id="61" w:name="_Toc123889692"/>
      <w:r w:rsidRPr="005F1A94">
        <w:rPr>
          <w:rFonts w:cs="Arial"/>
          <w:sz w:val="22"/>
        </w:rPr>
        <w:lastRenderedPageBreak/>
        <w:t xml:space="preserve">Melakukan </w:t>
      </w:r>
      <w:r w:rsidRPr="005F1A94">
        <w:rPr>
          <w:rFonts w:cs="Arial"/>
          <w:sz w:val="22"/>
          <w:lang w:val="en-US"/>
        </w:rPr>
        <w:t>payment &amp; callback</w:t>
      </w:r>
      <w:r w:rsidRPr="005F1A94">
        <w:rPr>
          <w:rFonts w:cs="Arial"/>
          <w:sz w:val="22"/>
        </w:rPr>
        <w:t xml:space="preserve"> virtual </w:t>
      </w:r>
      <w:proofErr w:type="spellStart"/>
      <w:r w:rsidRPr="005F1A94">
        <w:rPr>
          <w:rFonts w:cs="Arial"/>
          <w:sz w:val="22"/>
        </w:rPr>
        <w:t>account</w:t>
      </w:r>
      <w:proofErr w:type="spellEnd"/>
      <w:r w:rsidRPr="005F1A94">
        <w:rPr>
          <w:rFonts w:cs="Arial"/>
          <w:sz w:val="22"/>
        </w:rPr>
        <w:t xml:space="preserve"> </w:t>
      </w:r>
      <w:proofErr w:type="spellStart"/>
      <w:r w:rsidRPr="005F1A94">
        <w:rPr>
          <w:rFonts w:cs="Arial"/>
          <w:sz w:val="22"/>
        </w:rPr>
        <w:t>xendith</w:t>
      </w:r>
      <w:bookmarkEnd w:id="61"/>
      <w:proofErr w:type="spellEnd"/>
      <w:r w:rsidRPr="005F1A94">
        <w:rPr>
          <w:rFonts w:cs="Arial"/>
          <w:sz w:val="22"/>
        </w:rPr>
        <w:t xml:space="preserve"> </w:t>
      </w:r>
    </w:p>
    <w:p w14:paraId="0F9EF8A7" w14:textId="60B5CAB9" w:rsidR="00791F4E" w:rsidRPr="005F1A94" w:rsidRDefault="00791F4E" w:rsidP="00360CB3">
      <w:pPr>
        <w:rPr>
          <w:rFonts w:ascii="Arial" w:hAnsi="Arial" w:cs="Arial"/>
          <w:sz w:val="22"/>
          <w:szCs w:val="22"/>
          <w:lang w:val="en-GB"/>
        </w:rPr>
      </w:pPr>
    </w:p>
    <w:p w14:paraId="1C39A8D6" w14:textId="77777777" w:rsidR="00FE53ED" w:rsidRPr="00385219" w:rsidRDefault="00FE53ED" w:rsidP="00FE53ED">
      <w:pPr>
        <w:keepNext/>
        <w:rPr>
          <w:rFonts w:ascii="Arial" w:hAnsi="Arial" w:cs="Arial"/>
        </w:rPr>
      </w:pPr>
      <w:r w:rsidRPr="00385219">
        <w:rPr>
          <w:rFonts w:ascii="Arial" w:hAnsi="Arial" w:cs="Arial"/>
          <w:noProof/>
          <w:lang w:val="en-GB"/>
        </w:rPr>
        <w:drawing>
          <wp:inline distT="0" distB="0" distL="0" distR="0" wp14:anchorId="5512F807" wp14:editId="2538FF01">
            <wp:extent cx="6007735" cy="4777740"/>
            <wp:effectExtent l="0" t="0" r="0" b="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F13EB" w14:textId="47E620F6" w:rsidR="00791F4E" w:rsidRPr="00385219" w:rsidRDefault="00FE53ED" w:rsidP="00FE53ED">
      <w:pPr>
        <w:pStyle w:val="Caption"/>
        <w:rPr>
          <w:rFonts w:ascii="Arial" w:hAnsi="Arial" w:cs="Arial"/>
          <w:lang w:val="en-US"/>
        </w:rPr>
      </w:pPr>
      <w:r w:rsidRPr="00385219">
        <w:rPr>
          <w:rFonts w:ascii="Arial" w:hAnsi="Arial" w:cs="Arial"/>
        </w:rPr>
        <w:t xml:space="preserve">Gambar </w:t>
      </w:r>
      <w:r w:rsidRPr="00385219">
        <w:rPr>
          <w:rFonts w:ascii="Arial" w:hAnsi="Arial" w:cs="Arial"/>
        </w:rPr>
        <w:fldChar w:fldCharType="begin"/>
      </w:r>
      <w:r w:rsidRPr="00385219">
        <w:rPr>
          <w:rFonts w:ascii="Arial" w:hAnsi="Arial" w:cs="Arial"/>
        </w:rPr>
        <w:instrText xml:space="preserve"> SEQ Gambar \* ARABIC </w:instrText>
      </w:r>
      <w:r w:rsidRPr="00385219">
        <w:rPr>
          <w:rFonts w:ascii="Arial" w:hAnsi="Arial" w:cs="Arial"/>
        </w:rPr>
        <w:fldChar w:fldCharType="separate"/>
      </w:r>
      <w:r w:rsidR="000B190E" w:rsidRPr="00385219">
        <w:rPr>
          <w:rFonts w:ascii="Arial" w:hAnsi="Arial" w:cs="Arial"/>
          <w:noProof/>
        </w:rPr>
        <w:t>4</w:t>
      </w:r>
      <w:r w:rsidRPr="00385219">
        <w:rPr>
          <w:rFonts w:ascii="Arial" w:hAnsi="Arial" w:cs="Arial"/>
        </w:rPr>
        <w:fldChar w:fldCharType="end"/>
      </w:r>
      <w:r w:rsidRPr="00385219">
        <w:rPr>
          <w:rFonts w:ascii="Arial" w:hAnsi="Arial" w:cs="Arial"/>
          <w:lang w:val="en-US"/>
        </w:rPr>
        <w:t xml:space="preserve"> Activity diagram </w:t>
      </w:r>
      <w:proofErr w:type="spellStart"/>
      <w:r w:rsidRPr="00385219">
        <w:rPr>
          <w:rFonts w:ascii="Arial" w:hAnsi="Arial" w:cs="Arial"/>
          <w:lang w:val="en-US"/>
        </w:rPr>
        <w:t>melakukan</w:t>
      </w:r>
      <w:proofErr w:type="spellEnd"/>
      <w:r w:rsidRPr="00385219">
        <w:rPr>
          <w:rFonts w:ascii="Arial" w:hAnsi="Arial" w:cs="Arial"/>
          <w:lang w:val="en-US"/>
        </w:rPr>
        <w:t xml:space="preserve"> payment dan callback virtual account </w:t>
      </w:r>
      <w:proofErr w:type="spellStart"/>
      <w:r w:rsidRPr="00385219">
        <w:rPr>
          <w:rFonts w:ascii="Arial" w:hAnsi="Arial" w:cs="Arial"/>
          <w:lang w:val="en-US"/>
        </w:rPr>
        <w:t>xendith</w:t>
      </w:r>
      <w:proofErr w:type="spellEnd"/>
    </w:p>
    <w:p w14:paraId="4F54232F" w14:textId="77777777" w:rsidR="00FE53ED" w:rsidRPr="00385219" w:rsidRDefault="00FE53ED" w:rsidP="00FE53ED">
      <w:pPr>
        <w:keepNext/>
        <w:rPr>
          <w:rFonts w:ascii="Arial" w:hAnsi="Arial" w:cs="Arial"/>
        </w:rPr>
      </w:pPr>
      <w:r w:rsidRPr="00385219">
        <w:rPr>
          <w:rFonts w:ascii="Arial" w:hAnsi="Arial" w:cs="Arial"/>
          <w:noProof/>
          <w:lang w:val="en-US" w:eastAsia="id-ID"/>
        </w:rPr>
        <w:lastRenderedPageBreak/>
        <w:drawing>
          <wp:inline distT="0" distB="0" distL="0" distR="0" wp14:anchorId="51CA2FA6" wp14:editId="443DA4A7">
            <wp:extent cx="6007735" cy="5772150"/>
            <wp:effectExtent l="0" t="0" r="0" b="0"/>
            <wp:docPr id="32" name="Picture 32" descr="A picture containing text, fil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, file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F887E" w14:textId="499D6CB0" w:rsidR="00FE53ED" w:rsidRDefault="00FE53ED" w:rsidP="00FE53ED">
      <w:pPr>
        <w:pStyle w:val="Caption"/>
        <w:rPr>
          <w:rFonts w:ascii="Arial" w:hAnsi="Arial" w:cs="Arial"/>
          <w:lang w:val="en-US"/>
        </w:rPr>
      </w:pPr>
      <w:r w:rsidRPr="00385219">
        <w:rPr>
          <w:rFonts w:ascii="Arial" w:hAnsi="Arial" w:cs="Arial"/>
        </w:rPr>
        <w:t xml:space="preserve">Gambar </w:t>
      </w:r>
      <w:r w:rsidRPr="00385219">
        <w:rPr>
          <w:rFonts w:ascii="Arial" w:hAnsi="Arial" w:cs="Arial"/>
        </w:rPr>
        <w:fldChar w:fldCharType="begin"/>
      </w:r>
      <w:r w:rsidRPr="00385219">
        <w:rPr>
          <w:rFonts w:ascii="Arial" w:hAnsi="Arial" w:cs="Arial"/>
        </w:rPr>
        <w:instrText xml:space="preserve"> SEQ Gambar \* ARABIC </w:instrText>
      </w:r>
      <w:r w:rsidRPr="00385219">
        <w:rPr>
          <w:rFonts w:ascii="Arial" w:hAnsi="Arial" w:cs="Arial"/>
        </w:rPr>
        <w:fldChar w:fldCharType="separate"/>
      </w:r>
      <w:r w:rsidR="000B190E" w:rsidRPr="00385219">
        <w:rPr>
          <w:rFonts w:ascii="Arial" w:hAnsi="Arial" w:cs="Arial"/>
          <w:noProof/>
        </w:rPr>
        <w:t>5</w:t>
      </w:r>
      <w:r w:rsidRPr="00385219">
        <w:rPr>
          <w:rFonts w:ascii="Arial" w:hAnsi="Arial" w:cs="Arial"/>
        </w:rPr>
        <w:fldChar w:fldCharType="end"/>
      </w:r>
      <w:r w:rsidRPr="00385219">
        <w:rPr>
          <w:rFonts w:ascii="Arial" w:hAnsi="Arial" w:cs="Arial"/>
          <w:lang w:val="en-US"/>
        </w:rPr>
        <w:t xml:space="preserve"> Sequence diagram </w:t>
      </w:r>
      <w:proofErr w:type="spellStart"/>
      <w:r w:rsidRPr="00385219">
        <w:rPr>
          <w:rFonts w:ascii="Arial" w:hAnsi="Arial" w:cs="Arial"/>
          <w:lang w:val="en-US"/>
        </w:rPr>
        <w:t>melakukan</w:t>
      </w:r>
      <w:proofErr w:type="spellEnd"/>
      <w:r w:rsidRPr="00385219">
        <w:rPr>
          <w:rFonts w:ascii="Arial" w:hAnsi="Arial" w:cs="Arial"/>
          <w:lang w:val="en-US"/>
        </w:rPr>
        <w:t xml:space="preserve"> payment &amp; callback virtual account </w:t>
      </w:r>
      <w:proofErr w:type="spellStart"/>
      <w:r w:rsidRPr="00385219">
        <w:rPr>
          <w:rFonts w:ascii="Arial" w:hAnsi="Arial" w:cs="Arial"/>
          <w:lang w:val="en-US"/>
        </w:rPr>
        <w:t>xendith</w:t>
      </w:r>
      <w:proofErr w:type="spellEnd"/>
    </w:p>
    <w:p w14:paraId="67DB3077" w14:textId="77777777" w:rsidR="00EF57A3" w:rsidRDefault="00EF57A3" w:rsidP="00EF57A3">
      <w:pPr>
        <w:rPr>
          <w:lang w:val="en-US" w:eastAsia="id-ID"/>
        </w:rPr>
      </w:pPr>
    </w:p>
    <w:p w14:paraId="33FC4194" w14:textId="77777777" w:rsidR="00EF57A3" w:rsidRDefault="00EF57A3" w:rsidP="00EF57A3">
      <w:pPr>
        <w:rPr>
          <w:lang w:val="en-US" w:eastAsia="id-ID"/>
        </w:rPr>
      </w:pPr>
    </w:p>
    <w:p w14:paraId="0939DE51" w14:textId="77777777" w:rsidR="00EF57A3" w:rsidRDefault="00EF57A3" w:rsidP="00EF57A3">
      <w:pPr>
        <w:rPr>
          <w:lang w:val="en-US" w:eastAsia="id-ID"/>
        </w:rPr>
      </w:pPr>
    </w:p>
    <w:p w14:paraId="32A1821F" w14:textId="77777777" w:rsidR="00EF57A3" w:rsidRDefault="00EF57A3" w:rsidP="00EF57A3">
      <w:pPr>
        <w:rPr>
          <w:lang w:val="en-US" w:eastAsia="id-ID"/>
        </w:rPr>
      </w:pPr>
    </w:p>
    <w:p w14:paraId="63956DB7" w14:textId="77777777" w:rsidR="00EF57A3" w:rsidRDefault="00EF57A3" w:rsidP="00EF57A3">
      <w:pPr>
        <w:rPr>
          <w:lang w:val="en-US" w:eastAsia="id-ID"/>
        </w:rPr>
      </w:pPr>
    </w:p>
    <w:p w14:paraId="1FBE7EA8" w14:textId="77777777" w:rsidR="00EF57A3" w:rsidRDefault="00EF57A3" w:rsidP="00EF57A3">
      <w:pPr>
        <w:rPr>
          <w:lang w:val="en-US" w:eastAsia="id-ID"/>
        </w:rPr>
      </w:pPr>
    </w:p>
    <w:p w14:paraId="4E8AFA55" w14:textId="77777777" w:rsidR="00EF57A3" w:rsidRDefault="00EF57A3" w:rsidP="00EF57A3">
      <w:pPr>
        <w:rPr>
          <w:lang w:val="en-US" w:eastAsia="id-ID"/>
        </w:rPr>
      </w:pPr>
    </w:p>
    <w:p w14:paraId="5CBA3CB0" w14:textId="77777777" w:rsidR="00EF57A3" w:rsidRDefault="00EF57A3" w:rsidP="00EF57A3">
      <w:pPr>
        <w:rPr>
          <w:lang w:val="en-US" w:eastAsia="id-ID"/>
        </w:rPr>
      </w:pPr>
    </w:p>
    <w:p w14:paraId="73612659" w14:textId="77777777" w:rsidR="00EF57A3" w:rsidRDefault="00EF57A3" w:rsidP="00EF57A3">
      <w:pPr>
        <w:rPr>
          <w:lang w:val="en-US" w:eastAsia="id-ID"/>
        </w:rPr>
      </w:pPr>
    </w:p>
    <w:p w14:paraId="06759358" w14:textId="77777777" w:rsidR="00EF57A3" w:rsidRDefault="00EF57A3" w:rsidP="00EF57A3">
      <w:pPr>
        <w:rPr>
          <w:lang w:val="en-US" w:eastAsia="id-ID"/>
        </w:rPr>
      </w:pPr>
    </w:p>
    <w:p w14:paraId="2D16CD90" w14:textId="77777777" w:rsidR="00EF57A3" w:rsidRDefault="00EF57A3" w:rsidP="00EF57A3">
      <w:pPr>
        <w:rPr>
          <w:lang w:val="en-US" w:eastAsia="id-ID"/>
        </w:rPr>
      </w:pPr>
    </w:p>
    <w:p w14:paraId="602C9EF4" w14:textId="77777777" w:rsidR="00EF57A3" w:rsidRDefault="00EF57A3" w:rsidP="00EF57A3">
      <w:pPr>
        <w:rPr>
          <w:lang w:val="en-US" w:eastAsia="id-ID"/>
        </w:rPr>
      </w:pPr>
    </w:p>
    <w:p w14:paraId="0CDDAA23" w14:textId="77777777" w:rsidR="00EF57A3" w:rsidRPr="00EF57A3" w:rsidRDefault="00EF57A3" w:rsidP="00EF57A3">
      <w:pPr>
        <w:rPr>
          <w:lang w:val="en-US" w:eastAsia="id-ID"/>
        </w:rPr>
      </w:pPr>
    </w:p>
    <w:p w14:paraId="4B48FDDD" w14:textId="722BA9C6" w:rsidR="002071DE" w:rsidRPr="005D613E" w:rsidRDefault="002071DE" w:rsidP="002071DE">
      <w:pPr>
        <w:pStyle w:val="Heading3"/>
        <w:rPr>
          <w:rFonts w:cs="Arial"/>
          <w:sz w:val="22"/>
        </w:rPr>
      </w:pPr>
      <w:bookmarkStart w:id="62" w:name="_Toc123889693"/>
      <w:r w:rsidRPr="005D613E">
        <w:rPr>
          <w:rFonts w:cs="Arial"/>
          <w:sz w:val="22"/>
        </w:rPr>
        <w:lastRenderedPageBreak/>
        <w:t xml:space="preserve">Melakukan </w:t>
      </w:r>
      <w:proofErr w:type="spellStart"/>
      <w:r w:rsidR="00FE53ED" w:rsidRPr="005D613E">
        <w:rPr>
          <w:rFonts w:cs="Arial"/>
          <w:sz w:val="22"/>
          <w:lang w:val="en-US"/>
        </w:rPr>
        <w:t>cek</w:t>
      </w:r>
      <w:proofErr w:type="spellEnd"/>
      <w:r w:rsidR="00FE53ED" w:rsidRPr="005D613E">
        <w:rPr>
          <w:rFonts w:cs="Arial"/>
          <w:sz w:val="22"/>
          <w:lang w:val="en-US"/>
        </w:rPr>
        <w:t xml:space="preserve"> status</w:t>
      </w:r>
      <w:bookmarkEnd w:id="62"/>
    </w:p>
    <w:p w14:paraId="40923F0E" w14:textId="06323DD8" w:rsidR="002071DE" w:rsidRPr="005D613E" w:rsidRDefault="002071DE" w:rsidP="002071DE">
      <w:pPr>
        <w:ind w:left="709" w:firstLine="720"/>
        <w:rPr>
          <w:rFonts w:ascii="Arial" w:hAnsi="Arial" w:cs="Arial"/>
          <w:sz w:val="22"/>
          <w:szCs w:val="22"/>
          <w:lang w:val="en-GB" w:eastAsia="id-ID"/>
        </w:rPr>
      </w:pPr>
      <w:r w:rsidRPr="005D613E">
        <w:rPr>
          <w:rFonts w:ascii="Arial" w:hAnsi="Arial" w:cs="Arial"/>
          <w:sz w:val="22"/>
          <w:szCs w:val="22"/>
          <w:lang w:val="en-GB" w:eastAsia="id-ID"/>
        </w:rPr>
        <w:t xml:space="preserve">Pada </w:t>
      </w:r>
      <w:proofErr w:type="spellStart"/>
      <w:r w:rsidRPr="005D613E">
        <w:rPr>
          <w:rFonts w:ascii="Arial" w:hAnsi="Arial" w:cs="Arial"/>
          <w:sz w:val="22"/>
          <w:szCs w:val="22"/>
          <w:lang w:val="en-GB" w:eastAsia="id-ID"/>
        </w:rPr>
        <w:t>bagian</w:t>
      </w:r>
      <w:proofErr w:type="spellEnd"/>
      <w:r w:rsidRPr="005D613E">
        <w:rPr>
          <w:rFonts w:ascii="Arial" w:hAnsi="Arial" w:cs="Arial"/>
          <w:sz w:val="22"/>
          <w:szCs w:val="22"/>
          <w:lang w:val="en-GB" w:eastAsia="id-ID"/>
        </w:rPr>
        <w:t xml:space="preserve"> </w:t>
      </w:r>
      <w:proofErr w:type="spellStart"/>
      <w:r w:rsidRPr="005D613E">
        <w:rPr>
          <w:rFonts w:ascii="Arial" w:hAnsi="Arial" w:cs="Arial"/>
          <w:sz w:val="22"/>
          <w:szCs w:val="22"/>
          <w:lang w:val="en-GB" w:eastAsia="id-ID"/>
        </w:rPr>
        <w:t>ini</w:t>
      </w:r>
      <w:proofErr w:type="spellEnd"/>
      <w:r w:rsidRPr="005D613E">
        <w:rPr>
          <w:rFonts w:ascii="Arial" w:hAnsi="Arial" w:cs="Arial"/>
          <w:sz w:val="22"/>
          <w:szCs w:val="22"/>
          <w:lang w:val="en-GB" w:eastAsia="id-ID"/>
        </w:rPr>
        <w:t xml:space="preserve"> </w:t>
      </w:r>
      <w:proofErr w:type="spellStart"/>
      <w:r w:rsidRPr="005D613E">
        <w:rPr>
          <w:rFonts w:ascii="Arial" w:hAnsi="Arial" w:cs="Arial"/>
          <w:sz w:val="22"/>
          <w:szCs w:val="22"/>
          <w:lang w:val="en-GB" w:eastAsia="id-ID"/>
        </w:rPr>
        <w:t>akan</w:t>
      </w:r>
      <w:proofErr w:type="spellEnd"/>
      <w:r w:rsidRPr="005D613E">
        <w:rPr>
          <w:rFonts w:ascii="Arial" w:hAnsi="Arial" w:cs="Arial"/>
          <w:sz w:val="22"/>
          <w:szCs w:val="22"/>
          <w:lang w:val="en-GB" w:eastAsia="id-ID"/>
        </w:rPr>
        <w:t xml:space="preserve"> </w:t>
      </w:r>
      <w:proofErr w:type="spellStart"/>
      <w:r w:rsidRPr="005D613E">
        <w:rPr>
          <w:rFonts w:ascii="Arial" w:hAnsi="Arial" w:cs="Arial"/>
          <w:sz w:val="22"/>
          <w:szCs w:val="22"/>
          <w:lang w:val="en-GB" w:eastAsia="id-ID"/>
        </w:rPr>
        <w:t>diuraikan</w:t>
      </w:r>
      <w:proofErr w:type="spellEnd"/>
      <w:r w:rsidRPr="005D613E">
        <w:rPr>
          <w:rFonts w:ascii="Arial" w:hAnsi="Arial" w:cs="Arial"/>
          <w:sz w:val="22"/>
          <w:szCs w:val="22"/>
          <w:lang w:val="en-GB" w:eastAsia="id-ID"/>
        </w:rPr>
        <w:t xml:space="preserve"> </w:t>
      </w:r>
      <w:proofErr w:type="spellStart"/>
      <w:r w:rsidRPr="005D613E">
        <w:rPr>
          <w:rFonts w:ascii="Arial" w:hAnsi="Arial" w:cs="Arial"/>
          <w:sz w:val="22"/>
          <w:szCs w:val="22"/>
          <w:lang w:val="en-GB" w:eastAsia="id-ID"/>
        </w:rPr>
        <w:t>mengenai</w:t>
      </w:r>
      <w:proofErr w:type="spellEnd"/>
      <w:r w:rsidRPr="005D613E">
        <w:rPr>
          <w:rFonts w:ascii="Arial" w:hAnsi="Arial" w:cs="Arial"/>
          <w:sz w:val="22"/>
          <w:szCs w:val="22"/>
          <w:lang w:val="en-GB" w:eastAsia="id-ID"/>
        </w:rPr>
        <w:t xml:space="preserve"> </w:t>
      </w:r>
      <w:proofErr w:type="spellStart"/>
      <w:r w:rsidRPr="005D613E">
        <w:rPr>
          <w:rFonts w:ascii="Arial" w:hAnsi="Arial" w:cs="Arial"/>
          <w:sz w:val="22"/>
          <w:szCs w:val="22"/>
          <w:lang w:val="en-GB" w:eastAsia="id-ID"/>
        </w:rPr>
        <w:t>ruang</w:t>
      </w:r>
      <w:proofErr w:type="spellEnd"/>
      <w:r w:rsidRPr="005D613E">
        <w:rPr>
          <w:rFonts w:ascii="Arial" w:hAnsi="Arial" w:cs="Arial"/>
          <w:sz w:val="22"/>
          <w:szCs w:val="22"/>
          <w:lang w:val="en-GB" w:eastAsia="id-ID"/>
        </w:rPr>
        <w:t xml:space="preserve"> </w:t>
      </w:r>
      <w:proofErr w:type="spellStart"/>
      <w:r w:rsidRPr="005D613E">
        <w:rPr>
          <w:rFonts w:ascii="Arial" w:hAnsi="Arial" w:cs="Arial"/>
          <w:sz w:val="22"/>
          <w:szCs w:val="22"/>
          <w:lang w:val="en-GB" w:eastAsia="id-ID"/>
        </w:rPr>
        <w:t>lingkup</w:t>
      </w:r>
      <w:proofErr w:type="spellEnd"/>
      <w:r w:rsidRPr="005D613E">
        <w:rPr>
          <w:rFonts w:ascii="Arial" w:hAnsi="Arial" w:cs="Arial"/>
          <w:sz w:val="22"/>
          <w:szCs w:val="22"/>
          <w:lang w:val="en-GB" w:eastAsia="id-ID"/>
        </w:rPr>
        <w:t xml:space="preserve"> dan </w:t>
      </w:r>
      <w:proofErr w:type="spellStart"/>
      <w:r w:rsidRPr="005D613E">
        <w:rPr>
          <w:rFonts w:ascii="Arial" w:hAnsi="Arial" w:cs="Arial"/>
          <w:sz w:val="22"/>
          <w:szCs w:val="22"/>
          <w:lang w:val="en-GB" w:eastAsia="id-ID"/>
        </w:rPr>
        <w:t>aktivitas</w:t>
      </w:r>
      <w:proofErr w:type="spellEnd"/>
      <w:r w:rsidRPr="005D613E">
        <w:rPr>
          <w:rFonts w:ascii="Arial" w:hAnsi="Arial" w:cs="Arial"/>
          <w:sz w:val="22"/>
          <w:szCs w:val="22"/>
          <w:lang w:val="en-GB" w:eastAsia="id-ID"/>
        </w:rPr>
        <w:t xml:space="preserve"> </w:t>
      </w:r>
      <w:proofErr w:type="spellStart"/>
      <w:r w:rsidRPr="005D613E">
        <w:rPr>
          <w:rFonts w:ascii="Arial" w:hAnsi="Arial" w:cs="Arial"/>
          <w:sz w:val="22"/>
          <w:szCs w:val="22"/>
          <w:lang w:val="en-GB" w:eastAsia="id-ID"/>
        </w:rPr>
        <w:t>terkait</w:t>
      </w:r>
      <w:proofErr w:type="spellEnd"/>
      <w:r w:rsidRPr="005D613E">
        <w:rPr>
          <w:rFonts w:ascii="Arial" w:hAnsi="Arial" w:cs="Arial"/>
          <w:sz w:val="22"/>
          <w:szCs w:val="22"/>
          <w:lang w:val="en-GB" w:eastAsia="id-ID"/>
        </w:rPr>
        <w:t xml:space="preserve"> </w:t>
      </w:r>
      <w:proofErr w:type="spellStart"/>
      <w:r w:rsidRPr="005D613E">
        <w:rPr>
          <w:rFonts w:ascii="Arial" w:hAnsi="Arial" w:cs="Arial"/>
          <w:sz w:val="22"/>
          <w:szCs w:val="22"/>
          <w:lang w:val="en-GB" w:eastAsia="id-ID"/>
        </w:rPr>
        <w:t>melakukan</w:t>
      </w:r>
      <w:proofErr w:type="spellEnd"/>
      <w:r w:rsidRPr="005D613E">
        <w:rPr>
          <w:rFonts w:ascii="Arial" w:hAnsi="Arial" w:cs="Arial"/>
          <w:sz w:val="22"/>
          <w:szCs w:val="22"/>
          <w:lang w:val="en-GB" w:eastAsia="id-ID"/>
        </w:rPr>
        <w:t xml:space="preserve"> </w:t>
      </w:r>
      <w:proofErr w:type="spellStart"/>
      <w:r w:rsidR="00FE53ED" w:rsidRPr="005D613E">
        <w:rPr>
          <w:rFonts w:ascii="Arial" w:hAnsi="Arial" w:cs="Arial"/>
          <w:sz w:val="22"/>
          <w:szCs w:val="22"/>
          <w:lang w:val="en-GB" w:eastAsia="id-ID"/>
        </w:rPr>
        <w:t>cek</w:t>
      </w:r>
      <w:proofErr w:type="spellEnd"/>
      <w:r w:rsidR="00FE53ED" w:rsidRPr="005D613E">
        <w:rPr>
          <w:rFonts w:ascii="Arial" w:hAnsi="Arial" w:cs="Arial"/>
          <w:sz w:val="22"/>
          <w:szCs w:val="22"/>
          <w:lang w:val="en-GB" w:eastAsia="id-ID"/>
        </w:rPr>
        <w:t xml:space="preserve"> status</w:t>
      </w:r>
      <w:r w:rsidRPr="005D613E">
        <w:rPr>
          <w:rFonts w:ascii="Arial" w:hAnsi="Arial" w:cs="Arial"/>
          <w:sz w:val="22"/>
          <w:szCs w:val="22"/>
          <w:lang w:val="en-GB" w:eastAsia="id-ID"/>
        </w:rPr>
        <w:t>.</w:t>
      </w:r>
    </w:p>
    <w:p w14:paraId="1F11E862" w14:textId="33700D68" w:rsidR="009E3890" w:rsidRPr="00385219" w:rsidRDefault="009E3890" w:rsidP="00360CB3">
      <w:pPr>
        <w:rPr>
          <w:rFonts w:ascii="Arial" w:hAnsi="Arial" w:cs="Arial"/>
          <w:lang w:val="en-GB"/>
        </w:rPr>
      </w:pPr>
    </w:p>
    <w:p w14:paraId="48AAAB4A" w14:textId="2DD9E51E" w:rsidR="002071DE" w:rsidRPr="00385219" w:rsidRDefault="00FE53ED" w:rsidP="002071DE">
      <w:pPr>
        <w:keepNext/>
        <w:rPr>
          <w:rFonts w:ascii="Arial" w:hAnsi="Arial" w:cs="Arial"/>
        </w:rPr>
      </w:pPr>
      <w:r w:rsidRPr="00385219">
        <w:rPr>
          <w:rFonts w:ascii="Arial" w:hAnsi="Arial" w:cs="Arial"/>
          <w:noProof/>
        </w:rPr>
        <w:drawing>
          <wp:inline distT="0" distB="0" distL="0" distR="0" wp14:anchorId="665B945B" wp14:editId="725B2651">
            <wp:extent cx="5916295" cy="29743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95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A7DFD" w14:textId="3811D650" w:rsidR="002071DE" w:rsidRPr="00385219" w:rsidRDefault="002071DE" w:rsidP="008A6D09">
      <w:pPr>
        <w:pStyle w:val="Caption"/>
        <w:rPr>
          <w:rFonts w:ascii="Arial" w:hAnsi="Arial" w:cs="Arial"/>
          <w:sz w:val="24"/>
          <w:szCs w:val="24"/>
        </w:rPr>
      </w:pPr>
      <w:r w:rsidRPr="00385219">
        <w:rPr>
          <w:rFonts w:ascii="Arial" w:hAnsi="Arial" w:cs="Arial"/>
        </w:rPr>
        <w:t xml:space="preserve">Gambar </w:t>
      </w:r>
      <w:r w:rsidRPr="00385219">
        <w:rPr>
          <w:rFonts w:ascii="Arial" w:hAnsi="Arial" w:cs="Arial"/>
        </w:rPr>
        <w:fldChar w:fldCharType="begin"/>
      </w:r>
      <w:r w:rsidRPr="00385219">
        <w:rPr>
          <w:rFonts w:ascii="Arial" w:hAnsi="Arial" w:cs="Arial"/>
        </w:rPr>
        <w:instrText xml:space="preserve"> SEQ Gambar \* ARABIC </w:instrText>
      </w:r>
      <w:r w:rsidRPr="00385219">
        <w:rPr>
          <w:rFonts w:ascii="Arial" w:hAnsi="Arial" w:cs="Arial"/>
        </w:rPr>
        <w:fldChar w:fldCharType="separate"/>
      </w:r>
      <w:r w:rsidR="000B190E" w:rsidRPr="00385219">
        <w:rPr>
          <w:rFonts w:ascii="Arial" w:hAnsi="Arial" w:cs="Arial"/>
          <w:noProof/>
        </w:rPr>
        <w:t>6</w:t>
      </w:r>
      <w:r w:rsidRPr="00385219">
        <w:rPr>
          <w:rFonts w:ascii="Arial" w:hAnsi="Arial" w:cs="Arial"/>
        </w:rPr>
        <w:fldChar w:fldCharType="end"/>
      </w:r>
      <w:r w:rsidRPr="00385219">
        <w:rPr>
          <w:rFonts w:ascii="Arial" w:hAnsi="Arial" w:cs="Arial"/>
          <w:lang w:val="en-US"/>
        </w:rPr>
        <w:t xml:space="preserve"> Activity diagram </w:t>
      </w:r>
      <w:proofErr w:type="spellStart"/>
      <w:r w:rsidRPr="00385219">
        <w:rPr>
          <w:rFonts w:ascii="Arial" w:hAnsi="Arial" w:cs="Arial"/>
          <w:lang w:val="en-US"/>
        </w:rPr>
        <w:t>melakukan</w:t>
      </w:r>
      <w:proofErr w:type="spellEnd"/>
      <w:r w:rsidRPr="00385219">
        <w:rPr>
          <w:rFonts w:ascii="Arial" w:hAnsi="Arial" w:cs="Arial"/>
          <w:lang w:val="en-US"/>
        </w:rPr>
        <w:t xml:space="preserve"> </w:t>
      </w:r>
      <w:proofErr w:type="spellStart"/>
      <w:r w:rsidR="00FE53ED" w:rsidRPr="00385219">
        <w:rPr>
          <w:rFonts w:ascii="Arial" w:hAnsi="Arial" w:cs="Arial"/>
          <w:lang w:val="en-US"/>
        </w:rPr>
        <w:t>cek</w:t>
      </w:r>
      <w:proofErr w:type="spellEnd"/>
      <w:r w:rsidR="00FE53ED" w:rsidRPr="00385219">
        <w:rPr>
          <w:rFonts w:ascii="Arial" w:hAnsi="Arial" w:cs="Arial"/>
          <w:lang w:val="en-US"/>
        </w:rPr>
        <w:t xml:space="preserve"> status payment</w:t>
      </w:r>
    </w:p>
    <w:p w14:paraId="6CBF1B6E" w14:textId="7A8C4431" w:rsidR="002071DE" w:rsidRPr="00385219" w:rsidRDefault="002071DE" w:rsidP="00360CB3">
      <w:pPr>
        <w:rPr>
          <w:rFonts w:ascii="Arial" w:hAnsi="Arial" w:cs="Arial"/>
          <w:lang w:val="en-GB"/>
        </w:rPr>
      </w:pPr>
    </w:p>
    <w:p w14:paraId="7221081B" w14:textId="7840DAD5" w:rsidR="002071DE" w:rsidRPr="00385219" w:rsidRDefault="002071DE" w:rsidP="00360CB3">
      <w:pPr>
        <w:rPr>
          <w:rFonts w:ascii="Arial" w:hAnsi="Arial" w:cs="Arial"/>
          <w:lang w:val="en-GB"/>
        </w:rPr>
      </w:pPr>
    </w:p>
    <w:p w14:paraId="6B18144A" w14:textId="1151DCA1" w:rsidR="002071DE" w:rsidRPr="00385219" w:rsidRDefault="002071DE" w:rsidP="00360CB3">
      <w:pPr>
        <w:rPr>
          <w:rFonts w:ascii="Arial" w:hAnsi="Arial" w:cs="Arial"/>
          <w:lang w:val="en-GB"/>
        </w:rPr>
      </w:pPr>
    </w:p>
    <w:p w14:paraId="33DF714D" w14:textId="77777777" w:rsidR="00132D65" w:rsidRPr="00385219" w:rsidRDefault="00132D65" w:rsidP="00132D65">
      <w:pPr>
        <w:keepNext/>
        <w:rPr>
          <w:rFonts w:ascii="Arial" w:hAnsi="Arial" w:cs="Arial"/>
        </w:rPr>
      </w:pPr>
      <w:r w:rsidRPr="00385219">
        <w:rPr>
          <w:rFonts w:ascii="Arial" w:hAnsi="Arial" w:cs="Arial"/>
          <w:noProof/>
          <w:lang w:val="en-GB"/>
        </w:rPr>
        <w:drawing>
          <wp:inline distT="0" distB="0" distL="0" distR="0" wp14:anchorId="6F611865" wp14:editId="77F9875B">
            <wp:extent cx="6007735" cy="34759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9D998" w14:textId="1FE0BFCD" w:rsidR="00C85BCB" w:rsidRPr="00385219" w:rsidRDefault="00132D65" w:rsidP="00132D65">
      <w:pPr>
        <w:pStyle w:val="Caption"/>
        <w:rPr>
          <w:rFonts w:ascii="Arial" w:hAnsi="Arial" w:cs="Arial"/>
          <w:lang w:val="en-GB"/>
        </w:rPr>
      </w:pPr>
      <w:r w:rsidRPr="00385219">
        <w:rPr>
          <w:rFonts w:ascii="Arial" w:hAnsi="Arial" w:cs="Arial"/>
        </w:rPr>
        <w:t xml:space="preserve">Gambar </w:t>
      </w:r>
      <w:r w:rsidRPr="00385219">
        <w:rPr>
          <w:rFonts w:ascii="Arial" w:hAnsi="Arial" w:cs="Arial"/>
        </w:rPr>
        <w:fldChar w:fldCharType="begin"/>
      </w:r>
      <w:r w:rsidRPr="00385219">
        <w:rPr>
          <w:rFonts w:ascii="Arial" w:hAnsi="Arial" w:cs="Arial"/>
        </w:rPr>
        <w:instrText xml:space="preserve"> SEQ Gambar \* ARABIC </w:instrText>
      </w:r>
      <w:r w:rsidRPr="00385219">
        <w:rPr>
          <w:rFonts w:ascii="Arial" w:hAnsi="Arial" w:cs="Arial"/>
        </w:rPr>
        <w:fldChar w:fldCharType="separate"/>
      </w:r>
      <w:r w:rsidR="000B190E" w:rsidRPr="00385219">
        <w:rPr>
          <w:rFonts w:ascii="Arial" w:hAnsi="Arial" w:cs="Arial"/>
          <w:noProof/>
        </w:rPr>
        <w:t>7</w:t>
      </w:r>
      <w:r w:rsidRPr="00385219">
        <w:rPr>
          <w:rFonts w:ascii="Arial" w:hAnsi="Arial" w:cs="Arial"/>
        </w:rPr>
        <w:fldChar w:fldCharType="end"/>
      </w:r>
      <w:r w:rsidRPr="00385219">
        <w:rPr>
          <w:rFonts w:ascii="Arial" w:hAnsi="Arial" w:cs="Arial"/>
          <w:lang w:val="en-US"/>
        </w:rPr>
        <w:t xml:space="preserve"> Sequence diagram </w:t>
      </w:r>
      <w:proofErr w:type="spellStart"/>
      <w:r w:rsidRPr="00385219">
        <w:rPr>
          <w:rFonts w:ascii="Arial" w:hAnsi="Arial" w:cs="Arial"/>
          <w:lang w:val="en-US"/>
        </w:rPr>
        <w:t>cek</w:t>
      </w:r>
      <w:proofErr w:type="spellEnd"/>
      <w:r w:rsidRPr="00385219">
        <w:rPr>
          <w:rFonts w:ascii="Arial" w:hAnsi="Arial" w:cs="Arial"/>
          <w:lang w:val="en-US"/>
        </w:rPr>
        <w:t xml:space="preserve"> status</w:t>
      </w:r>
    </w:p>
    <w:p w14:paraId="612876A7" w14:textId="685CDDD3" w:rsidR="00C85BCB" w:rsidRPr="00385219" w:rsidRDefault="00C85BCB" w:rsidP="00360CB3">
      <w:pPr>
        <w:rPr>
          <w:rFonts w:ascii="Arial" w:hAnsi="Arial" w:cs="Arial"/>
          <w:lang w:val="en-GB"/>
        </w:rPr>
      </w:pPr>
    </w:p>
    <w:p w14:paraId="4DB6DCD7" w14:textId="7B43013D" w:rsidR="00C85BCB" w:rsidRPr="00385219" w:rsidRDefault="00C85BCB" w:rsidP="00360CB3">
      <w:pPr>
        <w:rPr>
          <w:rFonts w:ascii="Arial" w:hAnsi="Arial" w:cs="Arial"/>
          <w:lang w:val="en-GB"/>
        </w:rPr>
      </w:pPr>
    </w:p>
    <w:p w14:paraId="2401B793" w14:textId="3482E51B" w:rsidR="00D839E9" w:rsidRDefault="00D839E9" w:rsidP="00D839E9">
      <w:pPr>
        <w:rPr>
          <w:rFonts w:ascii="Arial" w:hAnsi="Arial" w:cs="Arial"/>
        </w:rPr>
      </w:pPr>
      <w:r w:rsidRPr="00385219">
        <w:rPr>
          <w:rFonts w:ascii="Arial" w:hAnsi="Arial" w:cs="Arial"/>
          <w:noProof/>
          <w:lang w:val="en-US" w:eastAsia="id-ID"/>
        </w:rPr>
        <w:drawing>
          <wp:inline distT="0" distB="0" distL="0" distR="0" wp14:anchorId="13DD1881" wp14:editId="3180C7EF">
            <wp:extent cx="6007735" cy="730504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730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63EF7" w14:textId="77777777" w:rsidR="005D613E" w:rsidRDefault="005D613E" w:rsidP="00D839E9">
      <w:pPr>
        <w:rPr>
          <w:rFonts w:ascii="Arial" w:hAnsi="Arial" w:cs="Arial"/>
        </w:rPr>
      </w:pPr>
    </w:p>
    <w:p w14:paraId="35774750" w14:textId="77777777" w:rsidR="005D613E" w:rsidRDefault="005D613E" w:rsidP="00D839E9">
      <w:pPr>
        <w:rPr>
          <w:rFonts w:ascii="Arial" w:hAnsi="Arial" w:cs="Arial"/>
        </w:rPr>
      </w:pPr>
    </w:p>
    <w:p w14:paraId="22AC9364" w14:textId="77777777" w:rsidR="005D613E" w:rsidRDefault="005D613E" w:rsidP="00D839E9">
      <w:pPr>
        <w:rPr>
          <w:rFonts w:ascii="Arial" w:hAnsi="Arial" w:cs="Arial"/>
        </w:rPr>
      </w:pPr>
    </w:p>
    <w:p w14:paraId="6076E048" w14:textId="77777777" w:rsidR="005D613E" w:rsidRDefault="005D613E" w:rsidP="00D839E9">
      <w:pPr>
        <w:rPr>
          <w:rFonts w:ascii="Arial" w:hAnsi="Arial" w:cs="Arial"/>
        </w:rPr>
      </w:pPr>
    </w:p>
    <w:p w14:paraId="16AE13EE" w14:textId="77777777" w:rsidR="005D613E" w:rsidRDefault="005D613E" w:rsidP="00D839E9">
      <w:pPr>
        <w:rPr>
          <w:rFonts w:ascii="Arial" w:hAnsi="Arial" w:cs="Arial"/>
        </w:rPr>
      </w:pPr>
    </w:p>
    <w:p w14:paraId="2C58196D" w14:textId="77777777" w:rsidR="005D613E" w:rsidRPr="00385219" w:rsidRDefault="005D613E" w:rsidP="00D839E9">
      <w:pPr>
        <w:rPr>
          <w:rFonts w:ascii="Arial" w:hAnsi="Arial" w:cs="Arial"/>
        </w:rPr>
      </w:pPr>
    </w:p>
    <w:p w14:paraId="4B92E039" w14:textId="77777777" w:rsidR="00132D65" w:rsidRPr="00C67919" w:rsidDel="00E27344" w:rsidRDefault="00132D65" w:rsidP="00EA7930">
      <w:pPr>
        <w:rPr>
          <w:del w:id="63" w:author="Alvat Taupik" w:date="2021-06-15T16:46:00Z"/>
          <w:rFonts w:ascii="Arial" w:hAnsi="Arial" w:cs="Arial"/>
          <w:lang w:val="en-GB"/>
        </w:rPr>
      </w:pPr>
    </w:p>
    <w:p w14:paraId="0CD3E65D" w14:textId="77777777" w:rsidR="00C53876" w:rsidRPr="00C67919" w:rsidDel="00E27344" w:rsidRDefault="00C53876" w:rsidP="00EA7930">
      <w:pPr>
        <w:rPr>
          <w:del w:id="64" w:author="Alvat Taupik" w:date="2021-06-15T16:46:00Z"/>
          <w:rFonts w:ascii="Arial" w:hAnsi="Arial" w:cs="Arial"/>
          <w:lang w:val="en-GB"/>
        </w:rPr>
      </w:pPr>
      <w:bookmarkStart w:id="65" w:name="_Toc82003790"/>
      <w:bookmarkStart w:id="66" w:name="_Toc111217537"/>
      <w:bookmarkEnd w:id="65"/>
      <w:bookmarkEnd w:id="66"/>
    </w:p>
    <w:p w14:paraId="38393F0C" w14:textId="77777777" w:rsidR="00C53876" w:rsidRPr="00C67919" w:rsidDel="00E27344" w:rsidRDefault="00C53876" w:rsidP="00EA7930">
      <w:pPr>
        <w:rPr>
          <w:del w:id="67" w:author="Alvat Taupik" w:date="2021-06-15T16:46:00Z"/>
          <w:rFonts w:ascii="Arial" w:hAnsi="Arial" w:cs="Arial"/>
          <w:lang w:val="en-GB"/>
        </w:rPr>
      </w:pPr>
      <w:bookmarkStart w:id="68" w:name="_Toc82003791"/>
      <w:bookmarkStart w:id="69" w:name="_Toc111217538"/>
      <w:bookmarkEnd w:id="68"/>
      <w:bookmarkEnd w:id="69"/>
    </w:p>
    <w:p w14:paraId="07349138" w14:textId="77777777" w:rsidR="00555AA0" w:rsidRDefault="00EA7930" w:rsidP="00EA7930">
      <w:pPr>
        <w:pStyle w:val="Heading1"/>
        <w:rPr>
          <w:rFonts w:cs="Arial"/>
          <w:sz w:val="24"/>
          <w:szCs w:val="24"/>
        </w:rPr>
      </w:pPr>
      <w:bookmarkStart w:id="70" w:name="_Toc123889694"/>
      <w:r w:rsidRPr="00C67919">
        <w:rPr>
          <w:rFonts w:cs="Arial"/>
          <w:sz w:val="24"/>
          <w:szCs w:val="24"/>
        </w:rPr>
        <w:t>SYSTEM DESIGN</w:t>
      </w:r>
      <w:bookmarkEnd w:id="70"/>
    </w:p>
    <w:p w14:paraId="418D5207" w14:textId="79520FD4" w:rsidR="00C67919" w:rsidRPr="00C67919" w:rsidRDefault="00AD678E" w:rsidP="00AD678E">
      <w:pPr>
        <w:ind w:left="700"/>
        <w:rPr>
          <w:lang w:val="en-GB" w:eastAsia="id-ID"/>
        </w:rPr>
      </w:pPr>
      <w:r>
        <w:rPr>
          <w:lang w:val="en-GB" w:eastAsia="id-ID"/>
        </w:rPr>
        <w:t xml:space="preserve">Bagian </w:t>
      </w:r>
      <w:proofErr w:type="spellStart"/>
      <w:r>
        <w:rPr>
          <w:lang w:val="en-GB" w:eastAsia="id-ID"/>
        </w:rPr>
        <w:t>ini</w:t>
      </w:r>
      <w:proofErr w:type="spellEnd"/>
      <w:r>
        <w:rPr>
          <w:lang w:val="en-GB" w:eastAsia="id-ID"/>
        </w:rPr>
        <w:t xml:space="preserve"> </w:t>
      </w:r>
      <w:proofErr w:type="spellStart"/>
      <w:r>
        <w:rPr>
          <w:lang w:val="en-GB" w:eastAsia="id-ID"/>
        </w:rPr>
        <w:t>akan</w:t>
      </w:r>
      <w:proofErr w:type="spellEnd"/>
      <w:r>
        <w:rPr>
          <w:lang w:val="en-GB" w:eastAsia="id-ID"/>
        </w:rPr>
        <w:t xml:space="preserve"> </w:t>
      </w:r>
      <w:proofErr w:type="spellStart"/>
      <w:r>
        <w:rPr>
          <w:lang w:val="en-GB" w:eastAsia="id-ID"/>
        </w:rPr>
        <w:t>mendeskripsikan</w:t>
      </w:r>
      <w:proofErr w:type="spellEnd"/>
      <w:r>
        <w:rPr>
          <w:lang w:val="en-GB" w:eastAsia="id-ID"/>
        </w:rPr>
        <w:t xml:space="preserve"> </w:t>
      </w:r>
      <w:proofErr w:type="spellStart"/>
      <w:r w:rsidR="00EE6D3E">
        <w:rPr>
          <w:lang w:val="en-GB" w:eastAsia="id-ID"/>
        </w:rPr>
        <w:t>mengenai</w:t>
      </w:r>
      <w:proofErr w:type="spellEnd"/>
      <w:r w:rsidR="00EE6D3E">
        <w:rPr>
          <w:lang w:val="en-GB" w:eastAsia="id-ID"/>
        </w:rPr>
        <w:t xml:space="preserve"> </w:t>
      </w:r>
      <w:proofErr w:type="spellStart"/>
      <w:r w:rsidR="00EE6D3E">
        <w:rPr>
          <w:lang w:val="en-GB" w:eastAsia="id-ID"/>
        </w:rPr>
        <w:t>desain</w:t>
      </w:r>
      <w:proofErr w:type="spellEnd"/>
      <w:r w:rsidR="00EE6D3E">
        <w:rPr>
          <w:lang w:val="en-GB" w:eastAsia="id-ID"/>
        </w:rPr>
        <w:t xml:space="preserve"> system yang </w:t>
      </w:r>
      <w:proofErr w:type="spellStart"/>
      <w:r w:rsidR="00EE6D3E">
        <w:rPr>
          <w:lang w:val="en-GB" w:eastAsia="id-ID"/>
        </w:rPr>
        <w:t>akn</w:t>
      </w:r>
      <w:proofErr w:type="spellEnd"/>
      <w:r w:rsidR="00EE6D3E">
        <w:rPr>
          <w:lang w:val="en-GB" w:eastAsia="id-ID"/>
        </w:rPr>
        <w:t xml:space="preserve"> di </w:t>
      </w:r>
      <w:proofErr w:type="spellStart"/>
      <w:r w:rsidR="00EE6D3E">
        <w:rPr>
          <w:lang w:val="en-GB" w:eastAsia="id-ID"/>
        </w:rPr>
        <w:t>bangun</w:t>
      </w:r>
      <w:proofErr w:type="spellEnd"/>
      <w:r w:rsidR="00EE6D3E">
        <w:rPr>
          <w:lang w:val="en-GB" w:eastAsia="id-ID"/>
        </w:rPr>
        <w:t xml:space="preserve">, Adapun </w:t>
      </w:r>
      <w:proofErr w:type="spellStart"/>
      <w:r w:rsidR="00EE6D3E">
        <w:rPr>
          <w:lang w:val="en-GB" w:eastAsia="id-ID"/>
        </w:rPr>
        <w:t>meliputi</w:t>
      </w:r>
      <w:proofErr w:type="spellEnd"/>
      <w:r w:rsidR="00EE6D3E">
        <w:rPr>
          <w:lang w:val="en-GB" w:eastAsia="id-ID"/>
        </w:rPr>
        <w:t xml:space="preserve"> </w:t>
      </w:r>
      <w:proofErr w:type="spellStart"/>
      <w:r w:rsidR="00EE6D3E">
        <w:rPr>
          <w:lang w:val="en-GB" w:eastAsia="id-ID"/>
        </w:rPr>
        <w:t>ta</w:t>
      </w:r>
      <w:r w:rsidR="0074664B">
        <w:rPr>
          <w:lang w:val="en-GB" w:eastAsia="id-ID"/>
        </w:rPr>
        <w:t>mpilan</w:t>
      </w:r>
      <w:proofErr w:type="spellEnd"/>
      <w:r w:rsidR="0074664B">
        <w:rPr>
          <w:lang w:val="en-GB" w:eastAsia="id-ID"/>
        </w:rPr>
        <w:t xml:space="preserve"> </w:t>
      </w:r>
      <w:proofErr w:type="spellStart"/>
      <w:r w:rsidR="0074664B">
        <w:rPr>
          <w:lang w:val="en-GB" w:eastAsia="id-ID"/>
        </w:rPr>
        <w:t>aplikasi</w:t>
      </w:r>
      <w:proofErr w:type="spellEnd"/>
      <w:r w:rsidR="0074664B">
        <w:rPr>
          <w:lang w:val="en-GB" w:eastAsia="id-ID"/>
        </w:rPr>
        <w:t xml:space="preserve">, data </w:t>
      </w:r>
      <w:proofErr w:type="spellStart"/>
      <w:r w:rsidR="008F24B1">
        <w:rPr>
          <w:lang w:val="en-GB" w:eastAsia="id-ID"/>
        </w:rPr>
        <w:t>definision</w:t>
      </w:r>
      <w:proofErr w:type="spellEnd"/>
      <w:r w:rsidR="008F24B1">
        <w:rPr>
          <w:lang w:val="en-GB" w:eastAsia="id-ID"/>
        </w:rPr>
        <w:t xml:space="preserve"> language dan A</w:t>
      </w:r>
      <w:r w:rsidR="00090625">
        <w:rPr>
          <w:lang w:val="en-GB" w:eastAsia="id-ID"/>
        </w:rPr>
        <w:t>PI Desain.</w:t>
      </w:r>
    </w:p>
    <w:p w14:paraId="06B3CD5D" w14:textId="77777777" w:rsidR="00C53876" w:rsidRPr="005D613E" w:rsidRDefault="00C53876" w:rsidP="00C53876">
      <w:pPr>
        <w:pStyle w:val="ListParagraph"/>
        <w:keepNext/>
        <w:keepLines/>
        <w:numPr>
          <w:ilvl w:val="0"/>
          <w:numId w:val="1"/>
        </w:numPr>
        <w:spacing w:before="200"/>
        <w:outlineLvl w:val="1"/>
        <w:rPr>
          <w:rFonts w:cs="Arial"/>
          <w:b/>
          <w:bCs/>
          <w:vanish/>
          <w:lang w:val="en-GB"/>
        </w:rPr>
      </w:pPr>
      <w:bookmarkStart w:id="71" w:name="_Toc82003793"/>
      <w:bookmarkStart w:id="72" w:name="_Toc111217540"/>
      <w:bookmarkStart w:id="73" w:name="_Toc123889695"/>
      <w:bookmarkEnd w:id="71"/>
      <w:bookmarkEnd w:id="72"/>
      <w:bookmarkEnd w:id="73"/>
    </w:p>
    <w:p w14:paraId="3ADA2F38" w14:textId="1B77D668" w:rsidR="00555AA0" w:rsidRPr="005D613E" w:rsidRDefault="00F278DB" w:rsidP="00C53876">
      <w:pPr>
        <w:pStyle w:val="Heading2"/>
        <w:ind w:left="1276"/>
        <w:rPr>
          <w:rFonts w:cs="Arial"/>
          <w:sz w:val="22"/>
          <w:szCs w:val="22"/>
        </w:rPr>
      </w:pPr>
      <w:bookmarkStart w:id="74" w:name="_Toc123889696"/>
      <w:proofErr w:type="spellStart"/>
      <w:r w:rsidRPr="005D613E">
        <w:rPr>
          <w:rFonts w:cs="Arial"/>
          <w:sz w:val="22"/>
          <w:szCs w:val="22"/>
        </w:rPr>
        <w:t>Tampilan</w:t>
      </w:r>
      <w:proofErr w:type="spellEnd"/>
      <w:r w:rsidRPr="005D613E">
        <w:rPr>
          <w:rFonts w:cs="Arial"/>
          <w:sz w:val="22"/>
          <w:szCs w:val="22"/>
        </w:rPr>
        <w:t xml:space="preserve"> Web APP</w:t>
      </w:r>
      <w:bookmarkEnd w:id="74"/>
    </w:p>
    <w:p w14:paraId="5F6925E7" w14:textId="7087907A" w:rsidR="00F278DB" w:rsidRPr="005D613E" w:rsidRDefault="00F278DB" w:rsidP="00F278DB">
      <w:pPr>
        <w:rPr>
          <w:rFonts w:ascii="Arial" w:hAnsi="Arial" w:cs="Arial"/>
          <w:sz w:val="22"/>
          <w:szCs w:val="22"/>
          <w:lang w:val="en-US" w:eastAsia="id-ID"/>
        </w:rPr>
      </w:pPr>
      <w:proofErr w:type="spellStart"/>
      <w:r w:rsidRPr="005D613E">
        <w:rPr>
          <w:rFonts w:ascii="Arial" w:hAnsi="Arial" w:cs="Arial"/>
          <w:sz w:val="22"/>
          <w:szCs w:val="22"/>
          <w:lang w:val="en-US" w:eastAsia="id-ID"/>
        </w:rPr>
        <w:t>Berikut</w:t>
      </w:r>
      <w:proofErr w:type="spellEnd"/>
      <w:r w:rsidRPr="005D613E">
        <w:rPr>
          <w:rFonts w:ascii="Arial" w:hAnsi="Arial" w:cs="Arial"/>
          <w:sz w:val="22"/>
          <w:szCs w:val="22"/>
          <w:lang w:val="en-US" w:eastAsia="id-ID"/>
        </w:rPr>
        <w:t xml:space="preserve"> </w:t>
      </w:r>
      <w:proofErr w:type="spellStart"/>
      <w:r w:rsidRPr="005D613E">
        <w:rPr>
          <w:rFonts w:ascii="Arial" w:hAnsi="Arial" w:cs="Arial"/>
          <w:sz w:val="22"/>
          <w:szCs w:val="22"/>
          <w:lang w:val="en-US" w:eastAsia="id-ID"/>
        </w:rPr>
        <w:t>ini</w:t>
      </w:r>
      <w:proofErr w:type="spellEnd"/>
      <w:r w:rsidRPr="005D613E">
        <w:rPr>
          <w:rFonts w:ascii="Arial" w:hAnsi="Arial" w:cs="Arial"/>
          <w:sz w:val="22"/>
          <w:szCs w:val="22"/>
          <w:lang w:val="en-US" w:eastAsia="id-ID"/>
        </w:rPr>
        <w:t xml:space="preserve"> </w:t>
      </w:r>
      <w:proofErr w:type="spellStart"/>
      <w:r w:rsidRPr="005D613E">
        <w:rPr>
          <w:rFonts w:ascii="Arial" w:hAnsi="Arial" w:cs="Arial"/>
          <w:sz w:val="22"/>
          <w:szCs w:val="22"/>
          <w:lang w:val="en-US" w:eastAsia="id-ID"/>
        </w:rPr>
        <w:t>merupakan</w:t>
      </w:r>
      <w:proofErr w:type="spellEnd"/>
      <w:r w:rsidRPr="005D613E">
        <w:rPr>
          <w:rFonts w:ascii="Arial" w:hAnsi="Arial" w:cs="Arial"/>
          <w:sz w:val="22"/>
          <w:szCs w:val="22"/>
          <w:lang w:val="en-US" w:eastAsia="id-ID"/>
        </w:rPr>
        <w:t xml:space="preserve"> </w:t>
      </w:r>
      <w:proofErr w:type="spellStart"/>
      <w:r w:rsidRPr="005D613E">
        <w:rPr>
          <w:rFonts w:ascii="Arial" w:hAnsi="Arial" w:cs="Arial"/>
          <w:sz w:val="22"/>
          <w:szCs w:val="22"/>
          <w:lang w:val="en-US" w:eastAsia="id-ID"/>
        </w:rPr>
        <w:t>desain</w:t>
      </w:r>
      <w:proofErr w:type="spellEnd"/>
      <w:r w:rsidRPr="005D613E">
        <w:rPr>
          <w:rFonts w:ascii="Arial" w:hAnsi="Arial" w:cs="Arial"/>
          <w:sz w:val="22"/>
          <w:szCs w:val="22"/>
          <w:lang w:val="en-US" w:eastAsia="id-ID"/>
        </w:rPr>
        <w:t xml:space="preserve"> </w:t>
      </w:r>
      <w:proofErr w:type="spellStart"/>
      <w:r w:rsidRPr="005D613E">
        <w:rPr>
          <w:rFonts w:ascii="Arial" w:hAnsi="Arial" w:cs="Arial"/>
          <w:sz w:val="22"/>
          <w:szCs w:val="22"/>
          <w:lang w:val="en-US" w:eastAsia="id-ID"/>
        </w:rPr>
        <w:t>tampilan</w:t>
      </w:r>
      <w:proofErr w:type="spellEnd"/>
      <w:r w:rsidRPr="005D613E">
        <w:rPr>
          <w:rFonts w:ascii="Arial" w:hAnsi="Arial" w:cs="Arial"/>
          <w:sz w:val="22"/>
          <w:szCs w:val="22"/>
          <w:lang w:val="en-US" w:eastAsia="id-ID"/>
        </w:rPr>
        <w:t xml:space="preserve"> web APP yang </w:t>
      </w:r>
      <w:proofErr w:type="spellStart"/>
      <w:r w:rsidRPr="005D613E">
        <w:rPr>
          <w:rFonts w:ascii="Arial" w:hAnsi="Arial" w:cs="Arial"/>
          <w:sz w:val="22"/>
          <w:szCs w:val="22"/>
          <w:lang w:val="en-US" w:eastAsia="id-ID"/>
        </w:rPr>
        <w:t>akan</w:t>
      </w:r>
      <w:proofErr w:type="spellEnd"/>
      <w:r w:rsidRPr="005D613E">
        <w:rPr>
          <w:rFonts w:ascii="Arial" w:hAnsi="Arial" w:cs="Arial"/>
          <w:sz w:val="22"/>
          <w:szCs w:val="22"/>
          <w:lang w:val="en-US" w:eastAsia="id-ID"/>
        </w:rPr>
        <w:t xml:space="preserve"> di </w:t>
      </w:r>
      <w:proofErr w:type="spellStart"/>
      <w:r w:rsidRPr="005D613E">
        <w:rPr>
          <w:rFonts w:ascii="Arial" w:hAnsi="Arial" w:cs="Arial"/>
          <w:sz w:val="22"/>
          <w:szCs w:val="22"/>
          <w:lang w:val="en-US" w:eastAsia="id-ID"/>
        </w:rPr>
        <w:t>kembangkan</w:t>
      </w:r>
      <w:proofErr w:type="spellEnd"/>
      <w:r w:rsidRPr="005D613E">
        <w:rPr>
          <w:rFonts w:ascii="Arial" w:hAnsi="Arial" w:cs="Arial"/>
          <w:sz w:val="22"/>
          <w:szCs w:val="22"/>
          <w:lang w:val="en-US" w:eastAsia="id-ID"/>
        </w:rPr>
        <w:t xml:space="preserve"> </w:t>
      </w:r>
      <w:proofErr w:type="spellStart"/>
      <w:r w:rsidRPr="005D613E">
        <w:rPr>
          <w:rFonts w:ascii="Arial" w:hAnsi="Arial" w:cs="Arial"/>
          <w:sz w:val="22"/>
          <w:szCs w:val="22"/>
          <w:lang w:val="en-US" w:eastAsia="id-ID"/>
        </w:rPr>
        <w:t>untuk</w:t>
      </w:r>
      <w:proofErr w:type="spellEnd"/>
      <w:r w:rsidRPr="005D613E">
        <w:rPr>
          <w:rFonts w:ascii="Arial" w:hAnsi="Arial" w:cs="Arial"/>
          <w:sz w:val="22"/>
          <w:szCs w:val="22"/>
          <w:lang w:val="en-US" w:eastAsia="id-ID"/>
        </w:rPr>
        <w:t xml:space="preserve"> enhancement </w:t>
      </w:r>
      <w:proofErr w:type="spellStart"/>
      <w:r w:rsidRPr="005D613E">
        <w:rPr>
          <w:rFonts w:ascii="Arial" w:hAnsi="Arial" w:cs="Arial"/>
          <w:sz w:val="22"/>
          <w:szCs w:val="22"/>
          <w:lang w:val="en-US" w:eastAsia="id-ID"/>
        </w:rPr>
        <w:t>bjb</w:t>
      </w:r>
      <w:proofErr w:type="spellEnd"/>
      <w:r w:rsidRPr="005D613E">
        <w:rPr>
          <w:rFonts w:ascii="Arial" w:hAnsi="Arial" w:cs="Arial"/>
          <w:sz w:val="22"/>
          <w:szCs w:val="22"/>
          <w:lang w:val="en-US" w:eastAsia="id-ID"/>
        </w:rPr>
        <w:t xml:space="preserve"> VA</w:t>
      </w:r>
      <w:r w:rsidR="00132D65" w:rsidRPr="005D613E">
        <w:rPr>
          <w:rFonts w:ascii="Arial" w:hAnsi="Arial" w:cs="Arial"/>
          <w:sz w:val="22"/>
          <w:szCs w:val="22"/>
          <w:lang w:val="en-US" w:eastAsia="id-ID"/>
        </w:rPr>
        <w:t xml:space="preserve"> </w:t>
      </w:r>
      <w:proofErr w:type="spellStart"/>
      <w:r w:rsidR="00132D65" w:rsidRPr="005D613E">
        <w:rPr>
          <w:rFonts w:ascii="Arial" w:hAnsi="Arial" w:cs="Arial"/>
          <w:sz w:val="22"/>
          <w:szCs w:val="22"/>
          <w:lang w:val="en-US" w:eastAsia="id-ID"/>
        </w:rPr>
        <w:t>integrasi</w:t>
      </w:r>
      <w:proofErr w:type="spellEnd"/>
      <w:r w:rsidR="00132D65" w:rsidRPr="005D613E">
        <w:rPr>
          <w:rFonts w:ascii="Arial" w:hAnsi="Arial" w:cs="Arial"/>
          <w:sz w:val="22"/>
          <w:szCs w:val="22"/>
          <w:lang w:val="en-US" w:eastAsia="id-ID"/>
        </w:rPr>
        <w:t xml:space="preserve"> </w:t>
      </w:r>
      <w:proofErr w:type="spellStart"/>
      <w:r w:rsidR="00132D65" w:rsidRPr="005D613E">
        <w:rPr>
          <w:rFonts w:ascii="Arial" w:hAnsi="Arial" w:cs="Arial"/>
          <w:sz w:val="22"/>
          <w:szCs w:val="22"/>
          <w:lang w:val="en-US" w:eastAsia="id-ID"/>
        </w:rPr>
        <w:t>xendith</w:t>
      </w:r>
      <w:proofErr w:type="spellEnd"/>
    </w:p>
    <w:p w14:paraId="0A7469FB" w14:textId="2F127CDB" w:rsidR="00F278DB" w:rsidRPr="005D613E" w:rsidRDefault="00F278DB" w:rsidP="00F278DB">
      <w:pPr>
        <w:rPr>
          <w:rFonts w:ascii="Arial" w:hAnsi="Arial" w:cs="Arial"/>
          <w:sz w:val="22"/>
          <w:szCs w:val="22"/>
          <w:lang w:val="en-US" w:eastAsia="id-ID"/>
        </w:rPr>
      </w:pPr>
    </w:p>
    <w:p w14:paraId="61DD71B4" w14:textId="5CF059B7" w:rsidR="00F278DB" w:rsidRPr="005D613E" w:rsidRDefault="00132D65">
      <w:pPr>
        <w:pStyle w:val="Heading3"/>
        <w:numPr>
          <w:ilvl w:val="2"/>
          <w:numId w:val="10"/>
        </w:numPr>
        <w:rPr>
          <w:rFonts w:cs="Arial"/>
          <w:sz w:val="22"/>
        </w:rPr>
      </w:pPr>
      <w:bookmarkStart w:id="75" w:name="_Toc123889697"/>
      <w:proofErr w:type="spellStart"/>
      <w:r w:rsidRPr="005D613E">
        <w:rPr>
          <w:rFonts w:cs="Arial"/>
          <w:sz w:val="22"/>
          <w:lang w:val="en-US"/>
        </w:rPr>
        <w:t>Melakukan</w:t>
      </w:r>
      <w:proofErr w:type="spellEnd"/>
      <w:r w:rsidRPr="005D613E">
        <w:rPr>
          <w:rFonts w:cs="Arial"/>
          <w:sz w:val="22"/>
          <w:lang w:val="en-US"/>
        </w:rPr>
        <w:t xml:space="preserve"> </w:t>
      </w:r>
      <w:proofErr w:type="spellStart"/>
      <w:r w:rsidRPr="005D613E">
        <w:rPr>
          <w:rFonts w:cs="Arial"/>
          <w:sz w:val="22"/>
          <w:lang w:val="en-US"/>
        </w:rPr>
        <w:t>registrasi</w:t>
      </w:r>
      <w:proofErr w:type="spellEnd"/>
      <w:r w:rsidRPr="005D613E">
        <w:rPr>
          <w:rFonts w:cs="Arial"/>
          <w:sz w:val="22"/>
          <w:lang w:val="en-US"/>
        </w:rPr>
        <w:t xml:space="preserve"> client VA</w:t>
      </w:r>
      <w:bookmarkEnd w:id="75"/>
    </w:p>
    <w:p w14:paraId="3A02EFC7" w14:textId="77777777" w:rsidR="00132D65" w:rsidRPr="00385219" w:rsidRDefault="00132D65" w:rsidP="00132D65">
      <w:pPr>
        <w:keepNext/>
        <w:rPr>
          <w:rFonts w:ascii="Arial" w:hAnsi="Arial" w:cs="Arial"/>
        </w:rPr>
      </w:pPr>
      <w:r w:rsidRPr="00385219">
        <w:rPr>
          <w:rFonts w:ascii="Arial" w:hAnsi="Arial" w:cs="Arial"/>
          <w:noProof/>
          <w:lang w:val="en-US" w:eastAsia="id-ID"/>
        </w:rPr>
        <w:drawing>
          <wp:inline distT="0" distB="0" distL="0" distR="0" wp14:anchorId="7C5962EF" wp14:editId="614DEDBF">
            <wp:extent cx="6007735" cy="3376930"/>
            <wp:effectExtent l="0" t="0" r="0" b="1270"/>
            <wp:docPr id="35" name="Picture 3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, Team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99A6" w14:textId="5FA0F37D" w:rsidR="00F278DB" w:rsidRPr="00385219" w:rsidRDefault="00132D65" w:rsidP="00132D65">
      <w:pPr>
        <w:pStyle w:val="Caption"/>
        <w:rPr>
          <w:rFonts w:ascii="Arial" w:hAnsi="Arial" w:cs="Arial"/>
          <w:lang w:val="en-US"/>
        </w:rPr>
      </w:pPr>
      <w:r w:rsidRPr="00385219">
        <w:rPr>
          <w:rFonts w:ascii="Arial" w:hAnsi="Arial" w:cs="Arial"/>
        </w:rPr>
        <w:t xml:space="preserve">Gambar </w:t>
      </w:r>
      <w:r w:rsidRPr="00385219">
        <w:rPr>
          <w:rFonts w:ascii="Arial" w:hAnsi="Arial" w:cs="Arial"/>
        </w:rPr>
        <w:fldChar w:fldCharType="begin"/>
      </w:r>
      <w:r w:rsidRPr="00385219">
        <w:rPr>
          <w:rFonts w:ascii="Arial" w:hAnsi="Arial" w:cs="Arial"/>
        </w:rPr>
        <w:instrText xml:space="preserve"> SEQ Gambar \* ARABIC </w:instrText>
      </w:r>
      <w:r w:rsidRPr="00385219">
        <w:rPr>
          <w:rFonts w:ascii="Arial" w:hAnsi="Arial" w:cs="Arial"/>
        </w:rPr>
        <w:fldChar w:fldCharType="separate"/>
      </w:r>
      <w:r w:rsidR="000B190E" w:rsidRPr="00385219">
        <w:rPr>
          <w:rFonts w:ascii="Arial" w:hAnsi="Arial" w:cs="Arial"/>
          <w:noProof/>
        </w:rPr>
        <w:t>8</w:t>
      </w:r>
      <w:r w:rsidRPr="00385219">
        <w:rPr>
          <w:rFonts w:ascii="Arial" w:hAnsi="Arial" w:cs="Arial"/>
        </w:rPr>
        <w:fldChar w:fldCharType="end"/>
      </w:r>
      <w:r w:rsidRPr="00385219">
        <w:rPr>
          <w:rFonts w:ascii="Arial" w:hAnsi="Arial" w:cs="Arial"/>
          <w:lang w:val="en-US"/>
        </w:rPr>
        <w:t xml:space="preserve"> </w:t>
      </w:r>
      <w:proofErr w:type="spellStart"/>
      <w:r w:rsidRPr="00385219">
        <w:rPr>
          <w:rFonts w:ascii="Arial" w:hAnsi="Arial" w:cs="Arial"/>
          <w:lang w:val="en-US"/>
        </w:rPr>
        <w:t>Registrasi</w:t>
      </w:r>
      <w:proofErr w:type="spellEnd"/>
      <w:r w:rsidRPr="00385219">
        <w:rPr>
          <w:rFonts w:ascii="Arial" w:hAnsi="Arial" w:cs="Arial"/>
          <w:lang w:val="en-US"/>
        </w:rPr>
        <w:t xml:space="preserve"> Client </w:t>
      </w:r>
      <w:proofErr w:type="spellStart"/>
      <w:r w:rsidRPr="00385219">
        <w:rPr>
          <w:rFonts w:ascii="Arial" w:hAnsi="Arial" w:cs="Arial"/>
          <w:lang w:val="en-US"/>
        </w:rPr>
        <w:t>Baru</w:t>
      </w:r>
      <w:proofErr w:type="spellEnd"/>
      <w:r w:rsidRPr="00385219">
        <w:rPr>
          <w:rFonts w:ascii="Arial" w:hAnsi="Arial" w:cs="Arial"/>
          <w:lang w:val="en-US"/>
        </w:rPr>
        <w:t xml:space="preserve"> - </w:t>
      </w:r>
      <w:proofErr w:type="spellStart"/>
      <w:r w:rsidRPr="00385219">
        <w:rPr>
          <w:rFonts w:ascii="Arial" w:hAnsi="Arial" w:cs="Arial"/>
          <w:lang w:val="en-US"/>
        </w:rPr>
        <w:t>Informasi</w:t>
      </w:r>
      <w:proofErr w:type="spellEnd"/>
      <w:r w:rsidRPr="00385219">
        <w:rPr>
          <w:rFonts w:ascii="Arial" w:hAnsi="Arial" w:cs="Arial"/>
          <w:lang w:val="en-US"/>
        </w:rPr>
        <w:t xml:space="preserve"> Perusahaan</w:t>
      </w:r>
    </w:p>
    <w:p w14:paraId="76F2E1E3" w14:textId="77777777" w:rsidR="00132D65" w:rsidRPr="00385219" w:rsidRDefault="00132D65" w:rsidP="00132D65">
      <w:pPr>
        <w:keepNext/>
        <w:rPr>
          <w:rFonts w:ascii="Arial" w:hAnsi="Arial" w:cs="Arial"/>
        </w:rPr>
      </w:pPr>
      <w:r w:rsidRPr="00385219">
        <w:rPr>
          <w:rFonts w:ascii="Arial" w:hAnsi="Arial" w:cs="Arial"/>
          <w:noProof/>
          <w:lang w:val="en-US" w:eastAsia="id-ID"/>
        </w:rPr>
        <w:lastRenderedPageBreak/>
        <w:drawing>
          <wp:inline distT="0" distB="0" distL="0" distR="0" wp14:anchorId="0C2B4F38" wp14:editId="65B25034">
            <wp:extent cx="6007735" cy="3752215"/>
            <wp:effectExtent l="0" t="0" r="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8ACD" w14:textId="6FB17B1D" w:rsidR="00F278DB" w:rsidRPr="00385219" w:rsidRDefault="00132D65" w:rsidP="00132D65">
      <w:pPr>
        <w:pStyle w:val="Caption"/>
        <w:rPr>
          <w:rFonts w:ascii="Arial" w:hAnsi="Arial" w:cs="Arial"/>
          <w:lang w:val="en-US"/>
        </w:rPr>
      </w:pPr>
      <w:r w:rsidRPr="00385219">
        <w:rPr>
          <w:rFonts w:ascii="Arial" w:hAnsi="Arial" w:cs="Arial"/>
        </w:rPr>
        <w:t xml:space="preserve">Gambar </w:t>
      </w:r>
      <w:r w:rsidRPr="00385219">
        <w:rPr>
          <w:rFonts w:ascii="Arial" w:hAnsi="Arial" w:cs="Arial"/>
        </w:rPr>
        <w:fldChar w:fldCharType="begin"/>
      </w:r>
      <w:r w:rsidRPr="00385219">
        <w:rPr>
          <w:rFonts w:ascii="Arial" w:hAnsi="Arial" w:cs="Arial"/>
        </w:rPr>
        <w:instrText xml:space="preserve"> SEQ Gambar \* ARABIC </w:instrText>
      </w:r>
      <w:r w:rsidRPr="00385219">
        <w:rPr>
          <w:rFonts w:ascii="Arial" w:hAnsi="Arial" w:cs="Arial"/>
        </w:rPr>
        <w:fldChar w:fldCharType="separate"/>
      </w:r>
      <w:r w:rsidR="000B190E" w:rsidRPr="00385219">
        <w:rPr>
          <w:rFonts w:ascii="Arial" w:hAnsi="Arial" w:cs="Arial"/>
          <w:noProof/>
        </w:rPr>
        <w:t>9</w:t>
      </w:r>
      <w:r w:rsidRPr="00385219">
        <w:rPr>
          <w:rFonts w:ascii="Arial" w:hAnsi="Arial" w:cs="Arial"/>
        </w:rPr>
        <w:fldChar w:fldCharType="end"/>
      </w:r>
      <w:r w:rsidRPr="00385219">
        <w:rPr>
          <w:rFonts w:ascii="Arial" w:hAnsi="Arial" w:cs="Arial"/>
          <w:lang w:val="en-US"/>
        </w:rPr>
        <w:t xml:space="preserve"> Gambar 8 </w:t>
      </w:r>
      <w:proofErr w:type="spellStart"/>
      <w:r w:rsidRPr="00385219">
        <w:rPr>
          <w:rFonts w:ascii="Arial" w:hAnsi="Arial" w:cs="Arial"/>
          <w:lang w:val="en-US"/>
        </w:rPr>
        <w:t>Registrasi</w:t>
      </w:r>
      <w:proofErr w:type="spellEnd"/>
      <w:r w:rsidRPr="00385219">
        <w:rPr>
          <w:rFonts w:ascii="Arial" w:hAnsi="Arial" w:cs="Arial"/>
          <w:lang w:val="en-US"/>
        </w:rPr>
        <w:t xml:space="preserve"> Client </w:t>
      </w:r>
      <w:proofErr w:type="spellStart"/>
      <w:r w:rsidRPr="00385219">
        <w:rPr>
          <w:rFonts w:ascii="Arial" w:hAnsi="Arial" w:cs="Arial"/>
          <w:lang w:val="en-US"/>
        </w:rPr>
        <w:t>Baru</w:t>
      </w:r>
      <w:proofErr w:type="spellEnd"/>
      <w:r w:rsidRPr="00385219">
        <w:rPr>
          <w:rFonts w:ascii="Arial" w:hAnsi="Arial" w:cs="Arial"/>
          <w:lang w:val="en-US"/>
        </w:rPr>
        <w:t xml:space="preserve"> - </w:t>
      </w:r>
      <w:proofErr w:type="spellStart"/>
      <w:r w:rsidRPr="00385219">
        <w:rPr>
          <w:rFonts w:ascii="Arial" w:hAnsi="Arial" w:cs="Arial"/>
          <w:lang w:val="en-US"/>
        </w:rPr>
        <w:t>Informasi</w:t>
      </w:r>
      <w:proofErr w:type="spellEnd"/>
      <w:r w:rsidRPr="00385219">
        <w:rPr>
          <w:rFonts w:ascii="Arial" w:hAnsi="Arial" w:cs="Arial"/>
          <w:lang w:val="en-US"/>
        </w:rPr>
        <w:t xml:space="preserve"> VA Online</w:t>
      </w:r>
    </w:p>
    <w:p w14:paraId="585DD69D" w14:textId="22FF3BB9" w:rsidR="00F278DB" w:rsidRPr="00385219" w:rsidRDefault="00F278DB" w:rsidP="00F278DB">
      <w:pPr>
        <w:rPr>
          <w:rFonts w:ascii="Arial" w:hAnsi="Arial" w:cs="Arial"/>
          <w:lang w:val="en-US" w:eastAsia="id-ID"/>
        </w:rPr>
      </w:pPr>
    </w:p>
    <w:p w14:paraId="34A2F742" w14:textId="6AF46AA7" w:rsidR="00F278DB" w:rsidRPr="00385219" w:rsidRDefault="00F278DB" w:rsidP="00F278DB">
      <w:pPr>
        <w:rPr>
          <w:rFonts w:ascii="Arial" w:hAnsi="Arial" w:cs="Arial"/>
          <w:lang w:val="en-US" w:eastAsia="id-ID"/>
        </w:rPr>
      </w:pPr>
    </w:p>
    <w:p w14:paraId="48D16DB3" w14:textId="77777777" w:rsidR="003C1187" w:rsidRPr="00385219" w:rsidRDefault="003C1187" w:rsidP="003C1187">
      <w:pPr>
        <w:keepNext/>
        <w:rPr>
          <w:rFonts w:ascii="Arial" w:hAnsi="Arial" w:cs="Arial"/>
        </w:rPr>
      </w:pPr>
      <w:r w:rsidRPr="00385219">
        <w:rPr>
          <w:rFonts w:ascii="Arial" w:hAnsi="Arial" w:cs="Arial"/>
          <w:noProof/>
          <w:lang w:val="en-US" w:eastAsia="id-ID"/>
        </w:rPr>
        <w:drawing>
          <wp:inline distT="0" distB="0" distL="0" distR="0" wp14:anchorId="679BDDC7" wp14:editId="4E5C96FF">
            <wp:extent cx="6007735" cy="3376930"/>
            <wp:effectExtent l="0" t="0" r="0" b="1270"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740A" w14:textId="2C3026A9" w:rsidR="00F278DB" w:rsidRPr="00385219" w:rsidRDefault="003C1187" w:rsidP="003C1187">
      <w:pPr>
        <w:pStyle w:val="Caption"/>
        <w:rPr>
          <w:rFonts w:ascii="Arial" w:hAnsi="Arial" w:cs="Arial"/>
          <w:lang w:val="en-US"/>
        </w:rPr>
      </w:pPr>
      <w:r w:rsidRPr="00385219">
        <w:rPr>
          <w:rFonts w:ascii="Arial" w:hAnsi="Arial" w:cs="Arial"/>
        </w:rPr>
        <w:t xml:space="preserve">Gambar </w:t>
      </w:r>
      <w:r w:rsidRPr="00385219">
        <w:rPr>
          <w:rFonts w:ascii="Arial" w:hAnsi="Arial" w:cs="Arial"/>
        </w:rPr>
        <w:fldChar w:fldCharType="begin"/>
      </w:r>
      <w:r w:rsidRPr="00385219">
        <w:rPr>
          <w:rFonts w:ascii="Arial" w:hAnsi="Arial" w:cs="Arial"/>
        </w:rPr>
        <w:instrText xml:space="preserve"> SEQ Gambar \* ARABIC </w:instrText>
      </w:r>
      <w:r w:rsidRPr="00385219">
        <w:rPr>
          <w:rFonts w:ascii="Arial" w:hAnsi="Arial" w:cs="Arial"/>
        </w:rPr>
        <w:fldChar w:fldCharType="separate"/>
      </w:r>
      <w:r w:rsidR="000B190E" w:rsidRPr="00385219">
        <w:rPr>
          <w:rFonts w:ascii="Arial" w:hAnsi="Arial" w:cs="Arial"/>
          <w:noProof/>
        </w:rPr>
        <w:t>10</w:t>
      </w:r>
      <w:r w:rsidRPr="00385219">
        <w:rPr>
          <w:rFonts w:ascii="Arial" w:hAnsi="Arial" w:cs="Arial"/>
        </w:rPr>
        <w:fldChar w:fldCharType="end"/>
      </w:r>
      <w:r w:rsidRPr="00385219">
        <w:rPr>
          <w:rFonts w:ascii="Arial" w:hAnsi="Arial" w:cs="Arial"/>
          <w:lang w:val="en-US"/>
        </w:rPr>
        <w:t xml:space="preserve">  </w:t>
      </w:r>
      <w:proofErr w:type="spellStart"/>
      <w:r w:rsidRPr="00385219">
        <w:rPr>
          <w:rFonts w:ascii="Arial" w:hAnsi="Arial" w:cs="Arial"/>
          <w:lang w:val="en-US"/>
        </w:rPr>
        <w:t>Registrasi</w:t>
      </w:r>
      <w:proofErr w:type="spellEnd"/>
      <w:r w:rsidRPr="00385219">
        <w:rPr>
          <w:rFonts w:ascii="Arial" w:hAnsi="Arial" w:cs="Arial"/>
          <w:lang w:val="en-US"/>
        </w:rPr>
        <w:t xml:space="preserve"> Client </w:t>
      </w:r>
      <w:proofErr w:type="spellStart"/>
      <w:r w:rsidRPr="00385219">
        <w:rPr>
          <w:rFonts w:ascii="Arial" w:hAnsi="Arial" w:cs="Arial"/>
          <w:lang w:val="en-US"/>
        </w:rPr>
        <w:t>Baru</w:t>
      </w:r>
      <w:proofErr w:type="spellEnd"/>
      <w:r w:rsidRPr="00385219">
        <w:rPr>
          <w:rFonts w:ascii="Arial" w:hAnsi="Arial" w:cs="Arial"/>
          <w:lang w:val="en-US"/>
        </w:rPr>
        <w:t xml:space="preserve"> - Daftar </w:t>
      </w:r>
      <w:proofErr w:type="spellStart"/>
      <w:r w:rsidRPr="00385219">
        <w:rPr>
          <w:rFonts w:ascii="Arial" w:hAnsi="Arial" w:cs="Arial"/>
          <w:lang w:val="en-US"/>
        </w:rPr>
        <w:t>Produk</w:t>
      </w:r>
      <w:proofErr w:type="spellEnd"/>
      <w:r w:rsidRPr="00385219">
        <w:rPr>
          <w:rFonts w:ascii="Arial" w:hAnsi="Arial" w:cs="Arial"/>
          <w:lang w:val="en-US"/>
        </w:rPr>
        <w:t xml:space="preserve"> Giro</w:t>
      </w:r>
    </w:p>
    <w:p w14:paraId="6DAF543C" w14:textId="5DD1711D" w:rsidR="002D42B3" w:rsidRPr="00385219" w:rsidRDefault="002D42B3" w:rsidP="002D42B3">
      <w:pPr>
        <w:rPr>
          <w:rFonts w:ascii="Arial" w:hAnsi="Arial" w:cs="Arial"/>
          <w:lang w:val="en-US"/>
        </w:rPr>
      </w:pPr>
    </w:p>
    <w:p w14:paraId="7A3F7D93" w14:textId="77777777" w:rsidR="002D42B3" w:rsidRPr="00385219" w:rsidRDefault="002D42B3" w:rsidP="002D42B3">
      <w:pPr>
        <w:rPr>
          <w:rFonts w:ascii="Arial" w:hAnsi="Arial" w:cs="Arial"/>
          <w:lang w:val="en-US"/>
        </w:rPr>
      </w:pPr>
    </w:p>
    <w:p w14:paraId="27F3910C" w14:textId="2FCC8811" w:rsidR="003C1187" w:rsidRPr="005D613E" w:rsidRDefault="003C1187">
      <w:pPr>
        <w:pStyle w:val="Heading3"/>
        <w:numPr>
          <w:ilvl w:val="2"/>
          <w:numId w:val="10"/>
        </w:numPr>
        <w:rPr>
          <w:rFonts w:cs="Arial"/>
          <w:sz w:val="22"/>
        </w:rPr>
      </w:pPr>
      <w:bookmarkStart w:id="76" w:name="_Toc123889698"/>
      <w:proofErr w:type="spellStart"/>
      <w:r w:rsidRPr="005D613E">
        <w:rPr>
          <w:rFonts w:cs="Arial"/>
          <w:sz w:val="22"/>
          <w:lang w:val="en-US"/>
        </w:rPr>
        <w:lastRenderedPageBreak/>
        <w:t>Laporan</w:t>
      </w:r>
      <w:proofErr w:type="spellEnd"/>
      <w:r w:rsidRPr="005D613E">
        <w:rPr>
          <w:rFonts w:cs="Arial"/>
          <w:sz w:val="22"/>
          <w:lang w:val="en-US"/>
        </w:rPr>
        <w:t xml:space="preserve"> VA </w:t>
      </w:r>
      <w:proofErr w:type="spellStart"/>
      <w:r w:rsidRPr="005D613E">
        <w:rPr>
          <w:rFonts w:cs="Arial"/>
          <w:sz w:val="22"/>
          <w:lang w:val="en-US"/>
        </w:rPr>
        <w:t>Xendith</w:t>
      </w:r>
      <w:bookmarkEnd w:id="76"/>
      <w:proofErr w:type="spellEnd"/>
    </w:p>
    <w:p w14:paraId="22B317B1" w14:textId="4E5FD8E0" w:rsidR="002D42B3" w:rsidRPr="00385219" w:rsidRDefault="002D42B3" w:rsidP="002D42B3">
      <w:pPr>
        <w:rPr>
          <w:rFonts w:ascii="Arial" w:hAnsi="Arial" w:cs="Arial"/>
          <w:lang w:val="en-US"/>
        </w:rPr>
      </w:pPr>
    </w:p>
    <w:p w14:paraId="71B8E166" w14:textId="77777777" w:rsidR="000B190E" w:rsidRPr="00385219" w:rsidRDefault="000B190E" w:rsidP="000B190E">
      <w:pPr>
        <w:keepNext/>
        <w:rPr>
          <w:rFonts w:ascii="Arial" w:hAnsi="Arial" w:cs="Arial"/>
        </w:rPr>
      </w:pPr>
      <w:r w:rsidRPr="00385219">
        <w:rPr>
          <w:rFonts w:ascii="Arial" w:hAnsi="Arial" w:cs="Arial"/>
          <w:noProof/>
          <w:lang w:val="en-US"/>
        </w:rPr>
        <w:drawing>
          <wp:inline distT="0" distB="0" distL="0" distR="0" wp14:anchorId="4150F9C6" wp14:editId="7EBF29B3">
            <wp:extent cx="6007735" cy="2645410"/>
            <wp:effectExtent l="0" t="0" r="0" b="0"/>
            <wp:docPr id="44" name="Picture 4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DBDF" w14:textId="34615738" w:rsidR="000B190E" w:rsidRPr="00385219" w:rsidRDefault="000B190E" w:rsidP="000B190E">
      <w:pPr>
        <w:pStyle w:val="Caption"/>
        <w:rPr>
          <w:rFonts w:ascii="Arial" w:hAnsi="Arial" w:cs="Arial"/>
          <w:lang w:val="en-US"/>
        </w:rPr>
      </w:pPr>
      <w:r w:rsidRPr="00385219">
        <w:rPr>
          <w:rFonts w:ascii="Arial" w:hAnsi="Arial" w:cs="Arial"/>
        </w:rPr>
        <w:t xml:space="preserve">Gambar </w:t>
      </w:r>
      <w:r w:rsidRPr="00385219">
        <w:rPr>
          <w:rFonts w:ascii="Arial" w:hAnsi="Arial" w:cs="Arial"/>
        </w:rPr>
        <w:fldChar w:fldCharType="begin"/>
      </w:r>
      <w:r w:rsidRPr="00385219">
        <w:rPr>
          <w:rFonts w:ascii="Arial" w:hAnsi="Arial" w:cs="Arial"/>
        </w:rPr>
        <w:instrText xml:space="preserve"> SEQ Gambar \* ARABIC </w:instrText>
      </w:r>
      <w:r w:rsidRPr="00385219">
        <w:rPr>
          <w:rFonts w:ascii="Arial" w:hAnsi="Arial" w:cs="Arial"/>
        </w:rPr>
        <w:fldChar w:fldCharType="separate"/>
      </w:r>
      <w:r w:rsidRPr="00385219">
        <w:rPr>
          <w:rFonts w:ascii="Arial" w:hAnsi="Arial" w:cs="Arial"/>
          <w:noProof/>
        </w:rPr>
        <w:t>11</w:t>
      </w:r>
      <w:r w:rsidRPr="00385219">
        <w:rPr>
          <w:rFonts w:ascii="Arial" w:hAnsi="Arial" w:cs="Arial"/>
        </w:rPr>
        <w:fldChar w:fldCharType="end"/>
      </w:r>
      <w:r w:rsidRPr="00385219">
        <w:rPr>
          <w:rFonts w:ascii="Arial" w:hAnsi="Arial" w:cs="Arial"/>
          <w:lang w:val="en-US"/>
        </w:rPr>
        <w:t xml:space="preserve"> </w:t>
      </w:r>
      <w:proofErr w:type="spellStart"/>
      <w:r w:rsidRPr="00385219">
        <w:rPr>
          <w:rFonts w:ascii="Arial" w:hAnsi="Arial" w:cs="Arial"/>
          <w:lang w:val="en-US"/>
        </w:rPr>
        <w:t>Laporan</w:t>
      </w:r>
      <w:proofErr w:type="spellEnd"/>
      <w:r w:rsidRPr="00385219">
        <w:rPr>
          <w:rFonts w:ascii="Arial" w:hAnsi="Arial" w:cs="Arial"/>
          <w:lang w:val="en-US"/>
        </w:rPr>
        <w:t xml:space="preserve"> </w:t>
      </w:r>
      <w:proofErr w:type="spellStart"/>
      <w:r w:rsidRPr="00385219">
        <w:rPr>
          <w:rFonts w:ascii="Arial" w:hAnsi="Arial" w:cs="Arial"/>
          <w:lang w:val="en-US"/>
        </w:rPr>
        <w:t>Transaksi</w:t>
      </w:r>
      <w:proofErr w:type="spellEnd"/>
      <w:r w:rsidRPr="00385219">
        <w:rPr>
          <w:rFonts w:ascii="Arial" w:hAnsi="Arial" w:cs="Arial"/>
          <w:lang w:val="en-US"/>
        </w:rPr>
        <w:t xml:space="preserve"> VA </w:t>
      </w:r>
      <w:proofErr w:type="spellStart"/>
      <w:r w:rsidRPr="00385219">
        <w:rPr>
          <w:rFonts w:ascii="Arial" w:hAnsi="Arial" w:cs="Arial"/>
          <w:lang w:val="en-US"/>
        </w:rPr>
        <w:t>Xendith</w:t>
      </w:r>
      <w:proofErr w:type="spellEnd"/>
    </w:p>
    <w:p w14:paraId="686F57ED" w14:textId="2A6D70CC" w:rsidR="003D0BB5" w:rsidRPr="006410AC" w:rsidRDefault="003D0BB5" w:rsidP="003D0BB5">
      <w:pPr>
        <w:pStyle w:val="Heading2"/>
        <w:rPr>
          <w:rFonts w:cs="Arial"/>
          <w:sz w:val="22"/>
          <w:szCs w:val="22"/>
        </w:rPr>
      </w:pPr>
      <w:bookmarkStart w:id="77" w:name="_Toc123889699"/>
      <w:r w:rsidRPr="006410AC">
        <w:rPr>
          <w:rFonts w:cs="Arial"/>
          <w:sz w:val="22"/>
          <w:szCs w:val="22"/>
        </w:rPr>
        <w:t>Data Definition Language</w:t>
      </w:r>
      <w:bookmarkEnd w:id="77"/>
    </w:p>
    <w:p w14:paraId="29876A56" w14:textId="1E75DD35" w:rsidR="003C1187" w:rsidRPr="00385219" w:rsidRDefault="003C1187" w:rsidP="00B6616F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0"/>
        <w:gridCol w:w="2285"/>
        <w:gridCol w:w="1711"/>
        <w:gridCol w:w="4955"/>
      </w:tblGrid>
      <w:tr w:rsidR="00C8282E" w:rsidRPr="00385219" w14:paraId="3725410D" w14:textId="2014501C" w:rsidTr="004C30B7">
        <w:tc>
          <w:tcPr>
            <w:tcW w:w="545" w:type="dxa"/>
          </w:tcPr>
          <w:p w14:paraId="3C4827A2" w14:textId="0ABCE7D0" w:rsidR="009D69E4" w:rsidRPr="007D5AB4" w:rsidRDefault="009D69E4" w:rsidP="007D5AB4">
            <w:pPr>
              <w:jc w:val="center"/>
              <w:rPr>
                <w:rFonts w:ascii="Arial" w:hAnsi="Arial" w:cs="Arial"/>
                <w:b/>
                <w:bCs/>
                <w:lang w:val="en-US" w:eastAsia="id-ID"/>
              </w:rPr>
            </w:pPr>
            <w:r w:rsidRPr="007D5AB4">
              <w:rPr>
                <w:rFonts w:ascii="Arial" w:hAnsi="Arial" w:cs="Arial"/>
                <w:b/>
                <w:bCs/>
                <w:lang w:val="en-US" w:eastAsia="id-ID"/>
              </w:rPr>
              <w:t>No</w:t>
            </w:r>
          </w:p>
        </w:tc>
        <w:tc>
          <w:tcPr>
            <w:tcW w:w="2540" w:type="dxa"/>
          </w:tcPr>
          <w:p w14:paraId="11915ABF" w14:textId="34A0F4E7" w:rsidR="009D69E4" w:rsidRPr="007D5AB4" w:rsidRDefault="009D69E4" w:rsidP="007D5AB4">
            <w:pPr>
              <w:jc w:val="center"/>
              <w:rPr>
                <w:rFonts w:ascii="Arial" w:hAnsi="Arial" w:cs="Arial"/>
                <w:b/>
                <w:bCs/>
                <w:lang w:val="en-US" w:eastAsia="id-ID"/>
              </w:rPr>
            </w:pPr>
            <w:r w:rsidRPr="007D5AB4">
              <w:rPr>
                <w:rFonts w:ascii="Arial" w:hAnsi="Arial" w:cs="Arial"/>
                <w:b/>
                <w:bCs/>
                <w:lang w:val="en-US" w:eastAsia="id-ID"/>
              </w:rPr>
              <w:t xml:space="preserve">Nama </w:t>
            </w:r>
            <w:proofErr w:type="spellStart"/>
            <w:r w:rsidRPr="007D5AB4">
              <w:rPr>
                <w:rFonts w:ascii="Arial" w:hAnsi="Arial" w:cs="Arial"/>
                <w:b/>
                <w:bCs/>
                <w:lang w:val="en-US" w:eastAsia="id-ID"/>
              </w:rPr>
              <w:t>Tabel</w:t>
            </w:r>
            <w:proofErr w:type="spellEnd"/>
          </w:p>
        </w:tc>
        <w:tc>
          <w:tcPr>
            <w:tcW w:w="2909" w:type="dxa"/>
          </w:tcPr>
          <w:p w14:paraId="41D4AEE6" w14:textId="09A3E522" w:rsidR="009D69E4" w:rsidRPr="007D5AB4" w:rsidRDefault="009D69E4" w:rsidP="007D5AB4">
            <w:pPr>
              <w:jc w:val="center"/>
              <w:rPr>
                <w:rFonts w:ascii="Arial" w:hAnsi="Arial" w:cs="Arial"/>
                <w:b/>
                <w:bCs/>
                <w:lang w:val="en-US" w:eastAsia="id-ID"/>
              </w:rPr>
            </w:pPr>
            <w:proofErr w:type="spellStart"/>
            <w:r w:rsidRPr="007D5AB4">
              <w:rPr>
                <w:rFonts w:ascii="Arial" w:hAnsi="Arial" w:cs="Arial"/>
                <w:b/>
                <w:bCs/>
                <w:lang w:val="en-US" w:eastAsia="id-ID"/>
              </w:rPr>
              <w:t>Deskripsi</w:t>
            </w:r>
            <w:proofErr w:type="spellEnd"/>
          </w:p>
        </w:tc>
        <w:tc>
          <w:tcPr>
            <w:tcW w:w="3457" w:type="dxa"/>
          </w:tcPr>
          <w:p w14:paraId="4651F473" w14:textId="217CBF41" w:rsidR="009D69E4" w:rsidRPr="007D5AB4" w:rsidRDefault="009D69E4" w:rsidP="007D5AB4">
            <w:pPr>
              <w:jc w:val="center"/>
              <w:rPr>
                <w:rFonts w:ascii="Arial" w:hAnsi="Arial" w:cs="Arial"/>
                <w:b/>
                <w:bCs/>
                <w:lang w:val="en-US" w:eastAsia="id-ID"/>
              </w:rPr>
            </w:pPr>
            <w:r w:rsidRPr="007D5AB4">
              <w:rPr>
                <w:rFonts w:ascii="Arial" w:hAnsi="Arial" w:cs="Arial"/>
                <w:b/>
                <w:bCs/>
                <w:lang w:val="en-US" w:eastAsia="id-ID"/>
              </w:rPr>
              <w:t>DDL</w:t>
            </w:r>
          </w:p>
        </w:tc>
      </w:tr>
      <w:tr w:rsidR="00C8282E" w:rsidRPr="00385219" w14:paraId="6DFEEB5F" w14:textId="511BB50C" w:rsidTr="004C30B7">
        <w:tc>
          <w:tcPr>
            <w:tcW w:w="545" w:type="dxa"/>
          </w:tcPr>
          <w:p w14:paraId="2B3D6957" w14:textId="6EB9E0D5" w:rsidR="009D69E4" w:rsidRPr="006410AC" w:rsidRDefault="009D69E4" w:rsidP="009D69E4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>1</w:t>
            </w:r>
          </w:p>
        </w:tc>
        <w:tc>
          <w:tcPr>
            <w:tcW w:w="2540" w:type="dxa"/>
          </w:tcPr>
          <w:p w14:paraId="5B252D02" w14:textId="40935401" w:rsidR="009D69E4" w:rsidRPr="006410AC" w:rsidRDefault="009D69E4" w:rsidP="009D69E4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proofErr w:type="spellStart"/>
            <w:r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>vao_client</w:t>
            </w:r>
            <w:proofErr w:type="spellEnd"/>
          </w:p>
        </w:tc>
        <w:tc>
          <w:tcPr>
            <w:tcW w:w="2909" w:type="dxa"/>
          </w:tcPr>
          <w:p w14:paraId="35F8C2B3" w14:textId="77777777" w:rsidR="009D69E4" w:rsidRPr="006410AC" w:rsidRDefault="009D69E4" w:rsidP="009D69E4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proofErr w:type="spellStart"/>
            <w:r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>Penambahan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>kolom</w:t>
            </w:r>
            <w:proofErr w:type="spellEnd"/>
          </w:p>
          <w:p w14:paraId="6A98A995" w14:textId="36F054A4" w:rsidR="009D69E4" w:rsidRPr="006410AC" w:rsidRDefault="00E44B4D" w:rsidP="009D69E4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>v</w:t>
            </w:r>
            <w:r w:rsidR="009D69E4"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>ao_c_</w:t>
            </w:r>
            <w:r w:rsidR="00583009">
              <w:rPr>
                <w:rFonts w:ascii="Arial" w:hAnsi="Arial" w:cs="Arial"/>
                <w:sz w:val="20"/>
                <w:szCs w:val="20"/>
                <w:lang w:val="en-US" w:eastAsia="id-ID"/>
              </w:rPr>
              <w:t>h</w:t>
            </w:r>
            <w:r w:rsidR="006A6CF7">
              <w:rPr>
                <w:rFonts w:ascii="Arial" w:hAnsi="Arial" w:cs="Arial"/>
                <w:sz w:val="20"/>
                <w:szCs w:val="20"/>
                <w:lang w:val="en-US" w:eastAsia="id-ID"/>
              </w:rPr>
              <w:t>2h</w:t>
            </w:r>
            <w:r w:rsidR="009D69E4"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>_type</w:t>
            </w:r>
          </w:p>
          <w:p w14:paraId="21E0BFF5" w14:textId="68CD277F" w:rsidR="009D3A36" w:rsidRPr="006410AC" w:rsidRDefault="009D3A36" w:rsidP="009D3A36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proofErr w:type="spellStart"/>
            <w:r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>vao_c_</w:t>
            </w:r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>admin</w:t>
            </w:r>
            <w:r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>_type</w:t>
            </w:r>
            <w:proofErr w:type="spellEnd"/>
          </w:p>
          <w:p w14:paraId="04B162CD" w14:textId="0FA99B0E" w:rsidR="009D69E4" w:rsidRPr="006410AC" w:rsidRDefault="009D69E4" w:rsidP="009D69E4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</w:p>
        </w:tc>
        <w:tc>
          <w:tcPr>
            <w:tcW w:w="3457" w:type="dxa"/>
          </w:tcPr>
          <w:p w14:paraId="096F1667" w14:textId="532AE49B" w:rsidR="009D69E4" w:rsidRPr="006410AC" w:rsidRDefault="009D69E4" w:rsidP="009D69E4">
            <w:pPr>
              <w:rPr>
                <w:rFonts w:ascii="Arial" w:hAnsi="Arial" w:cs="Arial"/>
                <w:sz w:val="20"/>
                <w:szCs w:val="20"/>
                <w:lang w:val="en-GB" w:eastAsia="id-ID"/>
              </w:rPr>
            </w:pPr>
            <w:r w:rsidRPr="006410AC">
              <w:rPr>
                <w:rFonts w:ascii="Arial" w:hAnsi="Arial" w:cs="Arial"/>
                <w:sz w:val="20"/>
                <w:szCs w:val="20"/>
                <w:lang w:val="en-GB" w:eastAsia="id-ID"/>
              </w:rPr>
              <w:t xml:space="preserve">alter table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vao_</w:t>
            </w:r>
            <w:proofErr w:type="gramStart"/>
            <w:r w:rsidRPr="006410AC">
              <w:rPr>
                <w:rFonts w:ascii="Arial" w:hAnsi="Arial" w:cs="Arial"/>
                <w:sz w:val="20"/>
                <w:szCs w:val="20"/>
              </w:rPr>
              <w:t>client</w:t>
            </w:r>
            <w:proofErr w:type="spellEnd"/>
            <w:proofErr w:type="gramEnd"/>
            <w:r w:rsidRPr="006410AC">
              <w:rPr>
                <w:rFonts w:ascii="Arial" w:hAnsi="Arial" w:cs="Arial"/>
                <w:sz w:val="20"/>
                <w:szCs w:val="20"/>
                <w:lang w:val="en-GB" w:eastAsia="id-ID"/>
              </w:rPr>
              <w:t xml:space="preserve"> </w:t>
            </w:r>
          </w:p>
          <w:p w14:paraId="05BB2BFD" w14:textId="434E7F65" w:rsidR="009D69E4" w:rsidRPr="009D3A36" w:rsidRDefault="009D69E4" w:rsidP="009D69E4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6410AC">
              <w:rPr>
                <w:rFonts w:ascii="Arial" w:hAnsi="Arial" w:cs="Arial"/>
                <w:sz w:val="20"/>
                <w:szCs w:val="20"/>
                <w:lang w:val="en-GB" w:eastAsia="id-ID"/>
              </w:rPr>
              <w:t xml:space="preserve">add column </w:t>
            </w:r>
            <w:r w:rsidR="009D3A36"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>vao_c_</w:t>
            </w:r>
            <w:r w:rsidR="009D3A36">
              <w:rPr>
                <w:rFonts w:ascii="Arial" w:hAnsi="Arial" w:cs="Arial"/>
                <w:sz w:val="20"/>
                <w:szCs w:val="20"/>
                <w:lang w:val="en-US" w:eastAsia="id-ID"/>
              </w:rPr>
              <w:t>h</w:t>
            </w:r>
            <w:r w:rsidR="006A6CF7">
              <w:rPr>
                <w:rFonts w:ascii="Arial" w:hAnsi="Arial" w:cs="Arial"/>
                <w:sz w:val="20"/>
                <w:szCs w:val="20"/>
                <w:lang w:val="en-US" w:eastAsia="id-ID"/>
              </w:rPr>
              <w:t>2h</w:t>
            </w:r>
            <w:r w:rsidR="009D3A36"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>_type</w:t>
            </w:r>
            <w:r w:rsidR="009D3A36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</w:t>
            </w:r>
            <w:proofErr w:type="gramStart"/>
            <w:r w:rsidRPr="006410AC">
              <w:rPr>
                <w:rFonts w:ascii="Arial" w:hAnsi="Arial" w:cs="Arial"/>
                <w:sz w:val="20"/>
                <w:szCs w:val="20"/>
              </w:rPr>
              <w:t>varchar</w:t>
            </w:r>
            <w:r w:rsidRPr="006410AC">
              <w:rPr>
                <w:rFonts w:ascii="Arial" w:hAnsi="Arial" w:cs="Arial"/>
                <w:sz w:val="20"/>
                <w:szCs w:val="20"/>
                <w:lang w:val="en-GB" w:eastAsia="id-ID"/>
              </w:rPr>
              <w:t>(</w:t>
            </w:r>
            <w:proofErr w:type="gramEnd"/>
            <w:r w:rsidRPr="006410AC">
              <w:rPr>
                <w:rFonts w:ascii="Arial" w:hAnsi="Arial" w:cs="Arial"/>
                <w:sz w:val="20"/>
                <w:szCs w:val="20"/>
                <w:lang w:val="en-GB" w:eastAsia="id-ID"/>
              </w:rPr>
              <w:t>1),</w:t>
            </w:r>
          </w:p>
          <w:p w14:paraId="201CBECD" w14:textId="77777777" w:rsidR="009D3A36" w:rsidRPr="006410AC" w:rsidRDefault="009D69E4" w:rsidP="009D3A36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6410AC">
              <w:rPr>
                <w:rFonts w:ascii="Arial" w:hAnsi="Arial" w:cs="Arial"/>
                <w:sz w:val="20"/>
                <w:szCs w:val="20"/>
                <w:lang w:val="en-GB" w:eastAsia="id-ID"/>
              </w:rPr>
              <w:t xml:space="preserve">add column </w:t>
            </w:r>
            <w:proofErr w:type="spellStart"/>
            <w:r w:rsidR="009D3A36"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>vao_c_</w:t>
            </w:r>
            <w:r w:rsidR="009D3A36">
              <w:rPr>
                <w:rFonts w:ascii="Arial" w:hAnsi="Arial" w:cs="Arial"/>
                <w:sz w:val="20"/>
                <w:szCs w:val="20"/>
                <w:lang w:val="en-US" w:eastAsia="id-ID"/>
              </w:rPr>
              <w:t>admin</w:t>
            </w:r>
            <w:r w:rsidR="009D3A36"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>_</w:t>
            </w:r>
            <w:proofErr w:type="gramStart"/>
            <w:r w:rsidR="009D3A36"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>type</w:t>
            </w:r>
            <w:proofErr w:type="spellEnd"/>
            <w:proofErr w:type="gramEnd"/>
          </w:p>
          <w:p w14:paraId="2EFD5BF6" w14:textId="09D08881" w:rsidR="009D69E4" w:rsidRPr="006410AC" w:rsidRDefault="009D69E4" w:rsidP="009D3A36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>varchar</w:t>
            </w:r>
            <w:r w:rsidRPr="006410AC">
              <w:rPr>
                <w:rFonts w:ascii="Arial" w:hAnsi="Arial" w:cs="Arial"/>
                <w:sz w:val="20"/>
                <w:szCs w:val="20"/>
                <w:lang w:val="en-GB" w:eastAsia="id-ID"/>
              </w:rPr>
              <w:t>(100</w:t>
            </w:r>
            <w:r w:rsidR="009D3A36">
              <w:rPr>
                <w:rFonts w:ascii="Arial" w:hAnsi="Arial" w:cs="Arial"/>
                <w:sz w:val="20"/>
                <w:szCs w:val="20"/>
                <w:lang w:val="en-GB" w:eastAsia="id-ID"/>
              </w:rPr>
              <w:t>);</w:t>
            </w:r>
          </w:p>
        </w:tc>
      </w:tr>
      <w:tr w:rsidR="00B228F0" w:rsidRPr="00385219" w14:paraId="4FC8EC70" w14:textId="77777777" w:rsidTr="004C30B7">
        <w:tc>
          <w:tcPr>
            <w:tcW w:w="545" w:type="dxa"/>
          </w:tcPr>
          <w:p w14:paraId="1DABDEE0" w14:textId="6A236C29" w:rsidR="00B228F0" w:rsidRPr="006410AC" w:rsidRDefault="00B228F0" w:rsidP="009D69E4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>2</w:t>
            </w:r>
          </w:p>
        </w:tc>
        <w:tc>
          <w:tcPr>
            <w:tcW w:w="2540" w:type="dxa"/>
          </w:tcPr>
          <w:p w14:paraId="6591FA95" w14:textId="4C4BB370" w:rsidR="00B228F0" w:rsidRPr="006410AC" w:rsidRDefault="00B228F0" w:rsidP="009D69E4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>vao_client</w:t>
            </w:r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>_h2h_credential</w:t>
            </w:r>
          </w:p>
        </w:tc>
        <w:tc>
          <w:tcPr>
            <w:tcW w:w="2909" w:type="dxa"/>
          </w:tcPr>
          <w:p w14:paraId="2C4723B6" w14:textId="022EFD69" w:rsidR="00B228F0" w:rsidRPr="006410AC" w:rsidRDefault="00B228F0" w:rsidP="009D69E4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>Penambahan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table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>baru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>untuk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>menampung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>informasi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h2h credential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>bagi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>institusi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>integrasi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h2h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>dengan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>xendith</w:t>
            </w:r>
            <w:proofErr w:type="spellEnd"/>
          </w:p>
        </w:tc>
        <w:tc>
          <w:tcPr>
            <w:tcW w:w="3457" w:type="dxa"/>
          </w:tcPr>
          <w:p w14:paraId="3E4D8F59" w14:textId="77777777" w:rsidR="001807C8" w:rsidRPr="001807C8" w:rsidRDefault="001807C8" w:rsidP="001807C8">
            <w:pPr>
              <w:rPr>
                <w:rFonts w:ascii="Arial" w:hAnsi="Arial" w:cs="Arial"/>
                <w:sz w:val="20"/>
                <w:szCs w:val="20"/>
                <w:lang w:val="en-GB" w:eastAsia="id-ID"/>
              </w:rPr>
            </w:pPr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CREATE TABLE "public"."vao_client_h2h_credential" (</w:t>
            </w:r>
          </w:p>
          <w:p w14:paraId="40810BDE" w14:textId="77777777" w:rsidR="001807C8" w:rsidRPr="001807C8" w:rsidRDefault="001807C8" w:rsidP="001807C8">
            <w:pPr>
              <w:rPr>
                <w:rFonts w:ascii="Arial" w:hAnsi="Arial" w:cs="Arial"/>
                <w:sz w:val="20"/>
                <w:szCs w:val="20"/>
                <w:lang w:val="en-GB" w:eastAsia="id-ID"/>
              </w:rPr>
            </w:pPr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 xml:space="preserve">  "</w:t>
            </w:r>
            <w:proofErr w:type="gramStart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vao</w:t>
            </w:r>
            <w:proofErr w:type="gramEnd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_client_h2h_credential_id" SERIAL NOT NULL,</w:t>
            </w:r>
          </w:p>
          <w:p w14:paraId="31B128E1" w14:textId="77777777" w:rsidR="001807C8" w:rsidRPr="001807C8" w:rsidRDefault="001807C8" w:rsidP="001807C8">
            <w:pPr>
              <w:rPr>
                <w:rFonts w:ascii="Arial" w:hAnsi="Arial" w:cs="Arial"/>
                <w:sz w:val="20"/>
                <w:szCs w:val="20"/>
                <w:lang w:val="en-GB" w:eastAsia="id-ID"/>
              </w:rPr>
            </w:pPr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ab/>
              <w:t>"</w:t>
            </w:r>
            <w:proofErr w:type="spellStart"/>
            <w:proofErr w:type="gramStart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vao</w:t>
            </w:r>
            <w:proofErr w:type="gramEnd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_c_id</w:t>
            </w:r>
            <w:proofErr w:type="spellEnd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" INT4</w:t>
            </w:r>
          </w:p>
          <w:p w14:paraId="747A026C" w14:textId="77777777" w:rsidR="001807C8" w:rsidRPr="001807C8" w:rsidRDefault="001807C8" w:rsidP="001807C8">
            <w:pPr>
              <w:rPr>
                <w:rFonts w:ascii="Arial" w:hAnsi="Arial" w:cs="Arial"/>
                <w:sz w:val="20"/>
                <w:szCs w:val="20"/>
                <w:lang w:val="en-GB" w:eastAsia="id-ID"/>
              </w:rPr>
            </w:pPr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 xml:space="preserve">  "</w:t>
            </w:r>
            <w:proofErr w:type="spellStart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vao_inquiry_url</w:t>
            </w:r>
            <w:proofErr w:type="spellEnd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 xml:space="preserve">" </w:t>
            </w:r>
            <w:proofErr w:type="gramStart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varchar(</w:t>
            </w:r>
            <w:proofErr w:type="gramEnd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255) COLLATE "pg_</w:t>
            </w:r>
            <w:proofErr w:type="spellStart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catalog</w:t>
            </w:r>
            <w:proofErr w:type="spellEnd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"."default",</w:t>
            </w:r>
          </w:p>
          <w:p w14:paraId="07BBDC67" w14:textId="77777777" w:rsidR="001807C8" w:rsidRPr="001807C8" w:rsidRDefault="001807C8" w:rsidP="001807C8">
            <w:pPr>
              <w:rPr>
                <w:rFonts w:ascii="Arial" w:hAnsi="Arial" w:cs="Arial"/>
                <w:sz w:val="20"/>
                <w:szCs w:val="20"/>
                <w:lang w:val="en-GB" w:eastAsia="id-ID"/>
              </w:rPr>
            </w:pPr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 xml:space="preserve">  "</w:t>
            </w:r>
            <w:proofErr w:type="spellStart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vao_cekstatus_url</w:t>
            </w:r>
            <w:proofErr w:type="spellEnd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 xml:space="preserve">" </w:t>
            </w:r>
            <w:proofErr w:type="gramStart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varchar(</w:t>
            </w:r>
            <w:proofErr w:type="gramEnd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255) COLLATE "pg_</w:t>
            </w:r>
            <w:proofErr w:type="spellStart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catalog</w:t>
            </w:r>
            <w:proofErr w:type="spellEnd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"."default",</w:t>
            </w:r>
          </w:p>
          <w:p w14:paraId="4D0315F0" w14:textId="77777777" w:rsidR="001807C8" w:rsidRPr="001807C8" w:rsidRDefault="001807C8" w:rsidP="001807C8">
            <w:pPr>
              <w:rPr>
                <w:rFonts w:ascii="Arial" w:hAnsi="Arial" w:cs="Arial"/>
                <w:sz w:val="20"/>
                <w:szCs w:val="20"/>
                <w:lang w:val="en-GB" w:eastAsia="id-ID"/>
              </w:rPr>
            </w:pPr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 xml:space="preserve">  "</w:t>
            </w:r>
            <w:proofErr w:type="spellStart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vao_payment_url</w:t>
            </w:r>
            <w:proofErr w:type="spellEnd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 xml:space="preserve">" </w:t>
            </w:r>
            <w:proofErr w:type="gramStart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varchar(</w:t>
            </w:r>
            <w:proofErr w:type="gramEnd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255) COLLATE "pg_</w:t>
            </w:r>
            <w:proofErr w:type="spellStart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catalog</w:t>
            </w:r>
            <w:proofErr w:type="spellEnd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"."default",</w:t>
            </w:r>
          </w:p>
          <w:p w14:paraId="0A6D6CB6" w14:textId="77777777" w:rsidR="001807C8" w:rsidRPr="001807C8" w:rsidRDefault="001807C8" w:rsidP="001807C8">
            <w:pPr>
              <w:rPr>
                <w:rFonts w:ascii="Arial" w:hAnsi="Arial" w:cs="Arial"/>
                <w:sz w:val="20"/>
                <w:szCs w:val="20"/>
                <w:lang w:val="en-GB" w:eastAsia="id-ID"/>
              </w:rPr>
            </w:pPr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ab/>
              <w:t>"</w:t>
            </w:r>
            <w:proofErr w:type="spellStart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vao_auth_url</w:t>
            </w:r>
            <w:proofErr w:type="spellEnd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 xml:space="preserve">" </w:t>
            </w:r>
            <w:proofErr w:type="gramStart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varchar(</w:t>
            </w:r>
            <w:proofErr w:type="gramEnd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255) COLLATE "pg_</w:t>
            </w:r>
            <w:proofErr w:type="spellStart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catalog</w:t>
            </w:r>
            <w:proofErr w:type="spellEnd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"."default",</w:t>
            </w:r>
          </w:p>
          <w:p w14:paraId="22F03166" w14:textId="77777777" w:rsidR="001807C8" w:rsidRPr="001807C8" w:rsidRDefault="001807C8" w:rsidP="001807C8">
            <w:pPr>
              <w:rPr>
                <w:rFonts w:ascii="Arial" w:hAnsi="Arial" w:cs="Arial"/>
                <w:sz w:val="20"/>
                <w:szCs w:val="20"/>
                <w:lang w:val="en-GB" w:eastAsia="id-ID"/>
              </w:rPr>
            </w:pPr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 xml:space="preserve">  "vao_c_username_h2h" </w:t>
            </w:r>
            <w:proofErr w:type="gramStart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varchar(</w:t>
            </w:r>
            <w:proofErr w:type="gramEnd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255) COLLATE "pg_</w:t>
            </w:r>
            <w:proofErr w:type="spellStart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catalog</w:t>
            </w:r>
            <w:proofErr w:type="spellEnd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"."default",</w:t>
            </w:r>
          </w:p>
          <w:p w14:paraId="73A3E121" w14:textId="77777777" w:rsidR="001807C8" w:rsidRPr="001807C8" w:rsidRDefault="001807C8" w:rsidP="001807C8">
            <w:pPr>
              <w:rPr>
                <w:rFonts w:ascii="Arial" w:hAnsi="Arial" w:cs="Arial"/>
                <w:sz w:val="20"/>
                <w:szCs w:val="20"/>
                <w:lang w:val="en-GB" w:eastAsia="id-ID"/>
              </w:rPr>
            </w:pPr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 xml:space="preserve">  "vao_c_credential_h2h" </w:t>
            </w:r>
            <w:proofErr w:type="gramStart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varchar(</w:t>
            </w:r>
            <w:proofErr w:type="gramEnd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255) COLLATE "pg_</w:t>
            </w:r>
            <w:proofErr w:type="spellStart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catalog</w:t>
            </w:r>
            <w:proofErr w:type="spellEnd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"."default"</w:t>
            </w:r>
          </w:p>
          <w:p w14:paraId="7100AF56" w14:textId="77777777" w:rsidR="001807C8" w:rsidRPr="001807C8" w:rsidRDefault="001807C8" w:rsidP="001807C8">
            <w:pPr>
              <w:rPr>
                <w:rFonts w:ascii="Arial" w:hAnsi="Arial" w:cs="Arial"/>
                <w:sz w:val="20"/>
                <w:szCs w:val="20"/>
                <w:lang w:val="en-GB" w:eastAsia="id-ID"/>
              </w:rPr>
            </w:pPr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)</w:t>
            </w:r>
          </w:p>
          <w:p w14:paraId="42537C4A" w14:textId="77777777" w:rsidR="001807C8" w:rsidRPr="001807C8" w:rsidRDefault="001807C8" w:rsidP="001807C8">
            <w:pPr>
              <w:rPr>
                <w:rFonts w:ascii="Arial" w:hAnsi="Arial" w:cs="Arial"/>
                <w:sz w:val="20"/>
                <w:szCs w:val="20"/>
                <w:lang w:val="en-GB" w:eastAsia="id-ID"/>
              </w:rPr>
            </w:pPr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;</w:t>
            </w:r>
          </w:p>
          <w:p w14:paraId="17D3FB14" w14:textId="77777777" w:rsidR="001807C8" w:rsidRPr="001807C8" w:rsidRDefault="001807C8" w:rsidP="001807C8">
            <w:pPr>
              <w:rPr>
                <w:rFonts w:ascii="Arial" w:hAnsi="Arial" w:cs="Arial"/>
                <w:sz w:val="20"/>
                <w:szCs w:val="20"/>
                <w:lang w:val="en-GB" w:eastAsia="id-ID"/>
              </w:rPr>
            </w:pPr>
          </w:p>
          <w:p w14:paraId="3A53D9BA" w14:textId="77777777" w:rsidR="001807C8" w:rsidRPr="001807C8" w:rsidRDefault="001807C8" w:rsidP="001807C8">
            <w:pPr>
              <w:rPr>
                <w:rFonts w:ascii="Arial" w:hAnsi="Arial" w:cs="Arial"/>
                <w:sz w:val="20"/>
                <w:szCs w:val="20"/>
                <w:lang w:val="en-GB" w:eastAsia="id-ID"/>
              </w:rPr>
            </w:pPr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ALTER TABLE "public"."vao_client_h2h_</w:t>
            </w:r>
            <w:proofErr w:type="gramStart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credential"</w:t>
            </w:r>
            <w:proofErr w:type="gramEnd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 xml:space="preserve"> </w:t>
            </w:r>
          </w:p>
          <w:p w14:paraId="3DD47589" w14:textId="77777777" w:rsidR="001807C8" w:rsidRPr="001807C8" w:rsidRDefault="001807C8" w:rsidP="001807C8">
            <w:pPr>
              <w:rPr>
                <w:rFonts w:ascii="Arial" w:hAnsi="Arial" w:cs="Arial"/>
                <w:sz w:val="20"/>
                <w:szCs w:val="20"/>
                <w:lang w:val="en-GB" w:eastAsia="id-ID"/>
              </w:rPr>
            </w:pPr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 xml:space="preserve">  OWNER TO "</w:t>
            </w:r>
            <w:proofErr w:type="spellStart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postgres</w:t>
            </w:r>
            <w:proofErr w:type="spellEnd"/>
            <w:proofErr w:type="gramStart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";</w:t>
            </w:r>
            <w:proofErr w:type="gramEnd"/>
          </w:p>
          <w:p w14:paraId="4031C114" w14:textId="77777777" w:rsidR="00B228F0" w:rsidRPr="006410AC" w:rsidRDefault="00B228F0" w:rsidP="009D69E4">
            <w:pPr>
              <w:rPr>
                <w:rFonts w:ascii="Arial" w:hAnsi="Arial" w:cs="Arial"/>
                <w:sz w:val="20"/>
                <w:szCs w:val="20"/>
                <w:lang w:val="en-GB" w:eastAsia="id-ID"/>
              </w:rPr>
            </w:pPr>
          </w:p>
        </w:tc>
      </w:tr>
      <w:tr w:rsidR="00C8282E" w:rsidRPr="00385219" w14:paraId="46E2C77C" w14:textId="77777777" w:rsidTr="004C30B7">
        <w:tc>
          <w:tcPr>
            <w:tcW w:w="545" w:type="dxa"/>
          </w:tcPr>
          <w:p w14:paraId="6917D295" w14:textId="050BB039" w:rsidR="00C8282E" w:rsidRPr="006410AC" w:rsidRDefault="00C8282E" w:rsidP="009D69E4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lastRenderedPageBreak/>
              <w:t>2</w:t>
            </w:r>
          </w:p>
        </w:tc>
        <w:tc>
          <w:tcPr>
            <w:tcW w:w="2540" w:type="dxa"/>
          </w:tcPr>
          <w:p w14:paraId="51F6853B" w14:textId="510A0ABB" w:rsidR="00C8282E" w:rsidRPr="006410AC" w:rsidRDefault="00396320" w:rsidP="009D69E4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>vao_h2h_trx</w:t>
            </w:r>
          </w:p>
        </w:tc>
        <w:tc>
          <w:tcPr>
            <w:tcW w:w="2909" w:type="dxa"/>
          </w:tcPr>
          <w:p w14:paraId="7961FFDF" w14:textId="3CE59206" w:rsidR="00C8282E" w:rsidRPr="006410AC" w:rsidRDefault="00C8282E" w:rsidP="009D69E4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proofErr w:type="spellStart"/>
            <w:r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>Penambahan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table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>untuk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>merekam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data </w:t>
            </w:r>
            <w:r w:rsidR="0011145B">
              <w:rPr>
                <w:rFonts w:ascii="Arial" w:hAnsi="Arial" w:cs="Arial"/>
                <w:sz w:val="20"/>
                <w:szCs w:val="20"/>
                <w:lang w:val="en-US" w:eastAsia="id-ID"/>
              </w:rPr>
              <w:t>h2h transaction</w:t>
            </w:r>
          </w:p>
        </w:tc>
        <w:tc>
          <w:tcPr>
            <w:tcW w:w="3457" w:type="dxa"/>
          </w:tcPr>
          <w:p w14:paraId="0DEAC1A5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CREATE TABLE "public"."vao_h2h_trx" (</w:t>
            </w:r>
          </w:p>
          <w:p w14:paraId="02139A9B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"vao_h2h_trx_id" int4 NOT NULL DEFAULT 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nextval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('vao_h2h_trx_vao_h2h_trx_id_seq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'::</w:t>
            </w:r>
            <w:proofErr w:type="spellStart"/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regclass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),</w:t>
            </w:r>
          </w:p>
          <w:p w14:paraId="451EE09C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created_at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timestamp(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6) DEFAULT now(),</w:t>
            </w:r>
          </w:p>
          <w:p w14:paraId="4C9B9245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cin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10)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07474A7F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"latitude" text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55018D0D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"longitude" text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378D1E4A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customer_no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150)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 NOT NULL,</w:t>
            </w:r>
          </w:p>
          <w:p w14:paraId="3BCFCC4F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virtual_account_no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150)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2DDDBADB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inquiry_request_id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150)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2E563A54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payment_request_id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150)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3D086908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source_bank_code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150)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06B21A72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"amount"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numeric(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20,3),</w:t>
            </w:r>
          </w:p>
          <w:p w14:paraId="79AD4647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trx_date_time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timestamp(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6),</w:t>
            </w:r>
          </w:p>
          <w:p w14:paraId="076DFAD9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reference_no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150)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213CFD6C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corebank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_ref_no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 text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3BD2E09E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"remark"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150)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23FFD2B6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source_account_no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150)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28434445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source_account_name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150)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379ECEBA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payment_interfcae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150)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626D903B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transfer_method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150)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20431F65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stream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_request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 text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4A18381D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stream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_response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 text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1E2D82E2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response_code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15)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5302E37B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response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_description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 text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30DDB52F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flag_status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1)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447C9B33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flag_status_trx_bjb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1)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7B5AC62C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"flag_status_trx_h2h"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1)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64716D3C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dest_account_no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150)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6E787C52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institusi_fee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numeric(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24,0),</w:t>
            </w:r>
          </w:p>
          <w:p w14:paraId="1F465AB7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bjb_fee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numeric(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24,0),</w:t>
            </w:r>
          </w:p>
          <w:p w14:paraId="6912DAF2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total_fee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numeric(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24,0),</w:t>
            </w:r>
          </w:p>
          <w:p w14:paraId="13666629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CONSTRAINT "vao_h2h_trx_pkey" PRIMARY KEY ("vao_h2h_trx_id")</w:t>
            </w:r>
          </w:p>
          <w:p w14:paraId="5A69EA1E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)</w:t>
            </w:r>
          </w:p>
          <w:p w14:paraId="2C4755B8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;</w:t>
            </w:r>
          </w:p>
          <w:p w14:paraId="47B03EFF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</w:p>
          <w:p w14:paraId="4F6D9D98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ALTER TABLE "public"."vao_h2h_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trx"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</w:t>
            </w:r>
          </w:p>
          <w:p w14:paraId="3FA20D3E" w14:textId="3B43ABB5" w:rsidR="00C8282E" w:rsidRPr="006410AC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lastRenderedPageBreak/>
              <w:t xml:space="preserve">  OWNER TO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postgres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";</w:t>
            </w:r>
          </w:p>
        </w:tc>
      </w:tr>
      <w:tr w:rsidR="00FA304D" w:rsidRPr="00385219" w14:paraId="79B54402" w14:textId="77777777" w:rsidTr="004C30B7">
        <w:tc>
          <w:tcPr>
            <w:tcW w:w="545" w:type="dxa"/>
          </w:tcPr>
          <w:p w14:paraId="44A19A44" w14:textId="39FF0400" w:rsidR="00FA304D" w:rsidRPr="006410AC" w:rsidRDefault="00FA304D" w:rsidP="009D69E4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lastRenderedPageBreak/>
              <w:t>4</w:t>
            </w:r>
          </w:p>
        </w:tc>
        <w:tc>
          <w:tcPr>
            <w:tcW w:w="2540" w:type="dxa"/>
          </w:tcPr>
          <w:p w14:paraId="06A7FD25" w14:textId="12B5A144" w:rsidR="00FA304D" w:rsidRDefault="00FA304D" w:rsidP="009D69E4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>va_retry_callback</w:t>
            </w:r>
            <w:proofErr w:type="spellEnd"/>
          </w:p>
        </w:tc>
        <w:tc>
          <w:tcPr>
            <w:tcW w:w="2909" w:type="dxa"/>
          </w:tcPr>
          <w:p w14:paraId="75A73121" w14:textId="59186B2A" w:rsidR="00FA304D" w:rsidRPr="006410AC" w:rsidRDefault="00FA304D" w:rsidP="009D69E4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proofErr w:type="spellStart"/>
            <w:r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>Penambahan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table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>untuk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>merekam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data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>trx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>harus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>dilakukan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callback</w:t>
            </w:r>
          </w:p>
        </w:tc>
        <w:tc>
          <w:tcPr>
            <w:tcW w:w="3457" w:type="dxa"/>
          </w:tcPr>
          <w:p w14:paraId="6C04F745" w14:textId="77777777" w:rsidR="00013E01" w:rsidRPr="00013E01" w:rsidRDefault="00013E01" w:rsidP="00013E01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CREATE TABLE "public"."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va_callback_trx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" (</w:t>
            </w:r>
          </w:p>
          <w:p w14:paraId="158F14F8" w14:textId="77777777" w:rsidR="00013E01" w:rsidRPr="00013E01" w:rsidRDefault="00013E01" w:rsidP="00013E01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va_callback_trx_id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int4 NOT NULL DEFAULT 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nextval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('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va_callback_trx_va_callback_trx_id_seq</w:t>
            </w:r>
            <w:proofErr w:type="spellEnd"/>
            <w:proofErr w:type="gram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'::</w:t>
            </w:r>
            <w:proofErr w:type="spellStart"/>
            <w:proofErr w:type="gram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regclass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),</w:t>
            </w:r>
          </w:p>
          <w:p w14:paraId="2D242E29" w14:textId="77777777" w:rsidR="00013E01" w:rsidRPr="00013E01" w:rsidRDefault="00013E01" w:rsidP="00013E01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created_at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timestamp(</w:t>
            </w:r>
            <w:proofErr w:type="gram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6) DEFAULT now(),</w:t>
            </w:r>
          </w:p>
          <w:p w14:paraId="600B99FC" w14:textId="77777777" w:rsidR="00013E01" w:rsidRPr="00013E01" w:rsidRDefault="00013E01" w:rsidP="00013E01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proofErr w:type="gram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vao</w:t>
            </w:r>
            <w:proofErr w:type="gram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_tl_id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" int4,</w:t>
            </w:r>
          </w:p>
          <w:p w14:paraId="381F3024" w14:textId="77777777" w:rsidR="00013E01" w:rsidRPr="00013E01" w:rsidRDefault="00013E01" w:rsidP="00013E01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"va_h2h_type" </w:t>
            </w:r>
            <w:proofErr w:type="gram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1) COLLATE "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1F869585" w14:textId="77777777" w:rsidR="00013E01" w:rsidRPr="00013E01" w:rsidRDefault="00013E01" w:rsidP="00013E01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va_number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50) COLLATE "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0922CAE3" w14:textId="77777777" w:rsidR="00013E01" w:rsidRPr="00013E01" w:rsidRDefault="00013E01" w:rsidP="00013E01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client_refnum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50) COLLATE "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16CE2974" w14:textId="77777777" w:rsidR="00013E01" w:rsidRPr="00013E01" w:rsidRDefault="00013E01" w:rsidP="00013E01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trxtime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50) COLLATE "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7E190973" w14:textId="77777777" w:rsidR="00013E01" w:rsidRPr="00013E01" w:rsidRDefault="00013E01" w:rsidP="00013E01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"amount" float8,</w:t>
            </w:r>
          </w:p>
          <w:p w14:paraId="218C7777" w14:textId="77777777" w:rsidR="00013E01" w:rsidRPr="00013E01" w:rsidRDefault="00013E01" w:rsidP="00013E01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unpaidamount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" float8,</w:t>
            </w:r>
          </w:p>
          <w:p w14:paraId="24CFDF48" w14:textId="77777777" w:rsidR="00013E01" w:rsidRPr="00013E01" w:rsidRDefault="00013E01" w:rsidP="00013E01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proofErr w:type="gram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callback</w:t>
            </w:r>
            <w:proofErr w:type="gram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_retry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" int4 DEFAULT 0,</w:t>
            </w:r>
          </w:p>
          <w:p w14:paraId="55B598D5" w14:textId="77777777" w:rsidR="00013E01" w:rsidRPr="00013E01" w:rsidRDefault="00013E01" w:rsidP="00013E01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status_trx_bjb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1) COLLATE "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32B50EC1" w14:textId="77777777" w:rsidR="00013E01" w:rsidRPr="00013E01" w:rsidRDefault="00013E01" w:rsidP="00013E01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"status_trx_h2h" </w:t>
            </w:r>
            <w:proofErr w:type="gram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1) COLLATE "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6703C0C0" w14:textId="77777777" w:rsidR="00013E01" w:rsidRPr="00013E01" w:rsidRDefault="00013E01" w:rsidP="00013E01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status_transaksi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1) COLLATE "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16068043" w14:textId="77777777" w:rsidR="00013E01" w:rsidRPr="00013E01" w:rsidRDefault="00013E01" w:rsidP="00013E01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proofErr w:type="gram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stream</w:t>
            </w:r>
            <w:proofErr w:type="gram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_req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" text COLLATE "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12733D25" w14:textId="77777777" w:rsidR="00013E01" w:rsidRPr="00013E01" w:rsidRDefault="00013E01" w:rsidP="00013E01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CONSTRAINT "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va_callback_trx_pkey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" PRIMARY KEY ("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va_callback_trx_id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")</w:t>
            </w:r>
          </w:p>
          <w:p w14:paraId="69FD6DC2" w14:textId="77777777" w:rsidR="00013E01" w:rsidRPr="00013E01" w:rsidRDefault="00013E01" w:rsidP="00013E01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)</w:t>
            </w:r>
          </w:p>
          <w:p w14:paraId="3A68A9F5" w14:textId="77777777" w:rsidR="00013E01" w:rsidRPr="00013E01" w:rsidRDefault="00013E01" w:rsidP="00013E01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;</w:t>
            </w:r>
          </w:p>
          <w:p w14:paraId="5C4CE6DB" w14:textId="77777777" w:rsidR="00013E01" w:rsidRPr="00013E01" w:rsidRDefault="00013E01" w:rsidP="00013E01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</w:p>
          <w:p w14:paraId="0D414B02" w14:textId="77777777" w:rsidR="00013E01" w:rsidRPr="00013E01" w:rsidRDefault="00013E01" w:rsidP="00013E01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ALTER TABLE "public"."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va_callback_</w:t>
            </w:r>
            <w:proofErr w:type="gram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trx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"</w:t>
            </w:r>
            <w:proofErr w:type="gram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</w:t>
            </w:r>
          </w:p>
          <w:p w14:paraId="2A14C423" w14:textId="1CE75156" w:rsidR="00FA304D" w:rsidRPr="00FA304D" w:rsidRDefault="00013E01" w:rsidP="00013E01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OWNER TO "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postgres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";</w:t>
            </w:r>
          </w:p>
        </w:tc>
      </w:tr>
    </w:tbl>
    <w:p w14:paraId="42112CB3" w14:textId="77777777" w:rsidR="009D69E4" w:rsidRDefault="009D69E4" w:rsidP="009D69E4">
      <w:pPr>
        <w:rPr>
          <w:rFonts w:ascii="Arial" w:hAnsi="Arial" w:cs="Arial"/>
          <w:lang w:val="en-US" w:eastAsia="id-ID"/>
        </w:rPr>
      </w:pPr>
    </w:p>
    <w:p w14:paraId="00F0729D" w14:textId="77777777" w:rsidR="003B3961" w:rsidRDefault="003B3961" w:rsidP="009D69E4">
      <w:pPr>
        <w:rPr>
          <w:rFonts w:ascii="Arial" w:hAnsi="Arial" w:cs="Arial"/>
          <w:lang w:val="en-US" w:eastAsia="id-ID"/>
        </w:rPr>
      </w:pPr>
    </w:p>
    <w:p w14:paraId="5F5F3FCC" w14:textId="77777777" w:rsidR="003B3961" w:rsidRDefault="003B3961" w:rsidP="009D69E4">
      <w:pPr>
        <w:rPr>
          <w:rFonts w:ascii="Arial" w:hAnsi="Arial" w:cs="Arial"/>
          <w:lang w:val="en-US" w:eastAsia="id-ID"/>
        </w:rPr>
      </w:pPr>
    </w:p>
    <w:p w14:paraId="3E4107E2" w14:textId="77777777" w:rsidR="003B3961" w:rsidRDefault="003B3961" w:rsidP="009D69E4">
      <w:pPr>
        <w:rPr>
          <w:rFonts w:ascii="Arial" w:hAnsi="Arial" w:cs="Arial"/>
          <w:lang w:val="en-US" w:eastAsia="id-ID"/>
        </w:rPr>
      </w:pPr>
    </w:p>
    <w:p w14:paraId="2E71DBF8" w14:textId="77777777" w:rsidR="003B3961" w:rsidRDefault="003B3961" w:rsidP="009D69E4">
      <w:pPr>
        <w:rPr>
          <w:rFonts w:ascii="Arial" w:hAnsi="Arial" w:cs="Arial"/>
          <w:lang w:val="en-US" w:eastAsia="id-ID"/>
        </w:rPr>
      </w:pPr>
    </w:p>
    <w:p w14:paraId="706D02C8" w14:textId="77777777" w:rsidR="003B3961" w:rsidRDefault="003B3961" w:rsidP="009D69E4">
      <w:pPr>
        <w:rPr>
          <w:rFonts w:ascii="Arial" w:hAnsi="Arial" w:cs="Arial"/>
          <w:lang w:val="en-US" w:eastAsia="id-ID"/>
        </w:rPr>
      </w:pPr>
    </w:p>
    <w:p w14:paraId="2A699C0C" w14:textId="77777777" w:rsidR="003B3961" w:rsidRDefault="003B3961" w:rsidP="009D69E4">
      <w:pPr>
        <w:rPr>
          <w:rFonts w:ascii="Arial" w:hAnsi="Arial" w:cs="Arial"/>
          <w:lang w:val="en-US" w:eastAsia="id-ID"/>
        </w:rPr>
      </w:pPr>
    </w:p>
    <w:p w14:paraId="22464B6C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0722F6D9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223B0527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62BC52E2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297CEC69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11801F31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60C7881A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31B86043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1C8A5C4E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46E3123B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653390B5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5EFDB74B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777865E8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1D620B1B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15D765BD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163EEEE2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630EB1CF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2BF225EF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15B9C35B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0F94F7EF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2E7060D8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3CE04CA8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3636A9E2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694BA607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62616131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72ED3A15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7BBC56C6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2C7200EC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67E168E1" w14:textId="77777777" w:rsidR="003B3961" w:rsidRDefault="003B3961" w:rsidP="009D69E4">
      <w:pPr>
        <w:rPr>
          <w:rFonts w:ascii="Arial" w:hAnsi="Arial" w:cs="Arial"/>
          <w:lang w:val="en-US" w:eastAsia="id-ID"/>
        </w:rPr>
      </w:pPr>
    </w:p>
    <w:p w14:paraId="569504F7" w14:textId="77777777" w:rsidR="003B3961" w:rsidRDefault="003B3961" w:rsidP="009D69E4">
      <w:pPr>
        <w:rPr>
          <w:rFonts w:ascii="Arial" w:hAnsi="Arial" w:cs="Arial"/>
          <w:lang w:val="en-US" w:eastAsia="id-ID"/>
        </w:rPr>
      </w:pPr>
    </w:p>
    <w:p w14:paraId="48FC9014" w14:textId="77777777" w:rsidR="003B3961" w:rsidRDefault="003B3961" w:rsidP="009D69E4">
      <w:pPr>
        <w:rPr>
          <w:rFonts w:ascii="Arial" w:hAnsi="Arial" w:cs="Arial"/>
          <w:lang w:val="en-US" w:eastAsia="id-ID"/>
        </w:rPr>
      </w:pPr>
    </w:p>
    <w:p w14:paraId="43D25B74" w14:textId="05CE251A" w:rsidR="00F96CC2" w:rsidRPr="006410AC" w:rsidRDefault="00F278DB" w:rsidP="00F96CC2">
      <w:pPr>
        <w:pStyle w:val="Heading2"/>
        <w:rPr>
          <w:rFonts w:cs="Arial"/>
          <w:sz w:val="22"/>
          <w:szCs w:val="22"/>
        </w:rPr>
      </w:pPr>
      <w:bookmarkStart w:id="78" w:name="_Toc123889700"/>
      <w:r w:rsidRPr="006410AC">
        <w:rPr>
          <w:rFonts w:cs="Arial"/>
          <w:sz w:val="22"/>
          <w:szCs w:val="22"/>
        </w:rPr>
        <w:t>API Design</w:t>
      </w:r>
      <w:bookmarkEnd w:id="78"/>
    </w:p>
    <w:p w14:paraId="4DBF7899" w14:textId="499F678E" w:rsidR="009E0748" w:rsidRPr="006410AC" w:rsidRDefault="009E0748" w:rsidP="009E0748">
      <w:pPr>
        <w:pStyle w:val="Heading3"/>
        <w:rPr>
          <w:rFonts w:cs="Arial"/>
          <w:sz w:val="22"/>
          <w:lang w:val="en-US"/>
        </w:rPr>
      </w:pPr>
      <w:bookmarkStart w:id="79" w:name="_Toc123889701"/>
      <w:proofErr w:type="spellStart"/>
      <w:r w:rsidRPr="006410AC">
        <w:rPr>
          <w:rFonts w:cs="Arial"/>
          <w:sz w:val="22"/>
          <w:lang w:val="en-US"/>
        </w:rPr>
        <w:t>Authentifikasi</w:t>
      </w:r>
      <w:proofErr w:type="spellEnd"/>
      <w:r w:rsidR="00676689" w:rsidRPr="006410AC">
        <w:rPr>
          <w:rFonts w:cs="Arial"/>
          <w:sz w:val="22"/>
          <w:lang w:val="en-US"/>
        </w:rPr>
        <w:t xml:space="preserve">- </w:t>
      </w:r>
      <w:proofErr w:type="spellStart"/>
      <w:r w:rsidR="00676689" w:rsidRPr="006410AC">
        <w:rPr>
          <w:rFonts w:cs="Arial"/>
          <w:sz w:val="22"/>
          <w:lang w:val="en-US"/>
        </w:rPr>
        <w:t>Xendith</w:t>
      </w:r>
      <w:bookmarkEnd w:id="79"/>
      <w:proofErr w:type="spellEnd"/>
    </w:p>
    <w:p w14:paraId="33672BEA" w14:textId="4CA02D11" w:rsidR="009E0748" w:rsidRPr="006410AC" w:rsidRDefault="00BD6A45">
      <w:pPr>
        <w:pStyle w:val="ListParagraph"/>
        <w:numPr>
          <w:ilvl w:val="0"/>
          <w:numId w:val="11"/>
        </w:numPr>
        <w:rPr>
          <w:rFonts w:cs="Arial"/>
          <w:lang w:val="en-US"/>
        </w:rPr>
      </w:pPr>
      <w:r w:rsidRPr="006410AC">
        <w:rPr>
          <w:rFonts w:cs="Arial"/>
          <w:lang w:val="en-US"/>
        </w:rPr>
        <w:t>Access Token API</w:t>
      </w:r>
    </w:p>
    <w:p w14:paraId="305331C1" w14:textId="4D0998B2" w:rsidR="009E0748" w:rsidRPr="006410AC" w:rsidRDefault="009E0748" w:rsidP="009E0748">
      <w:pPr>
        <w:pStyle w:val="ListParagraph"/>
        <w:rPr>
          <w:rFonts w:cs="Arial"/>
          <w:lang w:val="en-GB"/>
        </w:rPr>
      </w:pPr>
      <w:r w:rsidRPr="006410AC">
        <w:rPr>
          <w:rFonts w:cs="Arial"/>
          <w:lang w:val="en-GB"/>
        </w:rPr>
        <w:t xml:space="preserve">API get token </w:t>
      </w:r>
      <w:proofErr w:type="spellStart"/>
      <w:r w:rsidRPr="006410AC">
        <w:rPr>
          <w:rFonts w:cs="Arial"/>
          <w:lang w:val="en-GB"/>
        </w:rPr>
        <w:t>digunakan</w:t>
      </w:r>
      <w:proofErr w:type="spellEnd"/>
      <w:r w:rsidRPr="006410AC">
        <w:rPr>
          <w:rFonts w:cs="Arial"/>
          <w:lang w:val="en-GB"/>
        </w:rPr>
        <w:t xml:space="preserve"> oleh </w:t>
      </w:r>
      <w:proofErr w:type="spellStart"/>
      <w:r w:rsidRPr="006410AC">
        <w:rPr>
          <w:rFonts w:cs="Arial"/>
          <w:lang w:val="en-GB"/>
        </w:rPr>
        <w:t>mitra</w:t>
      </w:r>
      <w:proofErr w:type="spellEnd"/>
      <w:r w:rsidRPr="006410AC">
        <w:rPr>
          <w:rFonts w:cs="Arial"/>
          <w:lang w:val="en-GB"/>
        </w:rPr>
        <w:t xml:space="preserve">/client </w:t>
      </w:r>
      <w:proofErr w:type="spellStart"/>
      <w:r w:rsidRPr="006410AC">
        <w:rPr>
          <w:rFonts w:cs="Arial"/>
          <w:lang w:val="en-GB"/>
        </w:rPr>
        <w:t>untuk</w:t>
      </w:r>
      <w:proofErr w:type="spellEnd"/>
      <w:r w:rsidRPr="006410AC">
        <w:rPr>
          <w:rFonts w:cs="Arial"/>
          <w:lang w:val="en-GB"/>
        </w:rPr>
        <w:t xml:space="preserve"> </w:t>
      </w:r>
      <w:proofErr w:type="spellStart"/>
      <w:r w:rsidRPr="006410AC">
        <w:rPr>
          <w:rFonts w:cs="Arial"/>
          <w:lang w:val="en-GB"/>
        </w:rPr>
        <w:t>mendapatkan</w:t>
      </w:r>
      <w:proofErr w:type="spellEnd"/>
      <w:r w:rsidRPr="006410AC">
        <w:rPr>
          <w:rFonts w:cs="Arial"/>
          <w:lang w:val="en-GB"/>
        </w:rPr>
        <w:t xml:space="preserve"> token </w:t>
      </w:r>
      <w:proofErr w:type="spellStart"/>
      <w:r w:rsidRPr="006410AC">
        <w:rPr>
          <w:rFonts w:cs="Arial"/>
          <w:lang w:val="en-GB"/>
        </w:rPr>
        <w:t>akses</w:t>
      </w:r>
      <w:proofErr w:type="spellEnd"/>
      <w:r w:rsidRPr="006410AC">
        <w:rPr>
          <w:rFonts w:cs="Arial"/>
          <w:lang w:val="en-GB"/>
        </w:rPr>
        <w:t xml:space="preserve"> </w:t>
      </w:r>
      <w:proofErr w:type="spellStart"/>
      <w:r w:rsidRPr="006410AC">
        <w:rPr>
          <w:rFonts w:cs="Arial"/>
          <w:lang w:val="en-GB"/>
        </w:rPr>
        <w:t>untuk</w:t>
      </w:r>
      <w:proofErr w:type="spellEnd"/>
      <w:r w:rsidR="00BD6A45" w:rsidRPr="006410AC">
        <w:rPr>
          <w:rFonts w:cs="Arial"/>
          <w:lang w:val="en-GB"/>
        </w:rPr>
        <w:t xml:space="preserve"> </w:t>
      </w:r>
      <w:proofErr w:type="spellStart"/>
      <w:r w:rsidR="00BD6A45" w:rsidRPr="006410AC">
        <w:rPr>
          <w:rFonts w:cs="Arial"/>
          <w:lang w:val="en-GB"/>
        </w:rPr>
        <w:t>dapat</w:t>
      </w:r>
      <w:proofErr w:type="spellEnd"/>
      <w:r w:rsidRPr="006410AC">
        <w:rPr>
          <w:rFonts w:cs="Arial"/>
          <w:lang w:val="en-GB"/>
        </w:rPr>
        <w:t xml:space="preserve"> </w:t>
      </w:r>
      <w:proofErr w:type="spellStart"/>
      <w:r w:rsidRPr="006410AC">
        <w:rPr>
          <w:rFonts w:cs="Arial"/>
          <w:lang w:val="en-GB"/>
        </w:rPr>
        <w:t>melakukan</w:t>
      </w:r>
      <w:proofErr w:type="spellEnd"/>
      <w:r w:rsidRPr="006410AC">
        <w:rPr>
          <w:rFonts w:cs="Arial"/>
          <w:lang w:val="en-GB"/>
        </w:rPr>
        <w:t xml:space="preserve"> </w:t>
      </w:r>
      <w:proofErr w:type="spellStart"/>
      <w:r w:rsidR="00BD6A45" w:rsidRPr="006410AC">
        <w:rPr>
          <w:rFonts w:cs="Arial"/>
          <w:lang w:val="en-GB"/>
        </w:rPr>
        <w:t>transaksi</w:t>
      </w:r>
      <w:proofErr w:type="spellEnd"/>
      <w:r w:rsidR="00BD6A45" w:rsidRPr="006410AC">
        <w:rPr>
          <w:rFonts w:cs="Arial"/>
          <w:lang w:val="en-GB"/>
        </w:rPr>
        <w:t xml:space="preserve"> request </w:t>
      </w:r>
      <w:proofErr w:type="spellStart"/>
      <w:r w:rsidR="00BD6A45" w:rsidRPr="006410AC">
        <w:rPr>
          <w:rFonts w:cs="Arial"/>
          <w:lang w:val="en-GB"/>
        </w:rPr>
        <w:t>kearah</w:t>
      </w:r>
      <w:proofErr w:type="spellEnd"/>
      <w:r w:rsidR="00BD6A45" w:rsidRPr="006410AC">
        <w:rPr>
          <w:rFonts w:cs="Arial"/>
          <w:lang w:val="en-GB"/>
        </w:rPr>
        <w:t xml:space="preserve"> </w:t>
      </w:r>
      <w:proofErr w:type="spellStart"/>
      <w:r w:rsidR="00BD6A45" w:rsidRPr="006410AC">
        <w:rPr>
          <w:rFonts w:cs="Arial"/>
          <w:lang w:val="en-GB"/>
        </w:rPr>
        <w:t>xendith</w:t>
      </w:r>
      <w:proofErr w:type="spellEnd"/>
      <w:r w:rsidR="00BD6A45" w:rsidRPr="006410AC">
        <w:rPr>
          <w:rFonts w:cs="Arial"/>
          <w:lang w:val="en-GB"/>
        </w:rPr>
        <w:t xml:space="preserve">, </w:t>
      </w:r>
      <w:proofErr w:type="spellStart"/>
      <w:r w:rsidR="00BD6A45" w:rsidRPr="006410AC">
        <w:rPr>
          <w:rFonts w:cs="Arial"/>
          <w:lang w:val="en-GB"/>
        </w:rPr>
        <w:t>authentifikasi</w:t>
      </w:r>
      <w:proofErr w:type="spellEnd"/>
      <w:r w:rsidR="00BD6A45" w:rsidRPr="006410AC">
        <w:rPr>
          <w:rFonts w:cs="Arial"/>
          <w:lang w:val="en-GB"/>
        </w:rPr>
        <w:t xml:space="preserve"> </w:t>
      </w:r>
      <w:proofErr w:type="spellStart"/>
      <w:r w:rsidR="00BD6A45" w:rsidRPr="006410AC">
        <w:rPr>
          <w:rFonts w:cs="Arial"/>
          <w:lang w:val="en-GB"/>
        </w:rPr>
        <w:t>ini</w:t>
      </w:r>
      <w:proofErr w:type="spellEnd"/>
      <w:r w:rsidR="00BD6A45" w:rsidRPr="006410AC">
        <w:rPr>
          <w:rFonts w:cs="Arial"/>
          <w:lang w:val="en-GB"/>
        </w:rPr>
        <w:t xml:space="preserve"> </w:t>
      </w:r>
      <w:proofErr w:type="spellStart"/>
      <w:r w:rsidR="00BD6A45" w:rsidRPr="006410AC">
        <w:rPr>
          <w:rFonts w:cs="Arial"/>
          <w:lang w:val="en-GB"/>
        </w:rPr>
        <w:t>akan</w:t>
      </w:r>
      <w:proofErr w:type="spellEnd"/>
      <w:r w:rsidR="00BD6A45" w:rsidRPr="006410AC">
        <w:rPr>
          <w:rFonts w:cs="Arial"/>
          <w:lang w:val="en-GB"/>
        </w:rPr>
        <w:t xml:space="preserve"> proses oleh engine </w:t>
      </w:r>
      <w:proofErr w:type="gramStart"/>
      <w:r w:rsidR="00BD6A45" w:rsidRPr="006410AC">
        <w:rPr>
          <w:rFonts w:cs="Arial"/>
          <w:lang w:val="en-GB"/>
        </w:rPr>
        <w:t>VA</w:t>
      </w:r>
      <w:proofErr w:type="gram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951"/>
        <w:gridCol w:w="2259"/>
        <w:gridCol w:w="192"/>
        <w:gridCol w:w="9"/>
        <w:gridCol w:w="2038"/>
        <w:gridCol w:w="2842"/>
      </w:tblGrid>
      <w:tr w:rsidR="009E0748" w:rsidRPr="006410AC" w14:paraId="4574F62F" w14:textId="77777777" w:rsidTr="003477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725B74B2" w14:textId="517E7A4F" w:rsidR="009E0748" w:rsidRPr="006410AC" w:rsidRDefault="009E0748" w:rsidP="00617669">
            <w:pPr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URL</w:t>
            </w:r>
          </w:p>
        </w:tc>
        <w:tc>
          <w:tcPr>
            <w:tcW w:w="7340" w:type="dxa"/>
            <w:gridSpan w:val="5"/>
          </w:tcPr>
          <w:p w14:paraId="57B7E910" w14:textId="05AD35C4" w:rsidR="009E0748" w:rsidRPr="006410AC" w:rsidRDefault="00BD6A45" w:rsidP="00BD6A45">
            <w:pPr>
              <w:pStyle w:val="NormalWeb"/>
              <w:shd w:val="clear" w:color="auto" w:fill="FFFFFF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 xml:space="preserve">/{version}/access-token/b2b </w:t>
            </w:r>
          </w:p>
        </w:tc>
      </w:tr>
      <w:tr w:rsidR="009E0748" w:rsidRPr="006410AC" w14:paraId="672088E6" w14:textId="77777777" w:rsidTr="00347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2FCC3D0B" w14:textId="523257CB" w:rsidR="009E0748" w:rsidRPr="006410AC" w:rsidRDefault="009E0748" w:rsidP="00617669">
            <w:pPr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Method</w:t>
            </w:r>
          </w:p>
        </w:tc>
        <w:tc>
          <w:tcPr>
            <w:tcW w:w="7340" w:type="dxa"/>
            <w:gridSpan w:val="5"/>
          </w:tcPr>
          <w:p w14:paraId="494E97C0" w14:textId="57877EA4" w:rsidR="009E0748" w:rsidRPr="006410AC" w:rsidRDefault="009E0748" w:rsidP="00617669">
            <w:pPr>
              <w:tabs>
                <w:tab w:val="center" w:pos="214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POST</w:t>
            </w:r>
          </w:p>
        </w:tc>
      </w:tr>
      <w:tr w:rsidR="00FD1CDD" w:rsidRPr="006410AC" w14:paraId="728B5D4F" w14:textId="77777777" w:rsidTr="00347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4E8CB2A7" w14:textId="77777777" w:rsidR="00FD1CDD" w:rsidRPr="006410AC" w:rsidRDefault="00FD1CDD" w:rsidP="00617669">
            <w:pPr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</w:p>
        </w:tc>
        <w:tc>
          <w:tcPr>
            <w:tcW w:w="7340" w:type="dxa"/>
            <w:gridSpan w:val="5"/>
          </w:tcPr>
          <w:p w14:paraId="06AE94B3" w14:textId="77777777" w:rsidR="00FD1CDD" w:rsidRPr="006410AC" w:rsidRDefault="00FD1CDD" w:rsidP="00617669">
            <w:pPr>
              <w:tabs>
                <w:tab w:val="center" w:pos="214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</w:p>
        </w:tc>
      </w:tr>
      <w:tr w:rsidR="00FD1CDD" w:rsidRPr="006410AC" w14:paraId="32E9FBB6" w14:textId="77777777" w:rsidTr="00347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7" w:type="dxa"/>
            <w:gridSpan w:val="6"/>
          </w:tcPr>
          <w:p w14:paraId="7C2858F7" w14:textId="3088930A" w:rsidR="00FD1CDD" w:rsidRPr="006410AC" w:rsidRDefault="00FD1CDD" w:rsidP="00FD1CDD">
            <w:pPr>
              <w:tabs>
                <w:tab w:val="center" w:pos="2146"/>
              </w:tabs>
              <w:jc w:val="center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Request header</w:t>
            </w:r>
          </w:p>
        </w:tc>
      </w:tr>
      <w:tr w:rsidR="009E0748" w:rsidRPr="006410AC" w14:paraId="3C72A10F" w14:textId="77777777" w:rsidTr="00347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75C143B3" w14:textId="77777777" w:rsidR="009E0748" w:rsidRPr="006410AC" w:rsidRDefault="009E0748" w:rsidP="00617669">
            <w:pPr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Field</w:t>
            </w:r>
          </w:p>
        </w:tc>
        <w:tc>
          <w:tcPr>
            <w:tcW w:w="2460" w:type="dxa"/>
            <w:gridSpan w:val="3"/>
          </w:tcPr>
          <w:p w14:paraId="124F2237" w14:textId="23E23492" w:rsidR="009E0748" w:rsidRPr="006410AC" w:rsidRDefault="00BD6A45" w:rsidP="00617669">
            <w:pPr>
              <w:tabs>
                <w:tab w:val="center" w:pos="214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Mandatory</w:t>
            </w:r>
          </w:p>
        </w:tc>
        <w:tc>
          <w:tcPr>
            <w:tcW w:w="2038" w:type="dxa"/>
          </w:tcPr>
          <w:p w14:paraId="00E058F3" w14:textId="77777777" w:rsidR="009E0748" w:rsidRPr="006410AC" w:rsidRDefault="009E0748" w:rsidP="00617669">
            <w:pPr>
              <w:tabs>
                <w:tab w:val="center" w:pos="214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Format</w:t>
            </w:r>
          </w:p>
        </w:tc>
        <w:tc>
          <w:tcPr>
            <w:tcW w:w="2842" w:type="dxa"/>
          </w:tcPr>
          <w:p w14:paraId="39C101E6" w14:textId="77777777" w:rsidR="009E0748" w:rsidRPr="006410AC" w:rsidRDefault="009E0748" w:rsidP="00617669">
            <w:pPr>
              <w:tabs>
                <w:tab w:val="center" w:pos="214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proofErr w:type="spellStart"/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Deskripsi</w:t>
            </w:r>
            <w:proofErr w:type="spellEnd"/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</w:p>
        </w:tc>
      </w:tr>
      <w:tr w:rsidR="009E0748" w:rsidRPr="006410AC" w14:paraId="5845C69E" w14:textId="77777777" w:rsidTr="00347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14998CDA" w14:textId="0A9784DA" w:rsidR="009E0748" w:rsidRPr="006410AC" w:rsidRDefault="00BD6A45" w:rsidP="00BD6A45">
            <w:pPr>
              <w:pStyle w:val="NormalWeb"/>
              <w:shd w:val="clear" w:color="auto" w:fill="FFFFFF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 xml:space="preserve">X-TIMESTAMP </w:t>
            </w:r>
          </w:p>
        </w:tc>
        <w:tc>
          <w:tcPr>
            <w:tcW w:w="2460" w:type="dxa"/>
            <w:gridSpan w:val="3"/>
          </w:tcPr>
          <w:p w14:paraId="61BD36D9" w14:textId="77777777" w:rsidR="009E0748" w:rsidRPr="006410AC" w:rsidRDefault="009E0748" w:rsidP="00794F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M</w:t>
            </w:r>
          </w:p>
        </w:tc>
        <w:tc>
          <w:tcPr>
            <w:tcW w:w="2038" w:type="dxa"/>
          </w:tcPr>
          <w:p w14:paraId="32EE10C1" w14:textId="6970609B" w:rsidR="009E0748" w:rsidRPr="006410AC" w:rsidRDefault="00BD6A45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S</w:t>
            </w:r>
            <w:r w:rsidR="009E0748"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tring</w:t>
            </w:r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(25)</w:t>
            </w:r>
          </w:p>
        </w:tc>
        <w:tc>
          <w:tcPr>
            <w:tcW w:w="2842" w:type="dxa"/>
          </w:tcPr>
          <w:p w14:paraId="7205817F" w14:textId="74051D14" w:rsidR="009E0748" w:rsidRPr="006410AC" w:rsidRDefault="00BD6A45" w:rsidP="00BD6A4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Menggunakan</w:t>
            </w:r>
            <w:proofErr w:type="spellEnd"/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r w:rsidRPr="006410AC">
              <w:rPr>
                <w:rFonts w:ascii="Arial" w:hAnsi="Arial" w:cs="Arial"/>
                <w:sz w:val="20"/>
                <w:szCs w:val="20"/>
              </w:rPr>
              <w:t>Format ISO8601 timestamp Format YYYY-MM-DD</w:t>
            </w:r>
          </w:p>
        </w:tc>
      </w:tr>
      <w:tr w:rsidR="009E0748" w:rsidRPr="006410AC" w14:paraId="757BBA38" w14:textId="77777777" w:rsidTr="00347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337D3826" w14:textId="77777777" w:rsidR="00BD6A45" w:rsidRPr="006410AC" w:rsidRDefault="00BD6A45" w:rsidP="00BD6A45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 xml:space="preserve">X-CLIENT-KEY </w:t>
            </w:r>
          </w:p>
          <w:p w14:paraId="07E18161" w14:textId="62C4D070" w:rsidR="009E0748" w:rsidRPr="006410AC" w:rsidRDefault="009E0748" w:rsidP="00617669">
            <w:pPr>
              <w:rPr>
                <w:rFonts w:ascii="Arial" w:hAnsi="Arial" w:cs="Arial"/>
                <w:b w:val="0"/>
                <w:bCs w:val="0"/>
                <w:color w:val="212121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460" w:type="dxa"/>
            <w:gridSpan w:val="3"/>
          </w:tcPr>
          <w:p w14:paraId="712D21E1" w14:textId="77777777" w:rsidR="009E0748" w:rsidRPr="006410AC" w:rsidRDefault="009E0748" w:rsidP="00794F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2038" w:type="dxa"/>
          </w:tcPr>
          <w:p w14:paraId="6B79A50E" w14:textId="77777777" w:rsidR="009E0748" w:rsidRPr="006410AC" w:rsidRDefault="009E0748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string</w:t>
            </w:r>
          </w:p>
        </w:tc>
        <w:tc>
          <w:tcPr>
            <w:tcW w:w="2842" w:type="dxa"/>
          </w:tcPr>
          <w:p w14:paraId="3052DECA" w14:textId="30D4EFED" w:rsidR="00BD6A45" w:rsidRPr="006410AC" w:rsidRDefault="00BD6A45" w:rsidP="00BD6A4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Berisi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Client_id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diberikan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Ketika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registrasi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bjb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dan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xendith</w:t>
            </w:r>
            <w:proofErr w:type="spellEnd"/>
          </w:p>
          <w:p w14:paraId="34BDEEB7" w14:textId="2EAFFB92" w:rsidR="009E0748" w:rsidRPr="006410AC" w:rsidRDefault="009E0748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</w:p>
        </w:tc>
      </w:tr>
      <w:tr w:rsidR="00794F76" w:rsidRPr="006410AC" w14:paraId="536C5D7D" w14:textId="77777777" w:rsidTr="00347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46533D20" w14:textId="651890EC" w:rsidR="00794F76" w:rsidRPr="006410AC" w:rsidRDefault="00794F76" w:rsidP="00BD6A45">
            <w:pPr>
              <w:pStyle w:val="NormalWeb"/>
              <w:shd w:val="clear" w:color="auto" w:fill="FFFFFF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 xml:space="preserve">X-SIGNATURE </w:t>
            </w:r>
          </w:p>
        </w:tc>
        <w:tc>
          <w:tcPr>
            <w:tcW w:w="2460" w:type="dxa"/>
            <w:gridSpan w:val="3"/>
          </w:tcPr>
          <w:p w14:paraId="025CD849" w14:textId="7A7C8C71" w:rsidR="00794F76" w:rsidRPr="006410AC" w:rsidRDefault="00794F76" w:rsidP="00794F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2038" w:type="dxa"/>
          </w:tcPr>
          <w:p w14:paraId="3EE20BF6" w14:textId="331427D4" w:rsidR="00794F76" w:rsidRPr="006410AC" w:rsidRDefault="00794F76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string</w:t>
            </w:r>
          </w:p>
        </w:tc>
        <w:tc>
          <w:tcPr>
            <w:tcW w:w="2842" w:type="dxa"/>
          </w:tcPr>
          <w:p w14:paraId="5212450B" w14:textId="18AB3B78" w:rsidR="00794F76" w:rsidRPr="006410AC" w:rsidRDefault="00794F76" w:rsidP="00794F76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Silahkan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lihat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bagian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signature </w:t>
            </w:r>
            <w:proofErr w:type="spellStart"/>
            <w:r w:rsidR="0034777E" w:rsidRPr="006410AC">
              <w:rPr>
                <w:rFonts w:ascii="Arial" w:hAnsi="Arial" w:cs="Arial"/>
                <w:sz w:val="20"/>
                <w:szCs w:val="20"/>
              </w:rPr>
              <w:t>xendith</w:t>
            </w:r>
            <w:proofErr w:type="spellEnd"/>
            <w:r w:rsidR="0034777E"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proses generate signature yang </w:t>
            </w:r>
            <w:proofErr w:type="spellStart"/>
            <w:proofErr w:type="gramStart"/>
            <w:r w:rsidRPr="006410AC">
              <w:rPr>
                <w:rFonts w:ascii="Arial" w:hAnsi="Arial" w:cs="Arial"/>
                <w:sz w:val="20"/>
                <w:szCs w:val="20"/>
              </w:rPr>
              <w:t>dibutuhkan</w:t>
            </w:r>
            <w:proofErr w:type="spellEnd"/>
            <w:proofErr w:type="gramEnd"/>
          </w:p>
          <w:p w14:paraId="00F1B2FE" w14:textId="77777777" w:rsidR="00794F76" w:rsidRPr="006410AC" w:rsidRDefault="00794F76" w:rsidP="00BD6A4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94F76" w:rsidRPr="006410AC" w14:paraId="053D224C" w14:textId="77777777" w:rsidTr="00347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13A6E643" w14:textId="261D0A98" w:rsidR="00794F76" w:rsidRPr="006410AC" w:rsidRDefault="00794F76" w:rsidP="00BD6A45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>Content-Type</w:t>
            </w:r>
          </w:p>
        </w:tc>
        <w:tc>
          <w:tcPr>
            <w:tcW w:w="2460" w:type="dxa"/>
            <w:gridSpan w:val="3"/>
          </w:tcPr>
          <w:p w14:paraId="04DC4154" w14:textId="432C2A08" w:rsidR="00794F76" w:rsidRPr="006410AC" w:rsidRDefault="00794F76" w:rsidP="00794F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2038" w:type="dxa"/>
          </w:tcPr>
          <w:p w14:paraId="10C2F4B5" w14:textId="675A111F" w:rsidR="00794F76" w:rsidRPr="006410AC" w:rsidRDefault="00794F76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String</w:t>
            </w:r>
          </w:p>
        </w:tc>
        <w:tc>
          <w:tcPr>
            <w:tcW w:w="2842" w:type="dxa"/>
          </w:tcPr>
          <w:p w14:paraId="22327848" w14:textId="6AE7A9D6" w:rsidR="00794F76" w:rsidRPr="006410AC" w:rsidRDefault="00794F76" w:rsidP="00794F76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>application/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json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794F76" w:rsidRPr="006410AC" w14:paraId="316D0226" w14:textId="77777777" w:rsidTr="00347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75206659" w14:textId="03280857" w:rsidR="00794F76" w:rsidRPr="006410AC" w:rsidRDefault="00794F76" w:rsidP="00BD6A45">
            <w:pPr>
              <w:pStyle w:val="NormalWeb"/>
              <w:shd w:val="clear" w:color="auto" w:fill="FFFFFF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2460" w:type="dxa"/>
            <w:gridSpan w:val="3"/>
          </w:tcPr>
          <w:p w14:paraId="77035A44" w14:textId="04F34198" w:rsidR="00794F76" w:rsidRPr="006410AC" w:rsidRDefault="00794F76" w:rsidP="00794F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38" w:type="dxa"/>
          </w:tcPr>
          <w:p w14:paraId="56AADF4F" w14:textId="0117B123" w:rsidR="00794F76" w:rsidRPr="006410AC" w:rsidRDefault="00794F76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842" w:type="dxa"/>
          </w:tcPr>
          <w:p w14:paraId="7445B63C" w14:textId="6C407D66" w:rsidR="00794F76" w:rsidRPr="006410AC" w:rsidRDefault="00794F76" w:rsidP="00794F76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D6A45" w:rsidRPr="006410AC" w14:paraId="4CA1E98C" w14:textId="77777777" w:rsidTr="00347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66ECE8BA" w14:textId="77777777" w:rsidR="00BD6A45" w:rsidRPr="006410AC" w:rsidRDefault="00BD6A45" w:rsidP="00617669">
            <w:pPr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460" w:type="dxa"/>
            <w:gridSpan w:val="3"/>
          </w:tcPr>
          <w:p w14:paraId="29A9247A" w14:textId="77777777" w:rsidR="00BD6A45" w:rsidRPr="006410AC" w:rsidRDefault="00BD6A45" w:rsidP="00794F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38" w:type="dxa"/>
          </w:tcPr>
          <w:p w14:paraId="58E92E4A" w14:textId="77777777" w:rsidR="00BD6A45" w:rsidRPr="006410AC" w:rsidRDefault="00BD6A45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842" w:type="dxa"/>
          </w:tcPr>
          <w:p w14:paraId="04A1C226" w14:textId="77777777" w:rsidR="00BD6A45" w:rsidRPr="006410AC" w:rsidRDefault="00BD6A45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D1CDD" w:rsidRPr="006410AC" w14:paraId="5251F31D" w14:textId="77777777" w:rsidTr="00347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7" w:type="dxa"/>
            <w:gridSpan w:val="6"/>
          </w:tcPr>
          <w:p w14:paraId="40673466" w14:textId="591A3EC5" w:rsidR="00FD1CDD" w:rsidRPr="006410AC" w:rsidRDefault="00FD1CDD" w:rsidP="00794F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>Request Body (JSON)</w:t>
            </w:r>
          </w:p>
        </w:tc>
      </w:tr>
      <w:tr w:rsidR="00FD1CDD" w:rsidRPr="006410AC" w14:paraId="0150EFD6" w14:textId="77777777" w:rsidTr="00347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029F7D03" w14:textId="77777777" w:rsidR="00FD1CDD" w:rsidRPr="006410AC" w:rsidRDefault="00FD1CDD" w:rsidP="00617669">
            <w:pPr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Field</w:t>
            </w:r>
          </w:p>
        </w:tc>
        <w:tc>
          <w:tcPr>
            <w:tcW w:w="2451" w:type="dxa"/>
            <w:gridSpan w:val="2"/>
          </w:tcPr>
          <w:p w14:paraId="3B8B800E" w14:textId="77777777" w:rsidR="00FD1CDD" w:rsidRPr="006410AC" w:rsidRDefault="00FD1CDD" w:rsidP="00794F76">
            <w:pPr>
              <w:tabs>
                <w:tab w:val="center" w:pos="214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</w:p>
        </w:tc>
        <w:tc>
          <w:tcPr>
            <w:tcW w:w="2047" w:type="dxa"/>
            <w:gridSpan w:val="2"/>
          </w:tcPr>
          <w:p w14:paraId="71BC7A1E" w14:textId="77777777" w:rsidR="00FD1CDD" w:rsidRPr="006410AC" w:rsidRDefault="00FD1CDD" w:rsidP="00794F76">
            <w:pPr>
              <w:tabs>
                <w:tab w:val="center" w:pos="214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Format</w:t>
            </w:r>
          </w:p>
        </w:tc>
        <w:tc>
          <w:tcPr>
            <w:tcW w:w="2842" w:type="dxa"/>
          </w:tcPr>
          <w:p w14:paraId="66A5CA5B" w14:textId="77777777" w:rsidR="00FD1CDD" w:rsidRPr="006410AC" w:rsidRDefault="00FD1CDD" w:rsidP="00617669">
            <w:pPr>
              <w:tabs>
                <w:tab w:val="center" w:pos="214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proofErr w:type="spellStart"/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Deskripsi</w:t>
            </w:r>
            <w:proofErr w:type="spellEnd"/>
          </w:p>
        </w:tc>
      </w:tr>
      <w:tr w:rsidR="00794F76" w:rsidRPr="006410AC" w14:paraId="68BD5712" w14:textId="77777777" w:rsidTr="00347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2F1A76EC" w14:textId="77777777" w:rsidR="00794F76" w:rsidRPr="006410AC" w:rsidRDefault="00794F76" w:rsidP="00794F76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grantType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190D9200" w14:textId="71CF0C5E" w:rsidR="00794F76" w:rsidRPr="006410AC" w:rsidRDefault="00794F76" w:rsidP="00794F76">
            <w:pPr>
              <w:rPr>
                <w:rFonts w:ascii="Arial" w:hAnsi="Arial" w:cs="Arial"/>
                <w:b w:val="0"/>
                <w:bCs w:val="0"/>
                <w:color w:val="212121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451" w:type="dxa"/>
            <w:gridSpan w:val="2"/>
          </w:tcPr>
          <w:p w14:paraId="38A6D8C0" w14:textId="7B523C89" w:rsidR="00794F76" w:rsidRPr="006410AC" w:rsidRDefault="00794F76" w:rsidP="00794F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2047" w:type="dxa"/>
            <w:gridSpan w:val="2"/>
          </w:tcPr>
          <w:p w14:paraId="73D61F6B" w14:textId="3C2521C7" w:rsidR="00794F76" w:rsidRPr="006410AC" w:rsidRDefault="00794F76" w:rsidP="00794F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String</w:t>
            </w:r>
          </w:p>
        </w:tc>
        <w:tc>
          <w:tcPr>
            <w:tcW w:w="2842" w:type="dxa"/>
          </w:tcPr>
          <w:p w14:paraId="0E344AD5" w14:textId="77777777" w:rsidR="00794F76" w:rsidRPr="006410AC" w:rsidRDefault="00794F76" w:rsidP="00794F76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 xml:space="preserve">Harus di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isi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“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client_credentials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78802FF9" w14:textId="07278428" w:rsidR="00794F76" w:rsidRPr="006410AC" w:rsidRDefault="00794F76" w:rsidP="00794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</w:tr>
      <w:tr w:rsidR="00FD1CDD" w:rsidRPr="006410AC" w14:paraId="2A50F46E" w14:textId="77777777" w:rsidTr="00347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7" w:type="dxa"/>
            <w:gridSpan w:val="6"/>
          </w:tcPr>
          <w:p w14:paraId="6DBDED99" w14:textId="4346E7F3" w:rsidR="00FD1CDD" w:rsidRPr="006410AC" w:rsidRDefault="00FD1CDD" w:rsidP="00FD1CDD">
            <w:pPr>
              <w:jc w:val="center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lastRenderedPageBreak/>
              <w:t>Response Body (JSON)</w:t>
            </w:r>
          </w:p>
        </w:tc>
      </w:tr>
      <w:tr w:rsidR="00FD1CDD" w:rsidRPr="006410AC" w14:paraId="0970CB92" w14:textId="77777777" w:rsidTr="00347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75A770C8" w14:textId="77777777" w:rsidR="00FD1CDD" w:rsidRPr="006410AC" w:rsidRDefault="00FD1CDD" w:rsidP="00617669">
            <w:pPr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Field</w:t>
            </w:r>
          </w:p>
        </w:tc>
        <w:tc>
          <w:tcPr>
            <w:tcW w:w="2259" w:type="dxa"/>
          </w:tcPr>
          <w:p w14:paraId="339EB021" w14:textId="5BA097B6" w:rsidR="00FD1CDD" w:rsidRPr="006410AC" w:rsidRDefault="00794F76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Mandatory</w:t>
            </w:r>
          </w:p>
        </w:tc>
        <w:tc>
          <w:tcPr>
            <w:tcW w:w="2239" w:type="dxa"/>
            <w:gridSpan w:val="3"/>
          </w:tcPr>
          <w:p w14:paraId="69D7A50C" w14:textId="77777777" w:rsidR="00FD1CDD" w:rsidRPr="006410AC" w:rsidRDefault="00FD1CDD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Format</w:t>
            </w:r>
          </w:p>
        </w:tc>
        <w:tc>
          <w:tcPr>
            <w:tcW w:w="2842" w:type="dxa"/>
          </w:tcPr>
          <w:p w14:paraId="10E3AD01" w14:textId="77777777" w:rsidR="00FD1CDD" w:rsidRPr="006410AC" w:rsidRDefault="00FD1CDD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Deskripsi</w:t>
            </w:r>
            <w:proofErr w:type="spellEnd"/>
          </w:p>
        </w:tc>
      </w:tr>
      <w:tr w:rsidR="00FD1CDD" w:rsidRPr="006410AC" w14:paraId="56FBA92C" w14:textId="77777777" w:rsidTr="00347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1B752CD5" w14:textId="77777777" w:rsidR="00794F76" w:rsidRPr="006410AC" w:rsidRDefault="00794F76" w:rsidP="00794F76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responseCode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473E491A" w14:textId="5B350106" w:rsidR="00FD1CDD" w:rsidRPr="006410AC" w:rsidRDefault="00FD1CDD" w:rsidP="00617669">
            <w:pPr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2259" w:type="dxa"/>
          </w:tcPr>
          <w:p w14:paraId="3B87329A" w14:textId="77777777" w:rsidR="00FD1CDD" w:rsidRPr="006410AC" w:rsidRDefault="00FD1CDD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M</w:t>
            </w:r>
          </w:p>
        </w:tc>
        <w:tc>
          <w:tcPr>
            <w:tcW w:w="2239" w:type="dxa"/>
            <w:gridSpan w:val="3"/>
          </w:tcPr>
          <w:p w14:paraId="4CAD14B6" w14:textId="5D7F3419" w:rsidR="00FD1CDD" w:rsidRPr="006410AC" w:rsidRDefault="00FD1CDD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String</w:t>
            </w:r>
            <w:r w:rsidR="007E5660">
              <w:rPr>
                <w:rFonts w:ascii="Arial" w:hAnsi="Arial" w:cs="Arial"/>
                <w:sz w:val="20"/>
                <w:szCs w:val="20"/>
                <w:lang w:val="en-GB"/>
              </w:rPr>
              <w:t xml:space="preserve"> </w:t>
            </w:r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(</w:t>
            </w:r>
            <w:r w:rsidR="00794F76" w:rsidRPr="006410AC">
              <w:rPr>
                <w:rFonts w:ascii="Arial" w:hAnsi="Arial" w:cs="Arial"/>
                <w:sz w:val="20"/>
                <w:szCs w:val="20"/>
                <w:lang w:val="en-GB"/>
              </w:rPr>
              <w:t>7</w:t>
            </w:r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)</w:t>
            </w:r>
          </w:p>
        </w:tc>
        <w:tc>
          <w:tcPr>
            <w:tcW w:w="2842" w:type="dxa"/>
          </w:tcPr>
          <w:p w14:paraId="270070FF" w14:textId="0C7A2571" w:rsidR="00FD1CDD" w:rsidRPr="006410AC" w:rsidRDefault="008578AC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Lihat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 xml:space="preserve"> daftar response</w:t>
            </w:r>
            <w:r w:rsidR="00FD1CDD" w:rsidRPr="006410AC">
              <w:rPr>
                <w:rFonts w:ascii="Arial" w:hAnsi="Arial" w:cs="Arial"/>
                <w:sz w:val="20"/>
                <w:szCs w:val="20"/>
                <w:lang w:val="en-GB"/>
              </w:rPr>
              <w:t xml:space="preserve"> </w:t>
            </w:r>
          </w:p>
        </w:tc>
      </w:tr>
      <w:tr w:rsidR="00FD1CDD" w:rsidRPr="006410AC" w14:paraId="1E77760D" w14:textId="77777777" w:rsidTr="00347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1EFF1ABF" w14:textId="77777777" w:rsidR="00794F76" w:rsidRPr="006410AC" w:rsidRDefault="00794F76" w:rsidP="00794F76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responseMessage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0F95E237" w14:textId="4B9A8E6F" w:rsidR="00FD1CDD" w:rsidRPr="006410AC" w:rsidRDefault="00FD1CDD" w:rsidP="00617669">
            <w:pPr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</w:p>
        </w:tc>
        <w:tc>
          <w:tcPr>
            <w:tcW w:w="2259" w:type="dxa"/>
          </w:tcPr>
          <w:p w14:paraId="04141AAC" w14:textId="77777777" w:rsidR="00FD1CDD" w:rsidRPr="006410AC" w:rsidRDefault="00FD1CDD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M</w:t>
            </w:r>
          </w:p>
        </w:tc>
        <w:tc>
          <w:tcPr>
            <w:tcW w:w="2239" w:type="dxa"/>
            <w:gridSpan w:val="3"/>
          </w:tcPr>
          <w:p w14:paraId="124FDEED" w14:textId="2EBF906B" w:rsidR="00FD1CDD" w:rsidRPr="006410AC" w:rsidRDefault="00FD1CDD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String (</w:t>
            </w:r>
            <w:r w:rsidR="00794F76" w:rsidRPr="006410AC">
              <w:rPr>
                <w:rFonts w:ascii="Arial" w:hAnsi="Arial" w:cs="Arial"/>
                <w:sz w:val="20"/>
                <w:szCs w:val="20"/>
                <w:lang w:val="en-GB"/>
              </w:rPr>
              <w:t>150</w:t>
            </w:r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)</w:t>
            </w:r>
          </w:p>
        </w:tc>
        <w:tc>
          <w:tcPr>
            <w:tcW w:w="2842" w:type="dxa"/>
          </w:tcPr>
          <w:p w14:paraId="1D27E48B" w14:textId="492ED7F6" w:rsidR="00FD1CDD" w:rsidRPr="006410AC" w:rsidRDefault="008578AC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Lihat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 xml:space="preserve"> daftar response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deskripsi</w:t>
            </w:r>
            <w:proofErr w:type="spellEnd"/>
          </w:p>
        </w:tc>
      </w:tr>
      <w:tr w:rsidR="00FD1CDD" w:rsidRPr="006410AC" w14:paraId="60A7E9F7" w14:textId="77777777" w:rsidTr="00347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34FF9D42" w14:textId="6076BD1E" w:rsidR="008578AC" w:rsidRPr="006410AC" w:rsidRDefault="008578AC" w:rsidP="008578AC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accessToken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67F8841F" w14:textId="4D40CA30" w:rsidR="00FD1CDD" w:rsidRPr="006410AC" w:rsidRDefault="00FD1CDD" w:rsidP="00617669">
            <w:pPr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</w:p>
        </w:tc>
        <w:tc>
          <w:tcPr>
            <w:tcW w:w="2259" w:type="dxa"/>
          </w:tcPr>
          <w:p w14:paraId="43F18A54" w14:textId="77777777" w:rsidR="00FD1CDD" w:rsidRPr="006410AC" w:rsidRDefault="00FD1CDD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M</w:t>
            </w:r>
          </w:p>
        </w:tc>
        <w:tc>
          <w:tcPr>
            <w:tcW w:w="2239" w:type="dxa"/>
            <w:gridSpan w:val="3"/>
          </w:tcPr>
          <w:p w14:paraId="24549607" w14:textId="494DF2F0" w:rsidR="00FD1CDD" w:rsidRPr="006410AC" w:rsidRDefault="008578AC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String (2048)</w:t>
            </w:r>
          </w:p>
        </w:tc>
        <w:tc>
          <w:tcPr>
            <w:tcW w:w="2842" w:type="dxa"/>
          </w:tcPr>
          <w:p w14:paraId="02DD5D49" w14:textId="77777777" w:rsidR="008578AC" w:rsidRPr="006410AC" w:rsidRDefault="008578AC" w:rsidP="008578AC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 xml:space="preserve">A string representing an authorization issued to the client that used to access protected </w:t>
            </w:r>
            <w:proofErr w:type="gramStart"/>
            <w:r w:rsidRPr="006410AC">
              <w:rPr>
                <w:rFonts w:ascii="Arial" w:hAnsi="Arial" w:cs="Arial"/>
                <w:sz w:val="20"/>
                <w:szCs w:val="20"/>
              </w:rPr>
              <w:t>resources</w:t>
            </w:r>
            <w:proofErr w:type="gram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5C0C5864" w14:textId="26E03852" w:rsidR="00FD1CDD" w:rsidRPr="006410AC" w:rsidRDefault="00FD1CDD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</w:tr>
      <w:tr w:rsidR="00FD1CDD" w:rsidRPr="006410AC" w14:paraId="0C8A5D1B" w14:textId="77777777" w:rsidTr="00347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24C78951" w14:textId="71E1BBFC" w:rsidR="00FD1CDD" w:rsidRPr="006410AC" w:rsidRDefault="008578AC" w:rsidP="008578AC">
            <w:pPr>
              <w:pStyle w:val="NormalWeb"/>
              <w:shd w:val="clear" w:color="auto" w:fill="FFFFFF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 w:rsidRPr="006410AC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tokenType</w:t>
            </w:r>
            <w:proofErr w:type="spellEnd"/>
            <w:r w:rsidRPr="006410AC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</w:t>
            </w:r>
          </w:p>
        </w:tc>
        <w:tc>
          <w:tcPr>
            <w:tcW w:w="2259" w:type="dxa"/>
          </w:tcPr>
          <w:p w14:paraId="15EBA113" w14:textId="77777777" w:rsidR="00FD1CDD" w:rsidRPr="006410AC" w:rsidRDefault="00FD1CDD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M</w:t>
            </w:r>
          </w:p>
        </w:tc>
        <w:tc>
          <w:tcPr>
            <w:tcW w:w="2239" w:type="dxa"/>
            <w:gridSpan w:val="3"/>
          </w:tcPr>
          <w:p w14:paraId="0B8F15AB" w14:textId="64C0AC4A" w:rsidR="00FD1CDD" w:rsidRPr="006410AC" w:rsidRDefault="00FD1CDD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String</w:t>
            </w:r>
          </w:p>
        </w:tc>
        <w:tc>
          <w:tcPr>
            <w:tcW w:w="2842" w:type="dxa"/>
          </w:tcPr>
          <w:p w14:paraId="0B3F0AB4" w14:textId="77777777" w:rsidR="00FD1CDD" w:rsidRPr="006410AC" w:rsidRDefault="00FD1CDD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 xml:space="preserve">Scope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akses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 xml:space="preserve"> </w:t>
            </w:r>
          </w:p>
        </w:tc>
      </w:tr>
      <w:tr w:rsidR="008578AC" w:rsidRPr="006410AC" w14:paraId="39F22A56" w14:textId="77777777" w:rsidTr="00347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5553A7BA" w14:textId="22CE9E4F" w:rsidR="008578AC" w:rsidRPr="006410AC" w:rsidRDefault="008578AC" w:rsidP="008578AC">
            <w:pPr>
              <w:pStyle w:val="NormalWeb"/>
              <w:shd w:val="clear" w:color="auto" w:fill="FFFFFF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 w:rsidRPr="006410AC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expiresIn</w:t>
            </w:r>
            <w:proofErr w:type="spellEnd"/>
            <w:r w:rsidRPr="006410AC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</w:t>
            </w:r>
          </w:p>
        </w:tc>
        <w:tc>
          <w:tcPr>
            <w:tcW w:w="2259" w:type="dxa"/>
          </w:tcPr>
          <w:p w14:paraId="05567C51" w14:textId="6B9C0142" w:rsidR="008578AC" w:rsidRPr="006410AC" w:rsidRDefault="008578AC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M</w:t>
            </w:r>
          </w:p>
        </w:tc>
        <w:tc>
          <w:tcPr>
            <w:tcW w:w="2239" w:type="dxa"/>
            <w:gridSpan w:val="3"/>
          </w:tcPr>
          <w:p w14:paraId="61EBD88F" w14:textId="00F1C14C" w:rsidR="008578AC" w:rsidRPr="006410AC" w:rsidRDefault="008578AC" w:rsidP="008578AC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 xml:space="preserve">String </w:t>
            </w:r>
          </w:p>
        </w:tc>
        <w:tc>
          <w:tcPr>
            <w:tcW w:w="2842" w:type="dxa"/>
          </w:tcPr>
          <w:p w14:paraId="2FDFDB70" w14:textId="4AC1650A" w:rsidR="008578AC" w:rsidRPr="006410AC" w:rsidRDefault="008578AC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 xml:space="preserve">Batas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kadaluarsa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 xml:space="preserve"> token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dalam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hitungan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detik</w:t>
            </w:r>
            <w:proofErr w:type="spellEnd"/>
          </w:p>
        </w:tc>
      </w:tr>
    </w:tbl>
    <w:p w14:paraId="4A6FC27C" w14:textId="07ECA2DB" w:rsidR="00FD1CDD" w:rsidRPr="006410AC" w:rsidRDefault="00FD1CDD" w:rsidP="006E5E0D">
      <w:pPr>
        <w:rPr>
          <w:rFonts w:ascii="Arial" w:hAnsi="Arial" w:cs="Arial"/>
          <w:sz w:val="20"/>
          <w:szCs w:val="20"/>
          <w:lang w:val="en-GB"/>
        </w:rPr>
      </w:pPr>
    </w:p>
    <w:p w14:paraId="1C304F74" w14:textId="09F62FCD" w:rsidR="006E5E0D" w:rsidRPr="006410AC" w:rsidRDefault="006E5E0D" w:rsidP="006E5E0D">
      <w:pPr>
        <w:rPr>
          <w:rFonts w:ascii="Arial" w:hAnsi="Arial" w:cs="Arial"/>
          <w:sz w:val="20"/>
          <w:szCs w:val="20"/>
          <w:lang w:val="en-GB"/>
        </w:rPr>
      </w:pPr>
    </w:p>
    <w:p w14:paraId="44948026" w14:textId="7C152050" w:rsidR="006E5E0D" w:rsidRPr="006410AC" w:rsidRDefault="006E5E0D" w:rsidP="006E5E0D">
      <w:pPr>
        <w:rPr>
          <w:rFonts w:ascii="Arial" w:hAnsi="Arial" w:cs="Arial"/>
          <w:sz w:val="20"/>
          <w:szCs w:val="20"/>
          <w:lang w:val="en-GB"/>
        </w:rPr>
      </w:pPr>
    </w:p>
    <w:p w14:paraId="5185A655" w14:textId="0F4ADBBB" w:rsidR="0034777E" w:rsidRPr="006410AC" w:rsidRDefault="0034777E" w:rsidP="006E5E0D">
      <w:pPr>
        <w:rPr>
          <w:rFonts w:ascii="Arial" w:hAnsi="Arial" w:cs="Arial"/>
          <w:sz w:val="20"/>
          <w:szCs w:val="20"/>
          <w:lang w:val="en-GB"/>
        </w:rPr>
      </w:pPr>
    </w:p>
    <w:p w14:paraId="45DC4809" w14:textId="45D6CBAE" w:rsidR="0034777E" w:rsidRPr="006410AC" w:rsidRDefault="0034777E" w:rsidP="006E5E0D">
      <w:pPr>
        <w:rPr>
          <w:rFonts w:ascii="Arial" w:hAnsi="Arial" w:cs="Arial"/>
          <w:sz w:val="20"/>
          <w:szCs w:val="20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51"/>
      </w:tblGrid>
      <w:tr w:rsidR="0034777E" w:rsidRPr="006410AC" w14:paraId="276B03F3" w14:textId="77777777" w:rsidTr="0034777E">
        <w:tc>
          <w:tcPr>
            <w:tcW w:w="9451" w:type="dxa"/>
          </w:tcPr>
          <w:p w14:paraId="2EC3C50B" w14:textId="56BEE364" w:rsidR="0034777E" w:rsidRPr="006410AC" w:rsidRDefault="0034777E" w:rsidP="0034777E">
            <w:pPr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XENDITH - SIGNATURE</w:t>
            </w:r>
          </w:p>
        </w:tc>
      </w:tr>
      <w:tr w:rsidR="0034777E" w:rsidRPr="006410AC" w14:paraId="7AAD9DB3" w14:textId="77777777" w:rsidTr="0034777E">
        <w:tc>
          <w:tcPr>
            <w:tcW w:w="9451" w:type="dxa"/>
          </w:tcPr>
          <w:p w14:paraId="5C541FCC" w14:textId="77777777" w:rsidR="0034777E" w:rsidRPr="006410AC" w:rsidRDefault="0034777E" w:rsidP="0034777E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 xml:space="preserve">Here are the secrets required for SNAP integration: </w:t>
            </w:r>
          </w:p>
          <w:p w14:paraId="2254B70B" w14:textId="77777777" w:rsidR="0034777E" w:rsidRPr="006410AC" w:rsidRDefault="0034777E">
            <w:pPr>
              <w:pStyle w:val="NormalWeb"/>
              <w:numPr>
                <w:ilvl w:val="0"/>
                <w:numId w:val="14"/>
              </w:num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 xml:space="preserve">RSA private key &amp; public key generated by </w:t>
            </w:r>
            <w:proofErr w:type="gramStart"/>
            <w:r w:rsidRPr="006410AC">
              <w:rPr>
                <w:rFonts w:ascii="Arial" w:hAnsi="Arial" w:cs="Arial"/>
                <w:sz w:val="20"/>
                <w:szCs w:val="20"/>
              </w:rPr>
              <w:t>Bank</w:t>
            </w:r>
            <w:proofErr w:type="gram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26FEE3FC" w14:textId="77777777" w:rsidR="0034777E" w:rsidRPr="006410AC" w:rsidRDefault="0034777E">
            <w:pPr>
              <w:pStyle w:val="NormalWeb"/>
              <w:numPr>
                <w:ilvl w:val="1"/>
                <w:numId w:val="14"/>
              </w:num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 xml:space="preserve">Partner </w:t>
            </w:r>
            <w:proofErr w:type="gramStart"/>
            <w:r w:rsidRPr="006410AC">
              <w:rPr>
                <w:rFonts w:ascii="Arial" w:hAnsi="Arial" w:cs="Arial"/>
                <w:sz w:val="20"/>
                <w:szCs w:val="20"/>
              </w:rPr>
              <w:t>share</w:t>
            </w:r>
            <w:proofErr w:type="gramEnd"/>
            <w:r w:rsidRPr="006410AC">
              <w:rPr>
                <w:rFonts w:ascii="Arial" w:hAnsi="Arial" w:cs="Arial"/>
                <w:sz w:val="20"/>
                <w:szCs w:val="20"/>
              </w:rPr>
              <w:t xml:space="preserve"> the public key to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Xendit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1B7CFCDC" w14:textId="77777777" w:rsidR="0034777E" w:rsidRPr="006410AC" w:rsidRDefault="0034777E">
            <w:pPr>
              <w:pStyle w:val="NormalWeb"/>
              <w:numPr>
                <w:ilvl w:val="1"/>
                <w:numId w:val="14"/>
              </w:num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 xml:space="preserve">Partner signs the signature on Access Token API using the private </w:t>
            </w:r>
            <w:proofErr w:type="gramStart"/>
            <w:r w:rsidRPr="006410AC">
              <w:rPr>
                <w:rFonts w:ascii="Arial" w:hAnsi="Arial" w:cs="Arial"/>
                <w:sz w:val="20"/>
                <w:szCs w:val="20"/>
              </w:rPr>
              <w:t>key</w:t>
            </w:r>
            <w:proofErr w:type="gram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24FD543F" w14:textId="77777777" w:rsidR="0034777E" w:rsidRPr="006410AC" w:rsidRDefault="0034777E">
            <w:pPr>
              <w:pStyle w:val="NormalWeb"/>
              <w:numPr>
                <w:ilvl w:val="1"/>
                <w:numId w:val="14"/>
              </w:num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Xendit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verify the signature using the public key given by </w:t>
            </w:r>
            <w:proofErr w:type="gramStart"/>
            <w:r w:rsidRPr="006410AC">
              <w:rPr>
                <w:rFonts w:ascii="Arial" w:hAnsi="Arial" w:cs="Arial"/>
                <w:sz w:val="20"/>
                <w:szCs w:val="20"/>
              </w:rPr>
              <w:t>partner</w:t>
            </w:r>
            <w:proofErr w:type="gram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2595C3F0" w14:textId="77777777" w:rsidR="0034777E" w:rsidRPr="006410AC" w:rsidRDefault="0034777E">
            <w:pPr>
              <w:pStyle w:val="NormalWeb"/>
              <w:numPr>
                <w:ilvl w:val="1"/>
                <w:numId w:val="14"/>
              </w:num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 xml:space="preserve">If the verification success,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Xendit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generate an access token for </w:t>
            </w:r>
            <w:proofErr w:type="gramStart"/>
            <w:r w:rsidRPr="006410AC">
              <w:rPr>
                <w:rFonts w:ascii="Arial" w:hAnsi="Arial" w:cs="Arial"/>
                <w:sz w:val="20"/>
                <w:szCs w:val="20"/>
              </w:rPr>
              <w:t>partner</w:t>
            </w:r>
            <w:proofErr w:type="gram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7D8A99DD" w14:textId="77777777" w:rsidR="0034777E" w:rsidRPr="006410AC" w:rsidRDefault="0034777E">
            <w:pPr>
              <w:pStyle w:val="NormalWeb"/>
              <w:numPr>
                <w:ilvl w:val="1"/>
                <w:numId w:val="14"/>
              </w:num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 xml:space="preserve">Partner can use the generated access token in inquiry &amp; payment </w:t>
            </w:r>
            <w:proofErr w:type="gramStart"/>
            <w:r w:rsidRPr="006410AC">
              <w:rPr>
                <w:rFonts w:ascii="Arial" w:hAnsi="Arial" w:cs="Arial"/>
                <w:sz w:val="20"/>
                <w:szCs w:val="20"/>
              </w:rPr>
              <w:t>API</w:t>
            </w:r>
            <w:proofErr w:type="gram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493D9EA8" w14:textId="77777777" w:rsidR="0034777E" w:rsidRPr="006410AC" w:rsidRDefault="0034777E">
            <w:pPr>
              <w:pStyle w:val="NormalWeb"/>
              <w:numPr>
                <w:ilvl w:val="0"/>
                <w:numId w:val="14"/>
              </w:num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 xml:space="preserve">RSA private key &amp; public key generated by </w:t>
            </w:r>
            <w:proofErr w:type="spellStart"/>
            <w:proofErr w:type="gramStart"/>
            <w:r w:rsidRPr="006410AC">
              <w:rPr>
                <w:rFonts w:ascii="Arial" w:hAnsi="Arial" w:cs="Arial"/>
                <w:sz w:val="20"/>
                <w:szCs w:val="20"/>
              </w:rPr>
              <w:t>Xendit</w:t>
            </w:r>
            <w:proofErr w:type="spellEnd"/>
            <w:proofErr w:type="gram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5BFC781C" w14:textId="77777777" w:rsidR="0034777E" w:rsidRPr="006410AC" w:rsidRDefault="0034777E">
            <w:pPr>
              <w:pStyle w:val="NormalWeb"/>
              <w:numPr>
                <w:ilvl w:val="1"/>
                <w:numId w:val="14"/>
              </w:num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Xendit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shares the public key to </w:t>
            </w:r>
            <w:proofErr w:type="gramStart"/>
            <w:r w:rsidRPr="006410AC">
              <w:rPr>
                <w:rFonts w:ascii="Arial" w:hAnsi="Arial" w:cs="Arial"/>
                <w:sz w:val="20"/>
                <w:szCs w:val="20"/>
              </w:rPr>
              <w:t>partner</w:t>
            </w:r>
            <w:proofErr w:type="gram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7F98A548" w14:textId="77777777" w:rsidR="0034777E" w:rsidRPr="006410AC" w:rsidRDefault="0034777E">
            <w:pPr>
              <w:pStyle w:val="NormalWeb"/>
              <w:numPr>
                <w:ilvl w:val="1"/>
                <w:numId w:val="14"/>
              </w:num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Xendit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signs the signature on Access Token API using the private </w:t>
            </w:r>
            <w:proofErr w:type="gramStart"/>
            <w:r w:rsidRPr="006410AC">
              <w:rPr>
                <w:rFonts w:ascii="Arial" w:hAnsi="Arial" w:cs="Arial"/>
                <w:sz w:val="20"/>
                <w:szCs w:val="20"/>
              </w:rPr>
              <w:t>key</w:t>
            </w:r>
            <w:proofErr w:type="gram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1E09B691" w14:textId="77777777" w:rsidR="0034777E" w:rsidRPr="006410AC" w:rsidRDefault="0034777E">
            <w:pPr>
              <w:pStyle w:val="NormalWeb"/>
              <w:numPr>
                <w:ilvl w:val="1"/>
                <w:numId w:val="14"/>
              </w:num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 xml:space="preserve">Partner verifies the signature using the public key given by </w:t>
            </w:r>
            <w:proofErr w:type="spellStart"/>
            <w:proofErr w:type="gramStart"/>
            <w:r w:rsidRPr="006410AC">
              <w:rPr>
                <w:rFonts w:ascii="Arial" w:hAnsi="Arial" w:cs="Arial"/>
                <w:sz w:val="20"/>
                <w:szCs w:val="20"/>
              </w:rPr>
              <w:t>Xendit</w:t>
            </w:r>
            <w:proofErr w:type="spellEnd"/>
            <w:proofErr w:type="gram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75AD9271" w14:textId="77777777" w:rsidR="0034777E" w:rsidRPr="006410AC" w:rsidRDefault="0034777E">
            <w:pPr>
              <w:pStyle w:val="NormalWeb"/>
              <w:numPr>
                <w:ilvl w:val="1"/>
                <w:numId w:val="14"/>
              </w:num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 xml:space="preserve">If the verification succeeds, the partner generates an access token for </w:t>
            </w:r>
            <w:proofErr w:type="spellStart"/>
            <w:proofErr w:type="gramStart"/>
            <w:r w:rsidRPr="006410AC">
              <w:rPr>
                <w:rFonts w:ascii="Arial" w:hAnsi="Arial" w:cs="Arial"/>
                <w:sz w:val="20"/>
                <w:szCs w:val="20"/>
              </w:rPr>
              <w:t>Xendit</w:t>
            </w:r>
            <w:proofErr w:type="spellEnd"/>
            <w:proofErr w:type="gram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1ED7FAFB" w14:textId="77777777" w:rsidR="0034777E" w:rsidRPr="006410AC" w:rsidRDefault="0034777E">
            <w:pPr>
              <w:pStyle w:val="NormalWeb"/>
              <w:numPr>
                <w:ilvl w:val="1"/>
                <w:numId w:val="14"/>
              </w:num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Xendit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can use the generated access token in inquiry status </w:t>
            </w:r>
            <w:proofErr w:type="gramStart"/>
            <w:r w:rsidRPr="006410AC">
              <w:rPr>
                <w:rFonts w:ascii="Arial" w:hAnsi="Arial" w:cs="Arial"/>
                <w:sz w:val="20"/>
                <w:szCs w:val="20"/>
              </w:rPr>
              <w:t>API</w:t>
            </w:r>
            <w:proofErr w:type="gram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5EC42175" w14:textId="40C4DC36" w:rsidR="0034777E" w:rsidRPr="006410AC" w:rsidRDefault="0034777E">
            <w:pPr>
              <w:pStyle w:val="NormalWeb"/>
              <w:numPr>
                <w:ilvl w:val="0"/>
                <w:numId w:val="14"/>
              </w:num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>Client Secret</w:t>
            </w:r>
          </w:p>
          <w:p w14:paraId="25448123" w14:textId="77777777" w:rsidR="0034777E" w:rsidRPr="006410AC" w:rsidRDefault="0034777E">
            <w:pPr>
              <w:pStyle w:val="NormalWeb"/>
              <w:numPr>
                <w:ilvl w:val="1"/>
                <w:numId w:val="14"/>
              </w:num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Xendit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shares client secret to </w:t>
            </w:r>
            <w:proofErr w:type="gramStart"/>
            <w:r w:rsidRPr="006410AC">
              <w:rPr>
                <w:rFonts w:ascii="Arial" w:hAnsi="Arial" w:cs="Arial"/>
                <w:sz w:val="20"/>
                <w:szCs w:val="20"/>
              </w:rPr>
              <w:t>Partner</w:t>
            </w:r>
            <w:proofErr w:type="gram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501AEA50" w14:textId="77777777" w:rsidR="0034777E" w:rsidRPr="006410AC" w:rsidRDefault="0034777E">
            <w:pPr>
              <w:pStyle w:val="NormalWeb"/>
              <w:numPr>
                <w:ilvl w:val="1"/>
                <w:numId w:val="14"/>
              </w:num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 xml:space="preserve">Client secret will be used to sign signature in inquiry, payment, and inquiry status </w:t>
            </w:r>
            <w:proofErr w:type="gramStart"/>
            <w:r w:rsidRPr="006410AC">
              <w:rPr>
                <w:rFonts w:ascii="Arial" w:hAnsi="Arial" w:cs="Arial"/>
                <w:sz w:val="20"/>
                <w:szCs w:val="20"/>
              </w:rPr>
              <w:t>API</w:t>
            </w:r>
            <w:proofErr w:type="gram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339BEDA8" w14:textId="77777777" w:rsidR="0034777E" w:rsidRPr="006410AC" w:rsidRDefault="0034777E">
            <w:pPr>
              <w:pStyle w:val="NormalWeb"/>
              <w:numPr>
                <w:ilvl w:val="1"/>
                <w:numId w:val="14"/>
              </w:num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 xml:space="preserve">Client secret will also be used to verify the </w:t>
            </w:r>
            <w:proofErr w:type="gramStart"/>
            <w:r w:rsidRPr="006410AC">
              <w:rPr>
                <w:rFonts w:ascii="Arial" w:hAnsi="Arial" w:cs="Arial"/>
                <w:sz w:val="20"/>
                <w:szCs w:val="20"/>
              </w:rPr>
              <w:t>signature</w:t>
            </w:r>
            <w:proofErr w:type="gram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730BE855" w14:textId="77777777" w:rsidR="0034777E" w:rsidRPr="006410AC" w:rsidRDefault="0034777E">
            <w:pPr>
              <w:pStyle w:val="NormalWeb"/>
              <w:numPr>
                <w:ilvl w:val="0"/>
                <w:numId w:val="14"/>
              </w:num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>Client ID</w:t>
            </w:r>
          </w:p>
          <w:p w14:paraId="13DDF8F6" w14:textId="3EF90A46" w:rsidR="0034777E" w:rsidRPr="006410AC" w:rsidRDefault="0034777E" w:rsidP="0034777E">
            <w:pPr>
              <w:pStyle w:val="NormalWeb"/>
              <w:shd w:val="clear" w:color="auto" w:fill="FFFFFF"/>
              <w:ind w:left="720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 xml:space="preserve">a. ID to identify the correct secret to use during </w:t>
            </w:r>
            <w:proofErr w:type="gramStart"/>
            <w:r w:rsidRPr="006410AC">
              <w:rPr>
                <w:rFonts w:ascii="Arial" w:hAnsi="Arial" w:cs="Arial"/>
                <w:sz w:val="20"/>
                <w:szCs w:val="20"/>
              </w:rPr>
              <w:t>verification</w:t>
            </w:r>
            <w:proofErr w:type="gram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45A4B86E" w14:textId="75648D61" w:rsidR="0034777E" w:rsidRPr="006410AC" w:rsidRDefault="0034777E" w:rsidP="0034777E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>Example on how to generate RSA private key &amp; public key pair</w:t>
            </w:r>
            <w:r w:rsidRPr="006410AC">
              <w:rPr>
                <w:rFonts w:ascii="Arial" w:hAnsi="Arial" w:cs="Arial"/>
                <w:sz w:val="20"/>
                <w:szCs w:val="20"/>
              </w:rPr>
              <w:br/>
            </w:r>
            <w:proofErr w:type="spellStart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openssl</w:t>
            </w:r>
            <w:proofErr w:type="spellEnd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genrsa</w:t>
            </w:r>
            <w:proofErr w:type="spellEnd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-out </w:t>
            </w:r>
            <w:proofErr w:type="spellStart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priv.pem</w:t>
            </w:r>
            <w:proofErr w:type="spellEnd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2048 &amp;&amp; </w:t>
            </w:r>
            <w:proofErr w:type="spellStart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openssl</w:t>
            </w:r>
            <w:proofErr w:type="spellEnd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rsa</w:t>
            </w:r>
            <w:proofErr w:type="spellEnd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-in </w:t>
            </w:r>
            <w:proofErr w:type="spellStart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priv.pem</w:t>
            </w:r>
            <w:proofErr w:type="spellEnd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-</w:t>
            </w:r>
            <w:proofErr w:type="spellStart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pubout</w:t>
            </w:r>
            <w:proofErr w:type="spellEnd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-out </w:t>
            </w:r>
            <w:proofErr w:type="spellStart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pub.pem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2D90C930" w14:textId="77777777" w:rsidR="00025FB2" w:rsidRPr="006410AC" w:rsidRDefault="00025FB2" w:rsidP="0034777E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</w:p>
          <w:p w14:paraId="5B441D3D" w14:textId="77777777" w:rsidR="0034777E" w:rsidRPr="006410AC" w:rsidRDefault="0034777E" w:rsidP="00687EB4">
            <w:pPr>
              <w:pStyle w:val="NormalWeb"/>
              <w:shd w:val="clear" w:color="auto" w:fill="4472C4" w:themeFill="accent1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6410AC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 xml:space="preserve">Access Token Signature </w:t>
            </w:r>
          </w:p>
          <w:p w14:paraId="7A94B9C2" w14:textId="77777777" w:rsidR="0034777E" w:rsidRPr="006410AC" w:rsidRDefault="0034777E" w:rsidP="0034777E">
            <w:pPr>
              <w:pStyle w:val="NormalWeb"/>
              <w:shd w:val="clear" w:color="auto" w:fill="FFFFFF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 xml:space="preserve">Create a signature using SHA256withRSA algorithm </w:t>
            </w:r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(</w:t>
            </w:r>
            <w:proofErr w:type="spellStart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privateKey</w:t>
            </w:r>
            <w:proofErr w:type="spellEnd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, </w:t>
            </w:r>
            <w:proofErr w:type="spellStart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stringToSign</w:t>
            </w:r>
            <w:proofErr w:type="spellEnd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) </w:t>
            </w:r>
          </w:p>
          <w:p w14:paraId="5F229FB9" w14:textId="2ADCFAF8" w:rsidR="0034777E" w:rsidRPr="006410AC" w:rsidRDefault="0034777E" w:rsidP="0034777E">
            <w:pPr>
              <w:pStyle w:val="NormalWeb"/>
              <w:shd w:val="clear" w:color="auto" w:fill="FFFFFF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stringToSign</w:t>
            </w:r>
            <w:proofErr w:type="spellEnd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= X-CLIENT-KEY + “|” + X-TIMESTAMP </w:t>
            </w:r>
          </w:p>
          <w:p w14:paraId="4E5671FE" w14:textId="01FD0A7A" w:rsidR="0034777E" w:rsidRPr="006410AC" w:rsidRDefault="0034777E" w:rsidP="0034777E">
            <w:pPr>
              <w:pStyle w:val="NormalWeb"/>
              <w:shd w:val="clear" w:color="auto" w:fill="FFFFFF"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</w:pPr>
            <w:r w:rsidRPr="006410AC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lastRenderedPageBreak/>
              <w:t xml:space="preserve">Encode the signature using </w:t>
            </w:r>
            <w:proofErr w:type="gramStart"/>
            <w:r w:rsidRPr="006410AC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base64</w:t>
            </w:r>
            <w:proofErr w:type="gramEnd"/>
            <w:r w:rsidRPr="006410AC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 xml:space="preserve"> </w:t>
            </w:r>
          </w:p>
          <w:p w14:paraId="6387A057" w14:textId="77777777" w:rsidR="0034777E" w:rsidRPr="006410AC" w:rsidRDefault="0034777E" w:rsidP="0034777E">
            <w:pPr>
              <w:pStyle w:val="NormalWeb"/>
              <w:shd w:val="clear" w:color="auto" w:fill="FFFFFF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14:paraId="65600BCA" w14:textId="77777777" w:rsidR="0034777E" w:rsidRPr="006410AC" w:rsidRDefault="0034777E" w:rsidP="00687EB4">
            <w:pPr>
              <w:pStyle w:val="NormalWeb"/>
              <w:shd w:val="clear" w:color="auto" w:fill="4472C4" w:themeFill="accent1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6410AC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 xml:space="preserve">Transaction Signature </w:t>
            </w:r>
          </w:p>
          <w:p w14:paraId="478771C9" w14:textId="77777777" w:rsidR="0034777E" w:rsidRPr="006410AC" w:rsidRDefault="0034777E" w:rsidP="0034777E">
            <w:pPr>
              <w:pStyle w:val="NormalWeb"/>
              <w:shd w:val="clear" w:color="auto" w:fill="FFFFFF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 xml:space="preserve">Create a signature using HMAC_SHA512 algorithm </w:t>
            </w:r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(</w:t>
            </w:r>
            <w:proofErr w:type="spellStart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clientSecret</w:t>
            </w:r>
            <w:proofErr w:type="spellEnd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, </w:t>
            </w:r>
            <w:proofErr w:type="spellStart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stringToSign</w:t>
            </w:r>
            <w:proofErr w:type="spellEnd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) </w:t>
            </w:r>
          </w:p>
          <w:p w14:paraId="30B14184" w14:textId="36A73420" w:rsidR="0034777E" w:rsidRPr="006410AC" w:rsidRDefault="0034777E" w:rsidP="0034777E">
            <w:pPr>
              <w:pStyle w:val="NormalWeb"/>
              <w:shd w:val="clear" w:color="auto" w:fill="FFFFFF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stringToSign</w:t>
            </w:r>
            <w:proofErr w:type="spellEnd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= </w:t>
            </w:r>
            <w:proofErr w:type="spellStart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HTTPMethod</w:t>
            </w:r>
            <w:proofErr w:type="spellEnd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+</w:t>
            </w:r>
            <w:proofErr w:type="gramStart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”:“</w:t>
            </w:r>
            <w:proofErr w:type="gramEnd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+ </w:t>
            </w:r>
            <w:proofErr w:type="spellStart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EndpointUrl</w:t>
            </w:r>
            <w:proofErr w:type="spellEnd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+":"+ </w:t>
            </w:r>
            <w:proofErr w:type="spellStart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AccessToken</w:t>
            </w:r>
            <w:proofErr w:type="spellEnd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+":“+ </w:t>
            </w:r>
          </w:p>
          <w:p w14:paraId="1B2B2578" w14:textId="322514C5" w:rsidR="0034777E" w:rsidRPr="006410AC" w:rsidRDefault="0034777E" w:rsidP="0034777E">
            <w:pPr>
              <w:pStyle w:val="NormalWeb"/>
              <w:shd w:val="clear" w:color="auto" w:fill="FFFFFF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gramStart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Lowercase(</w:t>
            </w:r>
            <w:proofErr w:type="spellStart"/>
            <w:proofErr w:type="gramEnd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HexEncode</w:t>
            </w:r>
            <w:proofErr w:type="spellEnd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(SHA256(minify(</w:t>
            </w:r>
            <w:proofErr w:type="spellStart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RequestBody</w:t>
            </w:r>
            <w:proofErr w:type="spellEnd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))))+ ":“ + </w:t>
            </w:r>
            <w:proofErr w:type="spellStart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TimeStamp</w:t>
            </w:r>
            <w:proofErr w:type="spellEnd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Encode the signature using base64 </w:t>
            </w:r>
          </w:p>
          <w:p w14:paraId="63359A29" w14:textId="77777777" w:rsidR="0034777E" w:rsidRPr="006410AC" w:rsidRDefault="0034777E" w:rsidP="0034777E">
            <w:pPr>
              <w:pStyle w:val="NormalWeb"/>
              <w:shd w:val="clear" w:color="auto" w:fill="FFFFFF"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</w:pPr>
            <w:r w:rsidRPr="006410AC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 xml:space="preserve">Encode the signature using </w:t>
            </w:r>
            <w:proofErr w:type="gramStart"/>
            <w:r w:rsidRPr="006410AC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base64</w:t>
            </w:r>
            <w:proofErr w:type="gramEnd"/>
            <w:r w:rsidRPr="006410AC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 xml:space="preserve"> </w:t>
            </w:r>
          </w:p>
          <w:p w14:paraId="539AA0DB" w14:textId="77777777" w:rsidR="0034777E" w:rsidRPr="006410AC" w:rsidRDefault="0034777E" w:rsidP="0034777E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</w:p>
          <w:p w14:paraId="4F8349A8" w14:textId="77777777" w:rsidR="0034777E" w:rsidRPr="006410AC" w:rsidRDefault="0034777E" w:rsidP="006E5E0D">
            <w:pPr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</w:tr>
    </w:tbl>
    <w:p w14:paraId="5C50A9BA" w14:textId="0BD8AEF2" w:rsidR="0034777E" w:rsidRDefault="0034777E" w:rsidP="006E5E0D">
      <w:pPr>
        <w:rPr>
          <w:rFonts w:cs="Arial"/>
          <w:lang w:val="en-GB"/>
        </w:rPr>
      </w:pPr>
    </w:p>
    <w:p w14:paraId="12BC20BB" w14:textId="59601F44" w:rsidR="0034777E" w:rsidRDefault="0034777E" w:rsidP="006E5E0D">
      <w:pPr>
        <w:rPr>
          <w:rFonts w:cs="Arial"/>
          <w:lang w:val="en-GB"/>
        </w:rPr>
      </w:pPr>
    </w:p>
    <w:p w14:paraId="5B65BCBF" w14:textId="1CE7D16C" w:rsidR="00676689" w:rsidRPr="007E5660" w:rsidRDefault="00676689" w:rsidP="00676689">
      <w:pPr>
        <w:pStyle w:val="Heading3"/>
        <w:rPr>
          <w:rFonts w:cs="Arial"/>
          <w:sz w:val="22"/>
          <w:lang w:val="en-US"/>
        </w:rPr>
      </w:pPr>
      <w:bookmarkStart w:id="80" w:name="_Toc123889702"/>
      <w:proofErr w:type="spellStart"/>
      <w:r w:rsidRPr="007E5660">
        <w:rPr>
          <w:rFonts w:cs="Arial"/>
          <w:sz w:val="22"/>
          <w:lang w:val="en-US"/>
        </w:rPr>
        <w:t>Authentifikasi</w:t>
      </w:r>
      <w:proofErr w:type="spellEnd"/>
      <w:r w:rsidRPr="007E5660">
        <w:rPr>
          <w:rFonts w:cs="Arial"/>
          <w:sz w:val="22"/>
          <w:lang w:val="en-US"/>
        </w:rPr>
        <w:t xml:space="preserve">- Client VA </w:t>
      </w:r>
      <w:proofErr w:type="spellStart"/>
      <w:r w:rsidRPr="007E5660">
        <w:rPr>
          <w:rFonts w:cs="Arial"/>
          <w:sz w:val="22"/>
          <w:lang w:val="en-US"/>
        </w:rPr>
        <w:t>Bjb</w:t>
      </w:r>
      <w:bookmarkEnd w:id="80"/>
      <w:proofErr w:type="spellEnd"/>
    </w:p>
    <w:p w14:paraId="331E31DE" w14:textId="4B2EF063" w:rsidR="00676689" w:rsidRPr="007E5660" w:rsidRDefault="00676689">
      <w:pPr>
        <w:pStyle w:val="ListParagraph"/>
        <w:numPr>
          <w:ilvl w:val="0"/>
          <w:numId w:val="12"/>
        </w:numPr>
        <w:rPr>
          <w:rFonts w:cs="Arial"/>
        </w:rPr>
      </w:pPr>
      <w:bookmarkStart w:id="81" w:name="_Toc107484781"/>
      <w:proofErr w:type="spellStart"/>
      <w:r w:rsidRPr="007E5660">
        <w:rPr>
          <w:rFonts w:cs="Arial"/>
        </w:rPr>
        <w:t>Get</w:t>
      </w:r>
      <w:proofErr w:type="spellEnd"/>
      <w:r w:rsidRPr="007E5660">
        <w:rPr>
          <w:rFonts w:cs="Arial"/>
        </w:rPr>
        <w:t xml:space="preserve"> </w:t>
      </w:r>
      <w:proofErr w:type="spellStart"/>
      <w:r w:rsidRPr="007E5660">
        <w:rPr>
          <w:rFonts w:cs="Arial"/>
        </w:rPr>
        <w:t>Token</w:t>
      </w:r>
      <w:bookmarkEnd w:id="81"/>
      <w:proofErr w:type="spellEnd"/>
    </w:p>
    <w:p w14:paraId="286BF1B5" w14:textId="0722AEB8" w:rsidR="00676689" w:rsidRPr="007E5660" w:rsidRDefault="00676689" w:rsidP="00676689">
      <w:pPr>
        <w:rPr>
          <w:rFonts w:ascii="Arial" w:hAnsi="Arial" w:cs="Arial"/>
          <w:sz w:val="22"/>
          <w:szCs w:val="22"/>
          <w:lang w:val="en-GB"/>
        </w:rPr>
      </w:pPr>
      <w:r w:rsidRPr="007E5660">
        <w:rPr>
          <w:rFonts w:ascii="Arial" w:hAnsi="Arial" w:cs="Arial"/>
          <w:sz w:val="22"/>
          <w:szCs w:val="22"/>
          <w:lang w:val="en-GB"/>
        </w:rPr>
        <w:t xml:space="preserve">GET Token </w:t>
      </w:r>
      <w:proofErr w:type="spellStart"/>
      <w:r w:rsidRPr="007E5660">
        <w:rPr>
          <w:rFonts w:ascii="Arial" w:hAnsi="Arial" w:cs="Arial"/>
          <w:sz w:val="22"/>
          <w:szCs w:val="22"/>
          <w:lang w:val="en-GB"/>
        </w:rPr>
        <w:t>digunakan</w:t>
      </w:r>
      <w:proofErr w:type="spellEnd"/>
      <w:r w:rsidRPr="007E5660">
        <w:rPr>
          <w:rFonts w:ascii="Arial" w:hAnsi="Arial" w:cs="Arial"/>
          <w:sz w:val="22"/>
          <w:szCs w:val="22"/>
          <w:lang w:val="en-GB"/>
        </w:rPr>
        <w:t xml:space="preserve"> oleh </w:t>
      </w:r>
      <w:proofErr w:type="spellStart"/>
      <w:r w:rsidRPr="007E5660">
        <w:rPr>
          <w:rFonts w:ascii="Arial" w:hAnsi="Arial" w:cs="Arial"/>
          <w:sz w:val="22"/>
          <w:szCs w:val="22"/>
          <w:lang w:val="en-GB"/>
        </w:rPr>
        <w:t>mitra</w:t>
      </w:r>
      <w:proofErr w:type="spellEnd"/>
      <w:r w:rsidRPr="007E5660">
        <w:rPr>
          <w:rFonts w:ascii="Arial" w:hAnsi="Arial" w:cs="Arial"/>
          <w:sz w:val="22"/>
          <w:szCs w:val="22"/>
          <w:lang w:val="en-GB"/>
        </w:rPr>
        <w:t xml:space="preserve"> client VA </w:t>
      </w:r>
      <w:proofErr w:type="spellStart"/>
      <w:r w:rsidRPr="007E5660">
        <w:rPr>
          <w:rFonts w:ascii="Arial" w:hAnsi="Arial" w:cs="Arial"/>
          <w:sz w:val="22"/>
          <w:szCs w:val="22"/>
          <w:lang w:val="en-GB"/>
        </w:rPr>
        <w:t>bjb</w:t>
      </w:r>
      <w:proofErr w:type="spellEnd"/>
      <w:r w:rsidRPr="007E5660">
        <w:rPr>
          <w:rFonts w:ascii="Arial" w:hAnsi="Arial" w:cs="Arial"/>
          <w:sz w:val="22"/>
          <w:szCs w:val="22"/>
          <w:lang w:val="en-GB"/>
        </w:rPr>
        <w:t xml:space="preserve"> </w:t>
      </w:r>
      <w:proofErr w:type="spellStart"/>
      <w:r w:rsidRPr="007E5660">
        <w:rPr>
          <w:rFonts w:ascii="Arial" w:hAnsi="Arial" w:cs="Arial"/>
          <w:sz w:val="22"/>
          <w:szCs w:val="22"/>
          <w:lang w:val="en-GB"/>
        </w:rPr>
        <w:t>untuk</w:t>
      </w:r>
      <w:proofErr w:type="spellEnd"/>
      <w:r w:rsidRPr="007E5660">
        <w:rPr>
          <w:rFonts w:ascii="Arial" w:hAnsi="Arial" w:cs="Arial"/>
          <w:sz w:val="22"/>
          <w:szCs w:val="22"/>
          <w:lang w:val="en-GB"/>
        </w:rPr>
        <w:t xml:space="preserve"> </w:t>
      </w:r>
      <w:proofErr w:type="spellStart"/>
      <w:r w:rsidRPr="007E5660">
        <w:rPr>
          <w:rFonts w:ascii="Arial" w:hAnsi="Arial" w:cs="Arial"/>
          <w:sz w:val="22"/>
          <w:szCs w:val="22"/>
          <w:lang w:val="en-GB"/>
        </w:rPr>
        <w:t>mendapatkan</w:t>
      </w:r>
      <w:proofErr w:type="spellEnd"/>
      <w:r w:rsidRPr="007E5660">
        <w:rPr>
          <w:rFonts w:ascii="Arial" w:hAnsi="Arial" w:cs="Arial"/>
          <w:sz w:val="22"/>
          <w:szCs w:val="22"/>
          <w:lang w:val="en-GB"/>
        </w:rPr>
        <w:t xml:space="preserve"> token </w:t>
      </w:r>
      <w:proofErr w:type="spellStart"/>
      <w:r w:rsidRPr="007E5660">
        <w:rPr>
          <w:rFonts w:ascii="Arial" w:hAnsi="Arial" w:cs="Arial"/>
          <w:sz w:val="22"/>
          <w:szCs w:val="22"/>
          <w:lang w:val="en-GB"/>
        </w:rPr>
        <w:t>akses</w:t>
      </w:r>
      <w:proofErr w:type="spellEnd"/>
      <w:r w:rsidRPr="007E5660">
        <w:rPr>
          <w:rFonts w:ascii="Arial" w:hAnsi="Arial" w:cs="Arial"/>
          <w:sz w:val="22"/>
          <w:szCs w:val="22"/>
          <w:lang w:val="en-GB"/>
        </w:rPr>
        <w:t xml:space="preserve"> </w:t>
      </w:r>
      <w:proofErr w:type="spellStart"/>
      <w:r w:rsidRPr="007E5660">
        <w:rPr>
          <w:rFonts w:ascii="Arial" w:hAnsi="Arial" w:cs="Arial"/>
          <w:sz w:val="22"/>
          <w:szCs w:val="22"/>
          <w:lang w:val="en-GB"/>
        </w:rPr>
        <w:t>atau</w:t>
      </w:r>
      <w:proofErr w:type="spellEnd"/>
      <w:r w:rsidRPr="007E5660">
        <w:rPr>
          <w:rFonts w:ascii="Arial" w:hAnsi="Arial" w:cs="Arial"/>
          <w:sz w:val="22"/>
          <w:szCs w:val="22"/>
          <w:lang w:val="en-GB"/>
        </w:rPr>
        <w:t xml:space="preserve"> </w:t>
      </w:r>
      <w:proofErr w:type="spellStart"/>
      <w:r w:rsidRPr="007E5660">
        <w:rPr>
          <w:rFonts w:ascii="Arial" w:hAnsi="Arial" w:cs="Arial"/>
          <w:sz w:val="22"/>
          <w:szCs w:val="22"/>
          <w:lang w:val="en-GB"/>
        </w:rPr>
        <w:t>semacam</w:t>
      </w:r>
      <w:proofErr w:type="spellEnd"/>
      <w:r w:rsidRPr="007E5660">
        <w:rPr>
          <w:rFonts w:ascii="Arial" w:hAnsi="Arial" w:cs="Arial"/>
          <w:sz w:val="22"/>
          <w:szCs w:val="22"/>
          <w:lang w:val="en-GB"/>
        </w:rPr>
        <w:t xml:space="preserve"> proses login </w:t>
      </w:r>
      <w:proofErr w:type="spellStart"/>
      <w:r w:rsidRPr="007E5660">
        <w:rPr>
          <w:rFonts w:ascii="Arial" w:hAnsi="Arial" w:cs="Arial"/>
          <w:sz w:val="22"/>
          <w:szCs w:val="22"/>
          <w:lang w:val="en-GB"/>
        </w:rPr>
        <w:t>menggunakan</w:t>
      </w:r>
      <w:proofErr w:type="spellEnd"/>
      <w:r w:rsidRPr="007E5660">
        <w:rPr>
          <w:rFonts w:ascii="Arial" w:hAnsi="Arial" w:cs="Arial"/>
          <w:sz w:val="22"/>
          <w:szCs w:val="22"/>
          <w:lang w:val="en-GB"/>
        </w:rPr>
        <w:t xml:space="preserve"> Authorization Basic </w:t>
      </w:r>
      <w:proofErr w:type="gramStart"/>
      <w:r w:rsidRPr="007E5660">
        <w:rPr>
          <w:rFonts w:ascii="Arial" w:hAnsi="Arial" w:cs="Arial"/>
          <w:sz w:val="22"/>
          <w:szCs w:val="22"/>
          <w:lang w:val="en-GB"/>
        </w:rPr>
        <w:t>auth</w:t>
      </w:r>
      <w:proofErr w:type="gramEnd"/>
    </w:p>
    <w:p w14:paraId="589570EE" w14:textId="0122A310" w:rsidR="00676689" w:rsidRPr="007E5660" w:rsidRDefault="00676689" w:rsidP="00676689">
      <w:pPr>
        <w:rPr>
          <w:rFonts w:ascii="Arial" w:hAnsi="Arial" w:cs="Arial"/>
          <w:sz w:val="22"/>
          <w:szCs w:val="22"/>
          <w:lang w:val="en-GB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854"/>
        <w:gridCol w:w="2451"/>
        <w:gridCol w:w="9"/>
        <w:gridCol w:w="1938"/>
        <w:gridCol w:w="17"/>
        <w:gridCol w:w="2925"/>
      </w:tblGrid>
      <w:tr w:rsidR="00676689" w:rsidRPr="007E5660" w14:paraId="6198B4A3" w14:textId="77777777" w:rsidTr="007D4A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4" w:type="dxa"/>
          </w:tcPr>
          <w:p w14:paraId="3DEA7A0D" w14:textId="77777777" w:rsidR="00676689" w:rsidRPr="007E5660" w:rsidRDefault="00676689" w:rsidP="005210F2">
            <w:pPr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URL</w:t>
            </w:r>
          </w:p>
        </w:tc>
        <w:tc>
          <w:tcPr>
            <w:tcW w:w="7340" w:type="dxa"/>
            <w:gridSpan w:val="5"/>
          </w:tcPr>
          <w:p w14:paraId="675922CB" w14:textId="12564E92" w:rsidR="00676689" w:rsidRPr="007E5660" w:rsidRDefault="00676689" w:rsidP="005210F2">
            <w:pPr>
              <w:pStyle w:val="NormalWeb"/>
              <w:shd w:val="clear" w:color="auto" w:fill="FFFFFF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{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baseURL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}/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bjb-va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/</w:t>
            </w:r>
            <w:proofErr w:type="spellStart"/>
            <w:r w:rsidR="00396D5A" w:rsidRPr="007E5660">
              <w:rPr>
                <w:rFonts w:ascii="Arial" w:hAnsi="Arial" w:cs="Arial"/>
                <w:sz w:val="20"/>
                <w:szCs w:val="20"/>
              </w:rPr>
              <w:t>oauth</w:t>
            </w:r>
            <w:proofErr w:type="spellEnd"/>
            <w:r w:rsidR="00396D5A" w:rsidRPr="007E5660">
              <w:rPr>
                <w:rFonts w:ascii="Arial" w:hAnsi="Arial" w:cs="Arial"/>
                <w:sz w:val="20"/>
                <w:szCs w:val="20"/>
              </w:rPr>
              <w:t>/token</w:t>
            </w:r>
          </w:p>
        </w:tc>
      </w:tr>
      <w:tr w:rsidR="00676689" w:rsidRPr="007E5660" w14:paraId="2A3B9282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4" w:type="dxa"/>
          </w:tcPr>
          <w:p w14:paraId="3A56CAD3" w14:textId="77777777" w:rsidR="00676689" w:rsidRPr="007E5660" w:rsidRDefault="00676689" w:rsidP="005210F2">
            <w:pPr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Method</w:t>
            </w:r>
          </w:p>
        </w:tc>
        <w:tc>
          <w:tcPr>
            <w:tcW w:w="7340" w:type="dxa"/>
            <w:gridSpan w:val="5"/>
          </w:tcPr>
          <w:p w14:paraId="2EAFD2ED" w14:textId="77777777" w:rsidR="00676689" w:rsidRPr="007E5660" w:rsidRDefault="00676689" w:rsidP="005210F2">
            <w:pPr>
              <w:tabs>
                <w:tab w:val="center" w:pos="214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POST</w:t>
            </w:r>
          </w:p>
        </w:tc>
      </w:tr>
      <w:tr w:rsidR="00676689" w:rsidRPr="007E5660" w14:paraId="4019694C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4" w:type="dxa"/>
          </w:tcPr>
          <w:p w14:paraId="4A7058D9" w14:textId="77777777" w:rsidR="00676689" w:rsidRPr="007E5660" w:rsidRDefault="00676689" w:rsidP="005210F2">
            <w:pPr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</w:p>
        </w:tc>
        <w:tc>
          <w:tcPr>
            <w:tcW w:w="7340" w:type="dxa"/>
            <w:gridSpan w:val="5"/>
          </w:tcPr>
          <w:p w14:paraId="530D4B95" w14:textId="77777777" w:rsidR="00676689" w:rsidRPr="007E5660" w:rsidRDefault="00676689" w:rsidP="005210F2">
            <w:pPr>
              <w:tabs>
                <w:tab w:val="center" w:pos="214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</w:p>
        </w:tc>
      </w:tr>
      <w:tr w:rsidR="00676689" w:rsidRPr="007E5660" w14:paraId="78CBEEF2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4" w:type="dxa"/>
            <w:gridSpan w:val="6"/>
          </w:tcPr>
          <w:p w14:paraId="29E95E1B" w14:textId="77777777" w:rsidR="00676689" w:rsidRPr="007E5660" w:rsidRDefault="00676689" w:rsidP="005210F2">
            <w:pPr>
              <w:tabs>
                <w:tab w:val="center" w:pos="2146"/>
              </w:tabs>
              <w:jc w:val="center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Request header</w:t>
            </w:r>
          </w:p>
        </w:tc>
      </w:tr>
      <w:tr w:rsidR="00676689" w:rsidRPr="007E5660" w14:paraId="4DF2DCB8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4" w:type="dxa"/>
          </w:tcPr>
          <w:p w14:paraId="429AC282" w14:textId="77777777" w:rsidR="00676689" w:rsidRPr="007E5660" w:rsidRDefault="00676689" w:rsidP="005210F2">
            <w:pPr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Field</w:t>
            </w:r>
          </w:p>
        </w:tc>
        <w:tc>
          <w:tcPr>
            <w:tcW w:w="2460" w:type="dxa"/>
            <w:gridSpan w:val="2"/>
          </w:tcPr>
          <w:p w14:paraId="4624D429" w14:textId="77777777" w:rsidR="00676689" w:rsidRPr="007E5660" w:rsidRDefault="00676689" w:rsidP="005210F2">
            <w:pPr>
              <w:tabs>
                <w:tab w:val="center" w:pos="214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Mandatory</w:t>
            </w:r>
          </w:p>
        </w:tc>
        <w:tc>
          <w:tcPr>
            <w:tcW w:w="1938" w:type="dxa"/>
          </w:tcPr>
          <w:p w14:paraId="0DEC080F" w14:textId="77777777" w:rsidR="00676689" w:rsidRPr="007E5660" w:rsidRDefault="00676689" w:rsidP="005210F2">
            <w:pPr>
              <w:tabs>
                <w:tab w:val="center" w:pos="214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Format</w:t>
            </w:r>
          </w:p>
        </w:tc>
        <w:tc>
          <w:tcPr>
            <w:tcW w:w="2942" w:type="dxa"/>
            <w:gridSpan w:val="2"/>
          </w:tcPr>
          <w:p w14:paraId="32FDCECA" w14:textId="77777777" w:rsidR="00676689" w:rsidRPr="007E5660" w:rsidRDefault="00676689" w:rsidP="005210F2">
            <w:pPr>
              <w:tabs>
                <w:tab w:val="center" w:pos="214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proofErr w:type="spellStart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Deskripsi</w:t>
            </w:r>
            <w:proofErr w:type="spellEnd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</w:p>
        </w:tc>
      </w:tr>
      <w:tr w:rsidR="00676689" w:rsidRPr="007E5660" w14:paraId="7B0A3425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4" w:type="dxa"/>
          </w:tcPr>
          <w:p w14:paraId="790A67AA" w14:textId="77777777" w:rsidR="00676689" w:rsidRPr="007E5660" w:rsidRDefault="00676689" w:rsidP="005210F2">
            <w:pPr>
              <w:pStyle w:val="NormalWeb"/>
              <w:shd w:val="clear" w:color="auto" w:fill="FFFFFF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Authorization </w:t>
            </w:r>
          </w:p>
        </w:tc>
        <w:tc>
          <w:tcPr>
            <w:tcW w:w="2460" w:type="dxa"/>
            <w:gridSpan w:val="2"/>
          </w:tcPr>
          <w:p w14:paraId="1F37E962" w14:textId="77777777" w:rsidR="00676689" w:rsidRPr="007E5660" w:rsidRDefault="00676689" w:rsidP="0052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M</w:t>
            </w:r>
          </w:p>
        </w:tc>
        <w:tc>
          <w:tcPr>
            <w:tcW w:w="1938" w:type="dxa"/>
          </w:tcPr>
          <w:p w14:paraId="3F011B8F" w14:textId="77777777" w:rsidR="00676689" w:rsidRPr="007E5660" w:rsidRDefault="00676689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String</w:t>
            </w:r>
          </w:p>
        </w:tc>
        <w:tc>
          <w:tcPr>
            <w:tcW w:w="2942" w:type="dxa"/>
            <w:gridSpan w:val="2"/>
          </w:tcPr>
          <w:p w14:paraId="288B1751" w14:textId="63D91ECC" w:rsidR="00676689" w:rsidRPr="007E5660" w:rsidRDefault="00396D5A" w:rsidP="005210F2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Base64_value </w:t>
            </w:r>
            <w:proofErr w:type="spellStart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adalah</w:t>
            </w:r>
            <w:proofErr w:type="spellEnd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nilai</w:t>
            </w:r>
            <w:proofErr w:type="spellEnd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dari</w:t>
            </w:r>
            <w:proofErr w:type="spellEnd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base64 </w:t>
            </w:r>
            <w:proofErr w:type="spellStart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dari</w:t>
            </w:r>
            <w:proofErr w:type="spellEnd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client id dan client secret, </w:t>
            </w: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br/>
              <w:t xml:space="preserve">format </w:t>
            </w:r>
            <w:proofErr w:type="spellStart"/>
            <w:proofErr w:type="gramStart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clientid:clientsecret</w:t>
            </w:r>
            <w:proofErr w:type="spellEnd"/>
            <w:proofErr w:type="gramEnd"/>
          </w:p>
        </w:tc>
      </w:tr>
      <w:tr w:rsidR="00676689" w:rsidRPr="007E5660" w14:paraId="75C5697C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4" w:type="dxa"/>
          </w:tcPr>
          <w:p w14:paraId="19507565" w14:textId="77777777" w:rsidR="00676689" w:rsidRPr="007E5660" w:rsidRDefault="00676689" w:rsidP="005210F2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Content-Type</w:t>
            </w:r>
          </w:p>
        </w:tc>
        <w:tc>
          <w:tcPr>
            <w:tcW w:w="2460" w:type="dxa"/>
            <w:gridSpan w:val="2"/>
          </w:tcPr>
          <w:p w14:paraId="3EB45DD6" w14:textId="77777777" w:rsidR="00676689" w:rsidRPr="007E5660" w:rsidRDefault="00676689" w:rsidP="0052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938" w:type="dxa"/>
          </w:tcPr>
          <w:p w14:paraId="2880B2C9" w14:textId="77777777" w:rsidR="00676689" w:rsidRPr="007E5660" w:rsidRDefault="00676689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String</w:t>
            </w:r>
          </w:p>
        </w:tc>
        <w:tc>
          <w:tcPr>
            <w:tcW w:w="2942" w:type="dxa"/>
            <w:gridSpan w:val="2"/>
          </w:tcPr>
          <w:p w14:paraId="6C578CE7" w14:textId="77777777" w:rsidR="00676689" w:rsidRPr="007E5660" w:rsidRDefault="00676689" w:rsidP="005210F2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application/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json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676689" w:rsidRPr="007E5660" w14:paraId="0C2DEA0D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4" w:type="dxa"/>
          </w:tcPr>
          <w:p w14:paraId="316CA5B8" w14:textId="77777777" w:rsidR="00676689" w:rsidRPr="007E5660" w:rsidRDefault="00676689" w:rsidP="005210F2">
            <w:pPr>
              <w:pStyle w:val="NormalWeb"/>
              <w:shd w:val="clear" w:color="auto" w:fill="FFFFFF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2460" w:type="dxa"/>
            <w:gridSpan w:val="2"/>
          </w:tcPr>
          <w:p w14:paraId="301E5E6F" w14:textId="77777777" w:rsidR="00676689" w:rsidRPr="007E5660" w:rsidRDefault="00676689" w:rsidP="0052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38" w:type="dxa"/>
          </w:tcPr>
          <w:p w14:paraId="181992F5" w14:textId="77777777" w:rsidR="00676689" w:rsidRPr="007E5660" w:rsidRDefault="00676689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942" w:type="dxa"/>
            <w:gridSpan w:val="2"/>
          </w:tcPr>
          <w:p w14:paraId="2827712F" w14:textId="77777777" w:rsidR="00676689" w:rsidRPr="007E5660" w:rsidRDefault="00676689" w:rsidP="005210F2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76689" w:rsidRPr="007E5660" w14:paraId="097E0255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4" w:type="dxa"/>
            <w:gridSpan w:val="6"/>
          </w:tcPr>
          <w:p w14:paraId="5BF2B7B2" w14:textId="77777777" w:rsidR="00676689" w:rsidRPr="007E5660" w:rsidRDefault="00676689" w:rsidP="005210F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Request Body (JSON)</w:t>
            </w:r>
          </w:p>
        </w:tc>
      </w:tr>
      <w:tr w:rsidR="00676689" w:rsidRPr="007E5660" w14:paraId="1330F568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4" w:type="dxa"/>
          </w:tcPr>
          <w:p w14:paraId="422C221D" w14:textId="77777777" w:rsidR="00676689" w:rsidRPr="007E5660" w:rsidRDefault="00676689" w:rsidP="005210F2">
            <w:pPr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Field</w:t>
            </w:r>
          </w:p>
        </w:tc>
        <w:tc>
          <w:tcPr>
            <w:tcW w:w="2451" w:type="dxa"/>
          </w:tcPr>
          <w:p w14:paraId="322584F5" w14:textId="77777777" w:rsidR="00676689" w:rsidRPr="007E5660" w:rsidRDefault="00676689" w:rsidP="005210F2">
            <w:pPr>
              <w:tabs>
                <w:tab w:val="center" w:pos="214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Mandatory</w:t>
            </w:r>
          </w:p>
        </w:tc>
        <w:tc>
          <w:tcPr>
            <w:tcW w:w="1964" w:type="dxa"/>
            <w:gridSpan w:val="3"/>
          </w:tcPr>
          <w:p w14:paraId="646A7D59" w14:textId="77777777" w:rsidR="00676689" w:rsidRPr="007E5660" w:rsidRDefault="00676689" w:rsidP="005210F2">
            <w:pPr>
              <w:tabs>
                <w:tab w:val="center" w:pos="214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Format</w:t>
            </w:r>
          </w:p>
        </w:tc>
        <w:tc>
          <w:tcPr>
            <w:tcW w:w="2925" w:type="dxa"/>
          </w:tcPr>
          <w:p w14:paraId="6457B112" w14:textId="77777777" w:rsidR="00676689" w:rsidRPr="007E5660" w:rsidRDefault="00676689" w:rsidP="005210F2">
            <w:pPr>
              <w:tabs>
                <w:tab w:val="center" w:pos="214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proofErr w:type="spellStart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Deskripsi</w:t>
            </w:r>
            <w:proofErr w:type="spellEnd"/>
          </w:p>
        </w:tc>
      </w:tr>
      <w:tr w:rsidR="00396D5A" w:rsidRPr="007E5660" w14:paraId="278C2ED1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4" w:type="dxa"/>
          </w:tcPr>
          <w:p w14:paraId="58433F8B" w14:textId="744B1C95" w:rsidR="00396D5A" w:rsidRPr="007E5660" w:rsidRDefault="00396D5A" w:rsidP="005210F2">
            <w:pPr>
              <w:rPr>
                <w:rFonts w:ascii="Arial" w:hAnsi="Arial" w:cs="Arial"/>
                <w:b w:val="0"/>
                <w:bCs w:val="0"/>
                <w:color w:val="212121"/>
                <w:sz w:val="20"/>
                <w:szCs w:val="20"/>
                <w:shd w:val="clear" w:color="auto" w:fill="FFFFFF"/>
              </w:rPr>
            </w:pPr>
            <w:proofErr w:type="spellStart"/>
            <w:r w:rsidRPr="007E5660">
              <w:rPr>
                <w:rFonts w:ascii="Arial" w:hAnsi="Arial" w:cs="Arial"/>
                <w:b w:val="0"/>
                <w:bCs w:val="0"/>
                <w:color w:val="212121"/>
                <w:sz w:val="20"/>
                <w:szCs w:val="20"/>
                <w:shd w:val="clear" w:color="auto" w:fill="FFFFFF"/>
              </w:rPr>
              <w:t>grant_type</w:t>
            </w:r>
            <w:proofErr w:type="spellEnd"/>
          </w:p>
        </w:tc>
        <w:tc>
          <w:tcPr>
            <w:tcW w:w="2451" w:type="dxa"/>
          </w:tcPr>
          <w:p w14:paraId="26E98A25" w14:textId="009468F5" w:rsidR="00396D5A" w:rsidRPr="007E5660" w:rsidRDefault="00396D5A" w:rsidP="0052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M</w:t>
            </w:r>
          </w:p>
        </w:tc>
        <w:tc>
          <w:tcPr>
            <w:tcW w:w="1964" w:type="dxa"/>
            <w:gridSpan w:val="3"/>
          </w:tcPr>
          <w:p w14:paraId="68656E54" w14:textId="588B36F9" w:rsidR="00396D5A" w:rsidRPr="007E5660" w:rsidRDefault="00396D5A" w:rsidP="0052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string</w:t>
            </w:r>
          </w:p>
        </w:tc>
        <w:tc>
          <w:tcPr>
            <w:tcW w:w="2925" w:type="dxa"/>
          </w:tcPr>
          <w:p w14:paraId="164671E5" w14:textId="724B435B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Di </w:t>
            </w:r>
            <w:proofErr w:type="spellStart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isi</w:t>
            </w:r>
            <w:proofErr w:type="spellEnd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dengan</w:t>
            </w:r>
            <w:proofErr w:type="spellEnd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“</w:t>
            </w:r>
            <w:proofErr w:type="spellStart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client_credentials</w:t>
            </w:r>
            <w:proofErr w:type="spellEnd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”</w:t>
            </w:r>
          </w:p>
        </w:tc>
      </w:tr>
      <w:tr w:rsidR="00396D5A" w:rsidRPr="007E5660" w14:paraId="59790C34" w14:textId="77777777" w:rsidTr="00396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4" w:type="dxa"/>
          </w:tcPr>
          <w:p w14:paraId="2A63FDBC" w14:textId="77777777" w:rsidR="00396D5A" w:rsidRPr="007E5660" w:rsidRDefault="00396D5A" w:rsidP="005210F2">
            <w:pPr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2451" w:type="dxa"/>
          </w:tcPr>
          <w:p w14:paraId="5909E22C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1964" w:type="dxa"/>
            <w:gridSpan w:val="3"/>
          </w:tcPr>
          <w:p w14:paraId="6B3699C2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2925" w:type="dxa"/>
          </w:tcPr>
          <w:p w14:paraId="28B59745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</w:p>
        </w:tc>
      </w:tr>
      <w:tr w:rsidR="00396D5A" w:rsidRPr="007E5660" w14:paraId="6ECD993B" w14:textId="77777777" w:rsidTr="00396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4" w:type="dxa"/>
          </w:tcPr>
          <w:p w14:paraId="44D30489" w14:textId="77777777" w:rsidR="00396D5A" w:rsidRPr="007E5660" w:rsidRDefault="00396D5A" w:rsidP="005210F2">
            <w:pPr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>Field</w:t>
            </w:r>
          </w:p>
        </w:tc>
        <w:tc>
          <w:tcPr>
            <w:tcW w:w="2451" w:type="dxa"/>
          </w:tcPr>
          <w:p w14:paraId="6E61DC33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1964" w:type="dxa"/>
            <w:gridSpan w:val="3"/>
          </w:tcPr>
          <w:p w14:paraId="3B4987F7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>Format</w:t>
            </w:r>
          </w:p>
        </w:tc>
        <w:tc>
          <w:tcPr>
            <w:tcW w:w="2925" w:type="dxa"/>
          </w:tcPr>
          <w:p w14:paraId="0EF1D6E4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Deskripsi</w:t>
            </w:r>
            <w:proofErr w:type="spellEnd"/>
          </w:p>
        </w:tc>
      </w:tr>
      <w:tr w:rsidR="00396D5A" w:rsidRPr="007E5660" w14:paraId="666E8A41" w14:textId="77777777" w:rsidTr="00396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4" w:type="dxa"/>
          </w:tcPr>
          <w:p w14:paraId="607C534F" w14:textId="77777777" w:rsidR="00396D5A" w:rsidRPr="007E5660" w:rsidRDefault="00396D5A" w:rsidP="005210F2">
            <w:pPr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>access_token</w:t>
            </w:r>
            <w:proofErr w:type="spellEnd"/>
          </w:p>
        </w:tc>
        <w:tc>
          <w:tcPr>
            <w:tcW w:w="2451" w:type="dxa"/>
          </w:tcPr>
          <w:p w14:paraId="1C94E6AD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>M</w:t>
            </w:r>
          </w:p>
        </w:tc>
        <w:tc>
          <w:tcPr>
            <w:tcW w:w="1964" w:type="dxa"/>
            <w:gridSpan w:val="3"/>
          </w:tcPr>
          <w:p w14:paraId="176240AF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gramStart"/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>String(</w:t>
            </w:r>
            <w:proofErr w:type="gramEnd"/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>64)</w:t>
            </w:r>
          </w:p>
        </w:tc>
        <w:tc>
          <w:tcPr>
            <w:tcW w:w="2925" w:type="dxa"/>
          </w:tcPr>
          <w:p w14:paraId="2F583824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 xml:space="preserve">Nilai token </w:t>
            </w:r>
          </w:p>
        </w:tc>
      </w:tr>
      <w:tr w:rsidR="00396D5A" w:rsidRPr="007E5660" w14:paraId="5BCA1586" w14:textId="77777777" w:rsidTr="00396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4" w:type="dxa"/>
          </w:tcPr>
          <w:p w14:paraId="39BABCE6" w14:textId="77777777" w:rsidR="00396D5A" w:rsidRPr="007E5660" w:rsidRDefault="00396D5A" w:rsidP="005210F2">
            <w:pPr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  <w:proofErr w:type="spellStart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>token_type</w:t>
            </w:r>
            <w:proofErr w:type="spellEnd"/>
          </w:p>
        </w:tc>
        <w:tc>
          <w:tcPr>
            <w:tcW w:w="2451" w:type="dxa"/>
          </w:tcPr>
          <w:p w14:paraId="4BEDA2DD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>M</w:t>
            </w:r>
          </w:p>
        </w:tc>
        <w:tc>
          <w:tcPr>
            <w:tcW w:w="1964" w:type="dxa"/>
            <w:gridSpan w:val="3"/>
          </w:tcPr>
          <w:p w14:paraId="768DD3EB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>String (6)</w:t>
            </w:r>
          </w:p>
        </w:tc>
        <w:tc>
          <w:tcPr>
            <w:tcW w:w="2925" w:type="dxa"/>
          </w:tcPr>
          <w:p w14:paraId="3A07E432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>Tipe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 xml:space="preserve"> Authorization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>untuk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>trx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 xml:space="preserve"> Bearer</w:t>
            </w:r>
          </w:p>
        </w:tc>
      </w:tr>
      <w:tr w:rsidR="00396D5A" w:rsidRPr="007E5660" w14:paraId="0FF56FE4" w14:textId="77777777" w:rsidTr="00396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4" w:type="dxa"/>
          </w:tcPr>
          <w:p w14:paraId="72A89AD5" w14:textId="77777777" w:rsidR="00396D5A" w:rsidRPr="007E5660" w:rsidRDefault="00396D5A" w:rsidP="005210F2">
            <w:pPr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  <w:proofErr w:type="spellStart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>expires_in</w:t>
            </w:r>
            <w:proofErr w:type="spellEnd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 xml:space="preserve"> </w:t>
            </w:r>
          </w:p>
        </w:tc>
        <w:tc>
          <w:tcPr>
            <w:tcW w:w="2451" w:type="dxa"/>
          </w:tcPr>
          <w:p w14:paraId="4948BF76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>M</w:t>
            </w:r>
          </w:p>
        </w:tc>
        <w:tc>
          <w:tcPr>
            <w:tcW w:w="1964" w:type="dxa"/>
            <w:gridSpan w:val="3"/>
          </w:tcPr>
          <w:p w14:paraId="06E5E2DE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gramStart"/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>Int(</w:t>
            </w:r>
            <w:proofErr w:type="gramEnd"/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>10)</w:t>
            </w:r>
          </w:p>
        </w:tc>
        <w:tc>
          <w:tcPr>
            <w:tcW w:w="2925" w:type="dxa"/>
          </w:tcPr>
          <w:p w14:paraId="3C3D1FB0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 xml:space="preserve">Lama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>waktu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 xml:space="preserve"> Expire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>dalam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>detik</w:t>
            </w:r>
            <w:proofErr w:type="spellEnd"/>
          </w:p>
        </w:tc>
      </w:tr>
    </w:tbl>
    <w:p w14:paraId="28D63CE2" w14:textId="77777777" w:rsidR="00676689" w:rsidRPr="007E5660" w:rsidRDefault="00676689" w:rsidP="00676689">
      <w:pPr>
        <w:rPr>
          <w:rFonts w:ascii="Arial" w:hAnsi="Arial" w:cs="Arial"/>
          <w:sz w:val="20"/>
          <w:szCs w:val="20"/>
          <w:lang w:val="en-GB"/>
        </w:rPr>
      </w:pPr>
    </w:p>
    <w:p w14:paraId="215AD3E1" w14:textId="16DAD598" w:rsidR="00676689" w:rsidRDefault="00676689" w:rsidP="00676689">
      <w:pPr>
        <w:rPr>
          <w:rFonts w:ascii="Arial" w:hAnsi="Arial" w:cs="Arial"/>
          <w:lang w:val="en-GB"/>
        </w:rPr>
      </w:pPr>
    </w:p>
    <w:p w14:paraId="79881CC2" w14:textId="77777777" w:rsidR="007E5660" w:rsidRPr="00385219" w:rsidRDefault="007E5660" w:rsidP="00676689">
      <w:pPr>
        <w:rPr>
          <w:rFonts w:ascii="Arial" w:hAnsi="Arial" w:cs="Arial"/>
          <w:lang w:val="en-GB"/>
        </w:rPr>
      </w:pPr>
    </w:p>
    <w:p w14:paraId="2B74BC95" w14:textId="6C9C00CE" w:rsidR="00396D5A" w:rsidRPr="00385219" w:rsidRDefault="00396D5A">
      <w:pPr>
        <w:pStyle w:val="ListParagraph"/>
        <w:numPr>
          <w:ilvl w:val="0"/>
          <w:numId w:val="12"/>
        </w:numPr>
        <w:rPr>
          <w:rFonts w:cs="Arial"/>
        </w:rPr>
      </w:pPr>
      <w:r w:rsidRPr="00385219">
        <w:rPr>
          <w:rFonts w:cs="Arial"/>
          <w:lang w:val="en-US"/>
        </w:rPr>
        <w:t>Header Request</w:t>
      </w:r>
    </w:p>
    <w:p w14:paraId="2C9E2D2D" w14:textId="1A9BD2B1" w:rsidR="00396D5A" w:rsidRPr="00385219" w:rsidRDefault="00396D5A" w:rsidP="00396D5A">
      <w:pPr>
        <w:pStyle w:val="ListParagraph"/>
        <w:ind w:left="432"/>
        <w:rPr>
          <w:rFonts w:cs="Arial"/>
        </w:rPr>
      </w:pPr>
      <w:proofErr w:type="spellStart"/>
      <w:r w:rsidRPr="00385219">
        <w:rPr>
          <w:rFonts w:cs="Arial"/>
        </w:rPr>
        <w:lastRenderedPageBreak/>
        <w:t>Header</w:t>
      </w:r>
      <w:proofErr w:type="spellEnd"/>
      <w:r w:rsidRPr="00385219">
        <w:rPr>
          <w:rFonts w:cs="Arial"/>
          <w:lang w:val="en-US"/>
        </w:rPr>
        <w:t xml:space="preserve"> Request</w:t>
      </w:r>
      <w:r w:rsidRPr="00385219">
        <w:rPr>
          <w:rFonts w:cs="Arial"/>
        </w:rPr>
        <w:t xml:space="preserve"> adalah HTTP </w:t>
      </w:r>
      <w:proofErr w:type="spellStart"/>
      <w:r w:rsidRPr="00385219">
        <w:rPr>
          <w:rFonts w:cs="Arial"/>
        </w:rPr>
        <w:t>Header</w:t>
      </w:r>
      <w:proofErr w:type="spellEnd"/>
      <w:r w:rsidRPr="00385219">
        <w:rPr>
          <w:rFonts w:cs="Arial"/>
        </w:rPr>
        <w:t xml:space="preserve"> </w:t>
      </w:r>
      <w:proofErr w:type="spellStart"/>
      <w:r w:rsidRPr="00385219">
        <w:rPr>
          <w:rFonts w:cs="Arial"/>
        </w:rPr>
        <w:t>request</w:t>
      </w:r>
      <w:proofErr w:type="spellEnd"/>
      <w:r w:rsidRPr="00385219">
        <w:rPr>
          <w:rFonts w:cs="Arial"/>
        </w:rPr>
        <w:t xml:space="preserve"> </w:t>
      </w:r>
      <w:proofErr w:type="spellStart"/>
      <w:r w:rsidRPr="00385219">
        <w:rPr>
          <w:rFonts w:cs="Arial"/>
        </w:rPr>
        <w:t>yg</w:t>
      </w:r>
      <w:proofErr w:type="spellEnd"/>
      <w:r w:rsidRPr="00385219">
        <w:rPr>
          <w:rFonts w:cs="Arial"/>
        </w:rPr>
        <w:t xml:space="preserve"> harus di sertakan saat mengirimkan </w:t>
      </w:r>
      <w:proofErr w:type="spellStart"/>
      <w:r w:rsidRPr="00385219">
        <w:rPr>
          <w:rFonts w:cs="Arial"/>
        </w:rPr>
        <w:t>Request</w:t>
      </w:r>
      <w:proofErr w:type="spellEnd"/>
      <w:r w:rsidRPr="00385219">
        <w:rPr>
          <w:rFonts w:cs="Arial"/>
        </w:rPr>
        <w:t xml:space="preserve"> transaksi ke api </w:t>
      </w:r>
      <w:proofErr w:type="spellStart"/>
      <w:r w:rsidRPr="00385219">
        <w:rPr>
          <w:rFonts w:cs="Arial"/>
        </w:rPr>
        <w:t>bjb</w:t>
      </w:r>
      <w:proofErr w:type="spellEnd"/>
      <w:r w:rsidRPr="00385219">
        <w:rPr>
          <w:rFonts w:cs="Arial"/>
        </w:rPr>
        <w:t xml:space="preserve"> </w:t>
      </w:r>
      <w:proofErr w:type="spellStart"/>
      <w:r w:rsidRPr="00385219">
        <w:rPr>
          <w:rFonts w:cs="Arial"/>
        </w:rPr>
        <w:t>va</w:t>
      </w:r>
      <w:proofErr w:type="spellEnd"/>
      <w:r w:rsidRPr="00385219">
        <w:rPr>
          <w:rFonts w:cs="Arial"/>
        </w:rPr>
        <w:t xml:space="preserve"> (selain </w:t>
      </w:r>
      <w:proofErr w:type="spellStart"/>
      <w:r w:rsidRPr="00385219">
        <w:rPr>
          <w:rFonts w:cs="Arial"/>
        </w:rPr>
        <w:t>generate</w:t>
      </w:r>
      <w:proofErr w:type="spellEnd"/>
      <w:r w:rsidRPr="00385219">
        <w:rPr>
          <w:rFonts w:cs="Arial"/>
        </w:rPr>
        <w:t xml:space="preserve"> </w:t>
      </w:r>
      <w:proofErr w:type="spellStart"/>
      <w:r w:rsidRPr="00385219">
        <w:rPr>
          <w:rFonts w:cs="Arial"/>
        </w:rPr>
        <w:t>token</w:t>
      </w:r>
      <w:proofErr w:type="spellEnd"/>
      <w:r w:rsidRPr="00385219">
        <w:rPr>
          <w:rFonts w:cs="Arial"/>
        </w:rPr>
        <w:t>)</w:t>
      </w:r>
    </w:p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1134"/>
        <w:gridCol w:w="1701"/>
        <w:gridCol w:w="4211"/>
      </w:tblGrid>
      <w:tr w:rsidR="005210F2" w:rsidRPr="00385219" w14:paraId="04140A82" w14:textId="77777777" w:rsidTr="005210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1028ADE" w14:textId="77777777" w:rsidR="00396D5A" w:rsidRPr="007E5660" w:rsidRDefault="00396D5A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Field</w:t>
            </w:r>
          </w:p>
        </w:tc>
        <w:tc>
          <w:tcPr>
            <w:tcW w:w="1134" w:type="dxa"/>
          </w:tcPr>
          <w:p w14:paraId="19964223" w14:textId="6A36119B" w:rsidR="00396D5A" w:rsidRPr="007E5660" w:rsidRDefault="00396D5A" w:rsidP="005210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Mandatory</w:t>
            </w:r>
          </w:p>
        </w:tc>
        <w:tc>
          <w:tcPr>
            <w:tcW w:w="1701" w:type="dxa"/>
          </w:tcPr>
          <w:p w14:paraId="34740A3D" w14:textId="77777777" w:rsidR="00396D5A" w:rsidRPr="007E5660" w:rsidRDefault="00396D5A" w:rsidP="005210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Format</w:t>
            </w:r>
          </w:p>
        </w:tc>
        <w:tc>
          <w:tcPr>
            <w:tcW w:w="4211" w:type="dxa"/>
          </w:tcPr>
          <w:p w14:paraId="62B9919C" w14:textId="77777777" w:rsidR="00396D5A" w:rsidRPr="007E5660" w:rsidRDefault="00396D5A" w:rsidP="005210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Deskripsi</w:t>
            </w:r>
            <w:proofErr w:type="spellEnd"/>
          </w:p>
        </w:tc>
      </w:tr>
      <w:tr w:rsidR="005210F2" w:rsidRPr="00385219" w14:paraId="72638ABD" w14:textId="77777777" w:rsidTr="005210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FE3C1DF" w14:textId="7E42453D" w:rsidR="00396D5A" w:rsidRPr="007E5660" w:rsidRDefault="00396D5A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BJB-TIMESTAMP</w:t>
            </w:r>
          </w:p>
        </w:tc>
        <w:tc>
          <w:tcPr>
            <w:tcW w:w="1134" w:type="dxa"/>
          </w:tcPr>
          <w:p w14:paraId="2F9134AC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701" w:type="dxa"/>
          </w:tcPr>
          <w:p w14:paraId="709E67D9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211" w:type="dxa"/>
          </w:tcPr>
          <w:p w14:paraId="0802E6F9" w14:textId="77777777" w:rsidR="00396D5A" w:rsidRPr="007E5660" w:rsidRDefault="00396D5A" w:rsidP="005210F2">
            <w:pPr>
              <w:shd w:val="clear" w:color="auto" w:fill="FFFFF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eastAsia="en-ID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Time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dalam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format ISO-8601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Timezone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cth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Pr="007E5660">
              <w:rPr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2022</w:t>
            </w:r>
            <w:r w:rsidRPr="007E5660">
              <w:rPr>
                <w:rFonts w:ascii="Arial" w:hAnsi="Arial" w:cs="Arial"/>
                <w:color w:val="000000" w:themeColor="text1"/>
                <w:sz w:val="20"/>
                <w:szCs w:val="20"/>
                <w:lang w:eastAsia="en-ID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-04-15T22:33:05+07:00</w:t>
            </w:r>
          </w:p>
        </w:tc>
      </w:tr>
      <w:tr w:rsidR="005210F2" w:rsidRPr="00385219" w14:paraId="10AD868C" w14:textId="77777777" w:rsidTr="005210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FCE5BE9" w14:textId="69499AB3" w:rsidR="00396D5A" w:rsidRPr="007E5660" w:rsidRDefault="00396D5A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BJB-SIGNATURE</w:t>
            </w:r>
          </w:p>
        </w:tc>
        <w:tc>
          <w:tcPr>
            <w:tcW w:w="1134" w:type="dxa"/>
          </w:tcPr>
          <w:p w14:paraId="5AA8DF2C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701" w:type="dxa"/>
          </w:tcPr>
          <w:p w14:paraId="1B86799F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211" w:type="dxa"/>
          </w:tcPr>
          <w:p w14:paraId="340D588C" w14:textId="77777777" w:rsidR="009E5E96" w:rsidRPr="007E5660" w:rsidRDefault="009E5E96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Signature</w:t>
            </w:r>
          </w:p>
          <w:p w14:paraId="7F0AD05E" w14:textId="77777777" w:rsidR="009E5E96" w:rsidRPr="007E5660" w:rsidRDefault="009E5E96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  <w:p w14:paraId="5CE89A5C" w14:textId="77777777" w:rsidR="009E5E96" w:rsidRPr="007E5660" w:rsidRDefault="009E5E96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HMACSHA256 Hash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menggunakan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client_secret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pada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kombinasi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path, http method, token, timestamp dan body</w:t>
            </w:r>
          </w:p>
          <w:p w14:paraId="6276B122" w14:textId="77777777" w:rsidR="009E5E96" w:rsidRPr="007E5660" w:rsidRDefault="009E5E96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  <w:p w14:paraId="7E764CE6" w14:textId="77777777" w:rsidR="009E5E96" w:rsidRPr="007E5660" w:rsidRDefault="009E5E96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Contoh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(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create billing):</w:t>
            </w:r>
          </w:p>
          <w:p w14:paraId="1B7114CF" w14:textId="77777777" w:rsidR="009E5E96" w:rsidRPr="007E5660" w:rsidRDefault="009E5E96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- path = /billing</w:t>
            </w:r>
          </w:p>
          <w:p w14:paraId="5C380969" w14:textId="77777777" w:rsidR="009E5E96" w:rsidRPr="007E5660" w:rsidRDefault="009E5E96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- method = POST</w:t>
            </w:r>
          </w:p>
          <w:p w14:paraId="6CCDF488" w14:textId="77777777" w:rsidR="009E5E96" w:rsidRPr="007E5660" w:rsidRDefault="009E5E96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- token = aZ-S_D4jPtD5hCbsjwoj2AaXjbNpxqgq3F8U0mPkmuQ</w:t>
            </w:r>
          </w:p>
          <w:p w14:paraId="342AFB1F" w14:textId="77777777" w:rsidR="009E5E96" w:rsidRPr="007E5660" w:rsidRDefault="009E5E96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- timestamp: 1580375822</w:t>
            </w:r>
          </w:p>
          <w:p w14:paraId="6FF09586" w14:textId="77777777" w:rsidR="009E5E96" w:rsidRPr="007E5660" w:rsidRDefault="009E5E96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- body = {“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client_id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”: “1234”}</w:t>
            </w:r>
          </w:p>
          <w:p w14:paraId="7BA51788" w14:textId="77777777" w:rsidR="009E5E96" w:rsidRPr="007E5660" w:rsidRDefault="009E5E96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  <w:p w14:paraId="0784C54E" w14:textId="77777777" w:rsidR="009E5E96" w:rsidRPr="007E5660" w:rsidRDefault="009E5E96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Base Signature:</w:t>
            </w:r>
          </w:p>
          <w:p w14:paraId="0B91EF6C" w14:textId="77777777" w:rsidR="009E5E96" w:rsidRPr="007E5660" w:rsidRDefault="009E5E96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path=/billing&amp;method=POST&amp;token=aZ-S_D4jPtD5hCbsjwoj2AaXjbNpxqgq3F8U0mPkmuQ&amp;timestamp=1580375822&amp;body={“client_id”: “1234”}</w:t>
            </w:r>
          </w:p>
          <w:p w14:paraId="789AAA8B" w14:textId="77777777" w:rsidR="009E5E96" w:rsidRPr="007E5660" w:rsidRDefault="009E5E96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  <w:p w14:paraId="608D8C0F" w14:textId="77777777" w:rsidR="009E5E96" w:rsidRPr="007E5660" w:rsidRDefault="009E5E96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Signature (HMACSHA256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menggunakan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client_secret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):</w:t>
            </w:r>
          </w:p>
          <w:p w14:paraId="10F48C0D" w14:textId="3142F524" w:rsidR="00396D5A" w:rsidRPr="007E5660" w:rsidRDefault="009E5E96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OC5Sxwnv56vymE-FW_bn2zmx0Hwq7WG6QkeyI9UiL00</w:t>
            </w:r>
          </w:p>
        </w:tc>
      </w:tr>
      <w:tr w:rsidR="005210F2" w:rsidRPr="00385219" w14:paraId="00B684B0" w14:textId="77777777" w:rsidTr="005210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C0F68B2" w14:textId="7683626A" w:rsidR="00396D5A" w:rsidRPr="007E5660" w:rsidRDefault="00396D5A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BJB-DEVICE-ID</w:t>
            </w:r>
          </w:p>
        </w:tc>
        <w:tc>
          <w:tcPr>
            <w:tcW w:w="1134" w:type="dxa"/>
          </w:tcPr>
          <w:p w14:paraId="26306B94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701" w:type="dxa"/>
          </w:tcPr>
          <w:p w14:paraId="2A9BCA6F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211" w:type="dxa"/>
          </w:tcPr>
          <w:p w14:paraId="35B1CA9C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Device-ID</w:t>
            </w:r>
          </w:p>
        </w:tc>
      </w:tr>
      <w:tr w:rsidR="005210F2" w:rsidRPr="00385219" w14:paraId="1B000F17" w14:textId="77777777" w:rsidTr="005210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50D0862" w14:textId="77777777" w:rsidR="00396D5A" w:rsidRPr="007E5660" w:rsidRDefault="00396D5A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CHANNEL-ID</w:t>
            </w:r>
          </w:p>
        </w:tc>
        <w:tc>
          <w:tcPr>
            <w:tcW w:w="1134" w:type="dxa"/>
          </w:tcPr>
          <w:p w14:paraId="10079D81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701" w:type="dxa"/>
          </w:tcPr>
          <w:p w14:paraId="0F320D4C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211" w:type="dxa"/>
          </w:tcPr>
          <w:p w14:paraId="0E34CF44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Channel type</w:t>
            </w:r>
          </w:p>
        </w:tc>
      </w:tr>
      <w:tr w:rsidR="005210F2" w:rsidRPr="00385219" w14:paraId="3FDD6296" w14:textId="77777777" w:rsidTr="005210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C4F9F59" w14:textId="6512ED42" w:rsidR="00396D5A" w:rsidRPr="007E5660" w:rsidRDefault="00396D5A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BJB-IP-CLIENT</w:t>
            </w:r>
          </w:p>
        </w:tc>
        <w:tc>
          <w:tcPr>
            <w:tcW w:w="1134" w:type="dxa"/>
          </w:tcPr>
          <w:p w14:paraId="45A109CD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701" w:type="dxa"/>
          </w:tcPr>
          <w:p w14:paraId="4E01C9AD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211" w:type="dxa"/>
          </w:tcPr>
          <w:p w14:paraId="35A2C146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IP client</w:t>
            </w:r>
          </w:p>
        </w:tc>
      </w:tr>
      <w:tr w:rsidR="005210F2" w:rsidRPr="00385219" w14:paraId="6C6396F6" w14:textId="77777777" w:rsidTr="005210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B1BEB43" w14:textId="13BE94A3" w:rsidR="00396D5A" w:rsidRPr="007E5660" w:rsidRDefault="00396D5A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BJB-LATITUDE</w:t>
            </w:r>
          </w:p>
        </w:tc>
        <w:tc>
          <w:tcPr>
            <w:tcW w:w="1134" w:type="dxa"/>
          </w:tcPr>
          <w:p w14:paraId="691D29DA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701" w:type="dxa"/>
          </w:tcPr>
          <w:p w14:paraId="1EDB7919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211" w:type="dxa"/>
          </w:tcPr>
          <w:p w14:paraId="64C172F2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Latitude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koordinat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peta</w:t>
            </w:r>
            <w:proofErr w:type="spellEnd"/>
          </w:p>
        </w:tc>
      </w:tr>
      <w:tr w:rsidR="005210F2" w:rsidRPr="00385219" w14:paraId="7FC3BCE3" w14:textId="77777777" w:rsidTr="005210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3A34E88" w14:textId="5B7A49AC" w:rsidR="00396D5A" w:rsidRPr="007E5660" w:rsidRDefault="00396D5A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BJB-LONGITUDE</w:t>
            </w:r>
          </w:p>
        </w:tc>
        <w:tc>
          <w:tcPr>
            <w:tcW w:w="1134" w:type="dxa"/>
          </w:tcPr>
          <w:p w14:paraId="6B089849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701" w:type="dxa"/>
          </w:tcPr>
          <w:p w14:paraId="43C72367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211" w:type="dxa"/>
          </w:tcPr>
          <w:p w14:paraId="49A5FC10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Longitude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koordinat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peta</w:t>
            </w:r>
            <w:proofErr w:type="spellEnd"/>
          </w:p>
        </w:tc>
      </w:tr>
      <w:tr w:rsidR="005210F2" w:rsidRPr="00385219" w14:paraId="03D6ACFB" w14:textId="77777777" w:rsidTr="005210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CD87470" w14:textId="77777777" w:rsidR="00396D5A" w:rsidRPr="007E5660" w:rsidRDefault="00396D5A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Content-Type</w:t>
            </w:r>
          </w:p>
        </w:tc>
        <w:tc>
          <w:tcPr>
            <w:tcW w:w="1134" w:type="dxa"/>
          </w:tcPr>
          <w:p w14:paraId="46F7E5EC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701" w:type="dxa"/>
          </w:tcPr>
          <w:p w14:paraId="2F3C64AE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211" w:type="dxa"/>
          </w:tcPr>
          <w:p w14:paraId="3AEF27CD" w14:textId="2E109E1B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Application/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json</w:t>
            </w:r>
            <w:proofErr w:type="spellEnd"/>
          </w:p>
        </w:tc>
      </w:tr>
      <w:tr w:rsidR="005210F2" w:rsidRPr="00385219" w14:paraId="737AFE76" w14:textId="77777777" w:rsidTr="005210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DB6D3ED" w14:textId="77777777" w:rsidR="00396D5A" w:rsidRPr="007E5660" w:rsidRDefault="00396D5A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Authorization</w:t>
            </w:r>
          </w:p>
        </w:tc>
        <w:tc>
          <w:tcPr>
            <w:tcW w:w="1134" w:type="dxa"/>
          </w:tcPr>
          <w:p w14:paraId="49ED1485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701" w:type="dxa"/>
          </w:tcPr>
          <w:p w14:paraId="273921F6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211" w:type="dxa"/>
          </w:tcPr>
          <w:p w14:paraId="55D8A691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Bearer Token</w:t>
            </w:r>
          </w:p>
        </w:tc>
      </w:tr>
    </w:tbl>
    <w:p w14:paraId="37D7D5D3" w14:textId="77777777" w:rsidR="00396D5A" w:rsidRPr="00385219" w:rsidRDefault="00396D5A" w:rsidP="008C4F0A">
      <w:pPr>
        <w:pStyle w:val="ListParagraph"/>
        <w:tabs>
          <w:tab w:val="left" w:pos="0"/>
        </w:tabs>
        <w:ind w:left="0"/>
        <w:rPr>
          <w:rFonts w:cs="Arial"/>
        </w:rPr>
      </w:pPr>
    </w:p>
    <w:p w14:paraId="61C56789" w14:textId="07D69E57" w:rsidR="008578AC" w:rsidRPr="007E5660" w:rsidRDefault="008578AC">
      <w:pPr>
        <w:pStyle w:val="Heading3"/>
        <w:numPr>
          <w:ilvl w:val="2"/>
          <w:numId w:val="8"/>
        </w:numPr>
        <w:tabs>
          <w:tab w:val="left" w:pos="0"/>
        </w:tabs>
        <w:ind w:left="709"/>
        <w:rPr>
          <w:rFonts w:cs="Arial"/>
          <w:sz w:val="22"/>
        </w:rPr>
      </w:pPr>
      <w:bookmarkStart w:id="82" w:name="_Toc123889703"/>
      <w:proofErr w:type="spellStart"/>
      <w:r w:rsidRPr="007E5660">
        <w:rPr>
          <w:rFonts w:cs="Arial"/>
          <w:sz w:val="22"/>
        </w:rPr>
        <w:t>Inquiry</w:t>
      </w:r>
      <w:proofErr w:type="spellEnd"/>
      <w:r w:rsidRPr="007E5660">
        <w:rPr>
          <w:rFonts w:cs="Arial"/>
          <w:sz w:val="22"/>
        </w:rPr>
        <w:t xml:space="preserve"> </w:t>
      </w:r>
      <w:proofErr w:type="spellStart"/>
      <w:r w:rsidRPr="007E5660">
        <w:rPr>
          <w:rFonts w:cs="Arial"/>
          <w:sz w:val="22"/>
        </w:rPr>
        <w:t>Payment</w:t>
      </w:r>
      <w:bookmarkEnd w:id="82"/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64"/>
        <w:gridCol w:w="7"/>
        <w:gridCol w:w="2430"/>
        <w:gridCol w:w="1298"/>
        <w:gridCol w:w="1084"/>
        <w:gridCol w:w="4368"/>
      </w:tblGrid>
      <w:tr w:rsidR="000E1D7A" w:rsidRPr="00385219" w14:paraId="588CE674" w14:textId="77777777" w:rsidTr="008C4F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gridSpan w:val="3"/>
          </w:tcPr>
          <w:p w14:paraId="0613D34B" w14:textId="77777777" w:rsidR="008578AC" w:rsidRPr="007E5660" w:rsidRDefault="008578AC" w:rsidP="007D4A64">
            <w:pPr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URL</w:t>
            </w:r>
          </w:p>
        </w:tc>
        <w:tc>
          <w:tcPr>
            <w:tcW w:w="6716" w:type="dxa"/>
            <w:gridSpan w:val="3"/>
          </w:tcPr>
          <w:p w14:paraId="419DA9EE" w14:textId="71979338" w:rsidR="008578AC" w:rsidRPr="007E5660" w:rsidRDefault="008578AC" w:rsidP="007D4A64">
            <w:pPr>
              <w:pStyle w:val="NormalWeb"/>
              <w:shd w:val="clear" w:color="auto" w:fill="FFFFFF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{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baseURL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}/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bjb-</w:t>
            </w:r>
            <w:r w:rsidR="00385219" w:rsidRPr="007E5660">
              <w:rPr>
                <w:rFonts w:ascii="Arial" w:hAnsi="Arial" w:cs="Arial"/>
                <w:sz w:val="20"/>
                <w:szCs w:val="20"/>
              </w:rPr>
              <w:t>va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/inquiry-payment</w:t>
            </w:r>
          </w:p>
        </w:tc>
      </w:tr>
      <w:tr w:rsidR="000E1D7A" w:rsidRPr="00385219" w14:paraId="10550A67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gridSpan w:val="3"/>
          </w:tcPr>
          <w:p w14:paraId="3071C58F" w14:textId="77777777" w:rsidR="008578AC" w:rsidRPr="007E5660" w:rsidRDefault="008578AC" w:rsidP="007D4A64">
            <w:pPr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Method</w:t>
            </w:r>
          </w:p>
        </w:tc>
        <w:tc>
          <w:tcPr>
            <w:tcW w:w="6716" w:type="dxa"/>
            <w:gridSpan w:val="3"/>
          </w:tcPr>
          <w:p w14:paraId="17B4DB7D" w14:textId="77777777" w:rsidR="008578AC" w:rsidRPr="007E5660" w:rsidRDefault="008578AC" w:rsidP="007D4A64">
            <w:pPr>
              <w:tabs>
                <w:tab w:val="center" w:pos="214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POST</w:t>
            </w:r>
          </w:p>
        </w:tc>
      </w:tr>
      <w:tr w:rsidR="000E1D7A" w:rsidRPr="00385219" w14:paraId="1B10DAE6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gridSpan w:val="3"/>
          </w:tcPr>
          <w:p w14:paraId="297CC98A" w14:textId="77777777" w:rsidR="008578AC" w:rsidRPr="007E5660" w:rsidRDefault="008578AC" w:rsidP="007D4A64">
            <w:pPr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</w:p>
        </w:tc>
        <w:tc>
          <w:tcPr>
            <w:tcW w:w="6716" w:type="dxa"/>
            <w:gridSpan w:val="3"/>
          </w:tcPr>
          <w:p w14:paraId="334C8ED9" w14:textId="77777777" w:rsidR="008578AC" w:rsidRPr="007E5660" w:rsidRDefault="008578AC" w:rsidP="007D4A64">
            <w:pPr>
              <w:tabs>
                <w:tab w:val="center" w:pos="214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</w:p>
        </w:tc>
      </w:tr>
      <w:tr w:rsidR="008578AC" w:rsidRPr="00385219" w14:paraId="547D5988" w14:textId="77777777" w:rsidTr="000B1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1" w:type="dxa"/>
            <w:gridSpan w:val="6"/>
          </w:tcPr>
          <w:p w14:paraId="70AA68A4" w14:textId="77777777" w:rsidR="008578AC" w:rsidRPr="007E5660" w:rsidRDefault="008578AC" w:rsidP="007D4A64">
            <w:pPr>
              <w:tabs>
                <w:tab w:val="center" w:pos="2146"/>
              </w:tabs>
              <w:jc w:val="center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Request header</w:t>
            </w:r>
          </w:p>
        </w:tc>
      </w:tr>
      <w:tr w:rsidR="00A534EB" w:rsidRPr="00385219" w14:paraId="5965CD7C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gridSpan w:val="3"/>
          </w:tcPr>
          <w:p w14:paraId="67E09D48" w14:textId="77777777" w:rsidR="008578AC" w:rsidRPr="007E5660" w:rsidRDefault="008578AC" w:rsidP="007D4A64">
            <w:pPr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Field</w:t>
            </w:r>
          </w:p>
        </w:tc>
        <w:tc>
          <w:tcPr>
            <w:tcW w:w="1309" w:type="dxa"/>
          </w:tcPr>
          <w:p w14:paraId="2EFEBC0F" w14:textId="77777777" w:rsidR="008578AC" w:rsidRPr="007E5660" w:rsidRDefault="008578AC" w:rsidP="007D4A64">
            <w:pPr>
              <w:tabs>
                <w:tab w:val="center" w:pos="214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Mandatory</w:t>
            </w:r>
          </w:p>
        </w:tc>
        <w:tc>
          <w:tcPr>
            <w:tcW w:w="987" w:type="dxa"/>
          </w:tcPr>
          <w:p w14:paraId="7D814A50" w14:textId="77777777" w:rsidR="008578AC" w:rsidRPr="007E5660" w:rsidRDefault="008578AC" w:rsidP="007D4A64">
            <w:pPr>
              <w:tabs>
                <w:tab w:val="center" w:pos="214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Format</w:t>
            </w:r>
          </w:p>
        </w:tc>
        <w:tc>
          <w:tcPr>
            <w:tcW w:w="4420" w:type="dxa"/>
          </w:tcPr>
          <w:p w14:paraId="640CC81C" w14:textId="77777777" w:rsidR="008578AC" w:rsidRPr="007E5660" w:rsidRDefault="008578AC" w:rsidP="007D4A64">
            <w:pPr>
              <w:tabs>
                <w:tab w:val="center" w:pos="214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proofErr w:type="spellStart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Deskripsi</w:t>
            </w:r>
            <w:proofErr w:type="spellEnd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</w:p>
        </w:tc>
      </w:tr>
      <w:tr w:rsidR="00E44B4D" w:rsidRPr="00385219" w14:paraId="52EEFF3D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gridSpan w:val="3"/>
          </w:tcPr>
          <w:p w14:paraId="1BA54B74" w14:textId="679415F5" w:rsidR="00676689" w:rsidRPr="007E5660" w:rsidRDefault="00676689" w:rsidP="007D4A64">
            <w:pPr>
              <w:pStyle w:val="NormalWeb"/>
              <w:shd w:val="clear" w:color="auto" w:fill="FFFFFF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Authorization </w:t>
            </w:r>
          </w:p>
        </w:tc>
        <w:tc>
          <w:tcPr>
            <w:tcW w:w="1309" w:type="dxa"/>
          </w:tcPr>
          <w:p w14:paraId="2F4C5358" w14:textId="371B3DD5" w:rsidR="00676689" w:rsidRPr="007E5660" w:rsidRDefault="00676689" w:rsidP="007D4A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M</w:t>
            </w:r>
          </w:p>
        </w:tc>
        <w:tc>
          <w:tcPr>
            <w:tcW w:w="987" w:type="dxa"/>
          </w:tcPr>
          <w:p w14:paraId="1E262545" w14:textId="1B9CF75A" w:rsidR="00676689" w:rsidRPr="007E5660" w:rsidRDefault="00676689" w:rsidP="007D4A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String</w:t>
            </w:r>
          </w:p>
        </w:tc>
        <w:tc>
          <w:tcPr>
            <w:tcW w:w="4420" w:type="dxa"/>
          </w:tcPr>
          <w:p w14:paraId="38709ACA" w14:textId="2C77D97A" w:rsidR="00676689" w:rsidRPr="007E5660" w:rsidRDefault="00676689" w:rsidP="007D4A64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proofErr w:type="gramStart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Bearer(</w:t>
            </w:r>
            <w:proofErr w:type="gramEnd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Access token </w:t>
            </w:r>
            <w:proofErr w:type="spellStart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bjb-va</w:t>
            </w:r>
            <w:proofErr w:type="spellEnd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client)</w:t>
            </w:r>
          </w:p>
        </w:tc>
      </w:tr>
      <w:tr w:rsidR="00E44B4D" w:rsidRPr="00385219" w14:paraId="719FA671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gridSpan w:val="3"/>
          </w:tcPr>
          <w:p w14:paraId="38986FEC" w14:textId="07C138CA" w:rsidR="00396D5A" w:rsidRPr="007E5660" w:rsidRDefault="00396D5A" w:rsidP="00396D5A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Content-Type</w:t>
            </w:r>
          </w:p>
        </w:tc>
        <w:tc>
          <w:tcPr>
            <w:tcW w:w="1309" w:type="dxa"/>
          </w:tcPr>
          <w:p w14:paraId="4B0A7225" w14:textId="1AAC5090" w:rsidR="00396D5A" w:rsidRPr="007E5660" w:rsidRDefault="00396D5A" w:rsidP="00396D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987" w:type="dxa"/>
          </w:tcPr>
          <w:p w14:paraId="6AC9E53B" w14:textId="5F9B5A1C" w:rsidR="00396D5A" w:rsidRPr="007E5660" w:rsidRDefault="00396D5A" w:rsidP="00396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420" w:type="dxa"/>
          </w:tcPr>
          <w:p w14:paraId="5E6C08EF" w14:textId="65DCCE0B" w:rsidR="00396D5A" w:rsidRPr="007E5660" w:rsidRDefault="00396D5A" w:rsidP="00396D5A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Application/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json</w:t>
            </w:r>
            <w:proofErr w:type="spellEnd"/>
          </w:p>
        </w:tc>
      </w:tr>
      <w:tr w:rsidR="00A534EB" w:rsidRPr="00385219" w14:paraId="1590AC0D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gridSpan w:val="3"/>
          </w:tcPr>
          <w:p w14:paraId="3188FCCB" w14:textId="6F47A059" w:rsidR="00396D5A" w:rsidRPr="007E5660" w:rsidRDefault="00396D5A" w:rsidP="00396D5A">
            <w:pPr>
              <w:pStyle w:val="NormalWeb"/>
              <w:shd w:val="clear" w:color="auto" w:fill="FFFFFF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BJB-TIMESTAMP</w:t>
            </w:r>
          </w:p>
        </w:tc>
        <w:tc>
          <w:tcPr>
            <w:tcW w:w="1309" w:type="dxa"/>
          </w:tcPr>
          <w:p w14:paraId="6F56BD0D" w14:textId="7DA50DFF" w:rsidR="00396D5A" w:rsidRPr="007E5660" w:rsidRDefault="00396D5A" w:rsidP="00396D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987" w:type="dxa"/>
          </w:tcPr>
          <w:p w14:paraId="6D9F9C99" w14:textId="4BD3733A" w:rsidR="00396D5A" w:rsidRPr="007E5660" w:rsidRDefault="00396D5A" w:rsidP="00396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420" w:type="dxa"/>
          </w:tcPr>
          <w:p w14:paraId="1F47839C" w14:textId="181D35CA" w:rsidR="00396D5A" w:rsidRPr="007E5660" w:rsidRDefault="00396D5A" w:rsidP="00396D5A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Time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dalam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format ISO-8601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Timezone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cth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Pr="007E5660">
              <w:rPr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2022</w:t>
            </w:r>
            <w:r w:rsidRPr="007E5660">
              <w:rPr>
                <w:rFonts w:ascii="Arial" w:hAnsi="Arial" w:cs="Arial"/>
                <w:color w:val="000000" w:themeColor="text1"/>
                <w:sz w:val="20"/>
                <w:szCs w:val="20"/>
                <w:lang w:eastAsia="en-ID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-04-15T22:33:05+07:00</w:t>
            </w:r>
          </w:p>
        </w:tc>
      </w:tr>
      <w:tr w:rsidR="00A534EB" w:rsidRPr="00385219" w14:paraId="715B0CAC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gridSpan w:val="3"/>
          </w:tcPr>
          <w:p w14:paraId="2D6CF266" w14:textId="69132BC4" w:rsidR="00396D5A" w:rsidRPr="007E5660" w:rsidRDefault="00396D5A" w:rsidP="00396D5A">
            <w:pPr>
              <w:rPr>
                <w:rFonts w:ascii="Arial" w:hAnsi="Arial" w:cs="Arial"/>
                <w:b w:val="0"/>
                <w:bCs w:val="0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BJB-SIGNATURE</w:t>
            </w:r>
          </w:p>
        </w:tc>
        <w:tc>
          <w:tcPr>
            <w:tcW w:w="1309" w:type="dxa"/>
          </w:tcPr>
          <w:p w14:paraId="479C05C6" w14:textId="7E165C95" w:rsidR="00396D5A" w:rsidRPr="007E5660" w:rsidRDefault="00396D5A" w:rsidP="00396D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987" w:type="dxa"/>
          </w:tcPr>
          <w:p w14:paraId="47966B26" w14:textId="5854CBE8" w:rsidR="00396D5A" w:rsidRPr="007E5660" w:rsidRDefault="00396D5A" w:rsidP="00396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420" w:type="dxa"/>
          </w:tcPr>
          <w:p w14:paraId="49B9A0CF" w14:textId="019C416F" w:rsidR="00396D5A" w:rsidRPr="007E5660" w:rsidRDefault="008C4F0A" w:rsidP="00396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Lihat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bagian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authentifikasi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– Client VA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Bjb</w:t>
            </w:r>
            <w:proofErr w:type="spellEnd"/>
          </w:p>
        </w:tc>
      </w:tr>
      <w:tr w:rsidR="00A534EB" w:rsidRPr="00385219" w14:paraId="25E0AC56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gridSpan w:val="3"/>
          </w:tcPr>
          <w:p w14:paraId="4D021CC4" w14:textId="6A071BEF" w:rsidR="00396D5A" w:rsidRPr="007E5660" w:rsidRDefault="00396D5A" w:rsidP="00396D5A">
            <w:pPr>
              <w:pStyle w:val="NormalWeb"/>
              <w:shd w:val="clear" w:color="auto" w:fill="FFFFFF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BJB-DEVICE-ID</w:t>
            </w:r>
          </w:p>
        </w:tc>
        <w:tc>
          <w:tcPr>
            <w:tcW w:w="1309" w:type="dxa"/>
          </w:tcPr>
          <w:p w14:paraId="651675D3" w14:textId="5928B9B4" w:rsidR="00396D5A" w:rsidRPr="007E5660" w:rsidRDefault="00396D5A" w:rsidP="00396D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987" w:type="dxa"/>
          </w:tcPr>
          <w:p w14:paraId="29B30BB3" w14:textId="7CBDB676" w:rsidR="00396D5A" w:rsidRPr="007E5660" w:rsidRDefault="00396D5A" w:rsidP="00396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420" w:type="dxa"/>
          </w:tcPr>
          <w:p w14:paraId="7D64FA3B" w14:textId="4CB20699" w:rsidR="00396D5A" w:rsidRPr="007E5660" w:rsidRDefault="00396D5A" w:rsidP="00396D5A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Device-ID</w:t>
            </w:r>
          </w:p>
        </w:tc>
      </w:tr>
      <w:tr w:rsidR="00A534EB" w:rsidRPr="00385219" w14:paraId="4FB8F4E8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gridSpan w:val="3"/>
          </w:tcPr>
          <w:p w14:paraId="37401F4F" w14:textId="5348956B" w:rsidR="00396D5A" w:rsidRPr="007E5660" w:rsidRDefault="00354769" w:rsidP="00396D5A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</w:t>
            </w:r>
            <w:r w:rsidR="00396D5A" w:rsidRPr="007E5660">
              <w:rPr>
                <w:rFonts w:ascii="Arial" w:hAnsi="Arial" w:cs="Arial"/>
                <w:sz w:val="20"/>
                <w:szCs w:val="20"/>
              </w:rPr>
              <w:t>CHANNEL-ID</w:t>
            </w:r>
          </w:p>
        </w:tc>
        <w:tc>
          <w:tcPr>
            <w:tcW w:w="1309" w:type="dxa"/>
          </w:tcPr>
          <w:p w14:paraId="31FDD8CA" w14:textId="1BD60CC7" w:rsidR="00396D5A" w:rsidRPr="007E5660" w:rsidRDefault="00396D5A" w:rsidP="00396D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987" w:type="dxa"/>
          </w:tcPr>
          <w:p w14:paraId="727294F9" w14:textId="2006AB93" w:rsidR="00396D5A" w:rsidRPr="007E5660" w:rsidRDefault="00396D5A" w:rsidP="00396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420" w:type="dxa"/>
          </w:tcPr>
          <w:p w14:paraId="30C9FB43" w14:textId="497269E7" w:rsidR="00396D5A" w:rsidRPr="007E5660" w:rsidRDefault="00396D5A" w:rsidP="00396D5A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Channel type</w:t>
            </w:r>
          </w:p>
        </w:tc>
      </w:tr>
      <w:tr w:rsidR="00E44B4D" w:rsidRPr="00385219" w14:paraId="32ABBED9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gridSpan w:val="3"/>
          </w:tcPr>
          <w:p w14:paraId="52F268CA" w14:textId="02937752" w:rsidR="00396D5A" w:rsidRPr="007E5660" w:rsidRDefault="00396D5A" w:rsidP="00396D5A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BJB-IP-CLIENT</w:t>
            </w:r>
          </w:p>
        </w:tc>
        <w:tc>
          <w:tcPr>
            <w:tcW w:w="1309" w:type="dxa"/>
          </w:tcPr>
          <w:p w14:paraId="38AAF5AF" w14:textId="58730252" w:rsidR="00396D5A" w:rsidRPr="007E5660" w:rsidRDefault="00396D5A" w:rsidP="00396D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987" w:type="dxa"/>
          </w:tcPr>
          <w:p w14:paraId="11A00E6C" w14:textId="0AC012D0" w:rsidR="00396D5A" w:rsidRPr="007E5660" w:rsidRDefault="00396D5A" w:rsidP="00396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420" w:type="dxa"/>
          </w:tcPr>
          <w:p w14:paraId="44560287" w14:textId="2BE81702" w:rsidR="00396D5A" w:rsidRPr="007E5660" w:rsidRDefault="00396D5A" w:rsidP="00396D5A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IP client</w:t>
            </w:r>
          </w:p>
        </w:tc>
      </w:tr>
      <w:tr w:rsidR="00E44B4D" w:rsidRPr="00385219" w14:paraId="37F79239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gridSpan w:val="3"/>
          </w:tcPr>
          <w:p w14:paraId="6FEAA289" w14:textId="5DB6E9DD" w:rsidR="00396D5A" w:rsidRPr="007E5660" w:rsidRDefault="00396D5A" w:rsidP="00396D5A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BJB-LATITUDE</w:t>
            </w:r>
          </w:p>
        </w:tc>
        <w:tc>
          <w:tcPr>
            <w:tcW w:w="1309" w:type="dxa"/>
          </w:tcPr>
          <w:p w14:paraId="176A5683" w14:textId="459DE1A0" w:rsidR="00396D5A" w:rsidRPr="007E5660" w:rsidRDefault="00396D5A" w:rsidP="00396D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987" w:type="dxa"/>
          </w:tcPr>
          <w:p w14:paraId="65859310" w14:textId="049B550E" w:rsidR="00396D5A" w:rsidRPr="007E5660" w:rsidRDefault="00396D5A" w:rsidP="00396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420" w:type="dxa"/>
          </w:tcPr>
          <w:p w14:paraId="5067C4D9" w14:textId="586D1FE3" w:rsidR="00396D5A" w:rsidRPr="007E5660" w:rsidRDefault="00396D5A" w:rsidP="00396D5A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Latitude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koordinat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peta</w:t>
            </w:r>
            <w:proofErr w:type="spellEnd"/>
          </w:p>
        </w:tc>
      </w:tr>
      <w:tr w:rsidR="00E44B4D" w:rsidRPr="00385219" w14:paraId="445447E2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gridSpan w:val="3"/>
          </w:tcPr>
          <w:p w14:paraId="27C77CCD" w14:textId="12E4EDFF" w:rsidR="00396D5A" w:rsidRPr="007E5660" w:rsidRDefault="00396D5A" w:rsidP="00396D5A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lastRenderedPageBreak/>
              <w:t>BJB-LONGITUDE</w:t>
            </w:r>
          </w:p>
        </w:tc>
        <w:tc>
          <w:tcPr>
            <w:tcW w:w="1309" w:type="dxa"/>
          </w:tcPr>
          <w:p w14:paraId="2B0B9A1E" w14:textId="389B6ED8" w:rsidR="00396D5A" w:rsidRPr="007E5660" w:rsidRDefault="00396D5A" w:rsidP="00396D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987" w:type="dxa"/>
          </w:tcPr>
          <w:p w14:paraId="77243BF9" w14:textId="738E6FF5" w:rsidR="00396D5A" w:rsidRPr="007E5660" w:rsidRDefault="00396D5A" w:rsidP="00396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420" w:type="dxa"/>
          </w:tcPr>
          <w:p w14:paraId="441DBFCF" w14:textId="0EC63FA5" w:rsidR="00396D5A" w:rsidRPr="007E5660" w:rsidRDefault="00396D5A" w:rsidP="00396D5A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Longitude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koordinat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peta</w:t>
            </w:r>
            <w:proofErr w:type="spellEnd"/>
          </w:p>
        </w:tc>
      </w:tr>
      <w:tr w:rsidR="00396D5A" w:rsidRPr="00385219" w14:paraId="1A4E3D11" w14:textId="77777777" w:rsidTr="000B1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1" w:type="dxa"/>
            <w:gridSpan w:val="6"/>
          </w:tcPr>
          <w:p w14:paraId="4E7FDD01" w14:textId="77777777" w:rsidR="00396D5A" w:rsidRPr="007E5660" w:rsidRDefault="00396D5A" w:rsidP="00396D5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Request Body (JSON)</w:t>
            </w:r>
          </w:p>
        </w:tc>
      </w:tr>
      <w:tr w:rsidR="00C75E5E" w:rsidRPr="00385219" w14:paraId="5A39934D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gridSpan w:val="3"/>
          </w:tcPr>
          <w:p w14:paraId="46897683" w14:textId="77777777" w:rsidR="00396D5A" w:rsidRPr="00754493" w:rsidRDefault="00396D5A" w:rsidP="00396D5A">
            <w:pPr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754493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Field</w:t>
            </w:r>
          </w:p>
        </w:tc>
        <w:tc>
          <w:tcPr>
            <w:tcW w:w="1309" w:type="dxa"/>
          </w:tcPr>
          <w:p w14:paraId="2294686B" w14:textId="2F8BE648" w:rsidR="00396D5A" w:rsidRPr="00754493" w:rsidRDefault="00396D5A" w:rsidP="00396D5A">
            <w:pPr>
              <w:tabs>
                <w:tab w:val="center" w:pos="214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754493">
              <w:rPr>
                <w:rFonts w:ascii="Arial" w:hAnsi="Arial" w:cs="Arial"/>
                <w:b/>
                <w:bCs/>
                <w:color w:val="212121"/>
                <w:sz w:val="20"/>
                <w:szCs w:val="20"/>
                <w:shd w:val="clear" w:color="auto" w:fill="FFFFFF"/>
                <w:lang w:val="en-US"/>
              </w:rPr>
              <w:t>Mandatory</w:t>
            </w:r>
          </w:p>
        </w:tc>
        <w:tc>
          <w:tcPr>
            <w:tcW w:w="987" w:type="dxa"/>
          </w:tcPr>
          <w:p w14:paraId="327688C5" w14:textId="77777777" w:rsidR="00396D5A" w:rsidRPr="00754493" w:rsidRDefault="00396D5A" w:rsidP="00396D5A">
            <w:pPr>
              <w:tabs>
                <w:tab w:val="center" w:pos="214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754493">
              <w:rPr>
                <w:rFonts w:ascii="Arial" w:hAnsi="Arial" w:cs="Arial"/>
                <w:b/>
                <w:bCs/>
                <w:color w:val="212121"/>
                <w:sz w:val="20"/>
                <w:szCs w:val="20"/>
                <w:shd w:val="clear" w:color="auto" w:fill="FFFFFF"/>
                <w:lang w:val="en-US"/>
              </w:rPr>
              <w:t>Format</w:t>
            </w:r>
          </w:p>
        </w:tc>
        <w:tc>
          <w:tcPr>
            <w:tcW w:w="4420" w:type="dxa"/>
          </w:tcPr>
          <w:p w14:paraId="0869B461" w14:textId="77777777" w:rsidR="00396D5A" w:rsidRPr="00754493" w:rsidRDefault="00396D5A" w:rsidP="00396D5A">
            <w:pPr>
              <w:tabs>
                <w:tab w:val="center" w:pos="214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proofErr w:type="spellStart"/>
            <w:r w:rsidRPr="00754493">
              <w:rPr>
                <w:rFonts w:ascii="Arial" w:hAnsi="Arial" w:cs="Arial"/>
                <w:b/>
                <w:bCs/>
                <w:color w:val="212121"/>
                <w:sz w:val="20"/>
                <w:szCs w:val="20"/>
                <w:shd w:val="clear" w:color="auto" w:fill="FFFFFF"/>
                <w:lang w:val="en-US"/>
              </w:rPr>
              <w:t>Deskripsi</w:t>
            </w:r>
            <w:proofErr w:type="spellEnd"/>
          </w:p>
        </w:tc>
      </w:tr>
      <w:tr w:rsidR="00FD5125" w:rsidRPr="00385219" w14:paraId="57AE9525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gridSpan w:val="3"/>
          </w:tcPr>
          <w:p w14:paraId="1C134014" w14:textId="119E6CC9" w:rsidR="00FD5125" w:rsidRPr="007E5660" w:rsidRDefault="00FD5125" w:rsidP="00FD5125">
            <w:pPr>
              <w:pStyle w:val="NormalWeb"/>
              <w:shd w:val="clear" w:color="auto" w:fill="FFFFFF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cin</w:t>
            </w:r>
            <w:proofErr w:type="spellEnd"/>
          </w:p>
        </w:tc>
        <w:tc>
          <w:tcPr>
            <w:tcW w:w="1309" w:type="dxa"/>
          </w:tcPr>
          <w:p w14:paraId="298E0EC4" w14:textId="2490F9D0" w:rsidR="00FD5125" w:rsidRPr="007E5660" w:rsidRDefault="00FD5125" w:rsidP="00CE7E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987" w:type="dxa"/>
          </w:tcPr>
          <w:p w14:paraId="49D94454" w14:textId="26F65C69" w:rsidR="00FD5125" w:rsidRPr="007E5660" w:rsidRDefault="00FD5125" w:rsidP="00CE7E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String</w:t>
            </w:r>
          </w:p>
        </w:tc>
        <w:tc>
          <w:tcPr>
            <w:tcW w:w="4420" w:type="dxa"/>
          </w:tcPr>
          <w:p w14:paraId="4E4106E9" w14:textId="77777777" w:rsidR="00FD5125" w:rsidRPr="007E5660" w:rsidRDefault="00FD5125" w:rsidP="00FD5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Customer Identification Number (CIN) pada BJB </w:t>
            </w:r>
          </w:p>
          <w:p w14:paraId="2F1F1D2A" w14:textId="77777777" w:rsidR="00FD5125" w:rsidRPr="007E5660" w:rsidRDefault="00FD5125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</w:p>
        </w:tc>
      </w:tr>
      <w:tr w:rsidR="00FD5125" w:rsidRPr="00385219" w14:paraId="4E86EF89" w14:textId="77777777" w:rsidTr="00CE7E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gridSpan w:val="3"/>
            <w:shd w:val="clear" w:color="auto" w:fill="5B9BD5" w:themeFill="accent5"/>
          </w:tcPr>
          <w:p w14:paraId="3E059581" w14:textId="14989C7F" w:rsidR="00FD5125" w:rsidRPr="007E5660" w:rsidRDefault="00FD5125" w:rsidP="00CE7E9F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customer_no</w:t>
            </w:r>
            <w:proofErr w:type="spellEnd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</w:t>
            </w:r>
          </w:p>
        </w:tc>
        <w:tc>
          <w:tcPr>
            <w:tcW w:w="1309" w:type="dxa"/>
            <w:shd w:val="clear" w:color="auto" w:fill="5B9BD5" w:themeFill="accent5"/>
          </w:tcPr>
          <w:p w14:paraId="774551CC" w14:textId="3454978B" w:rsidR="00FD5125" w:rsidRPr="007E5660" w:rsidRDefault="00FD5125" w:rsidP="00CE7E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987" w:type="dxa"/>
            <w:shd w:val="clear" w:color="auto" w:fill="5B9BD5" w:themeFill="accent5"/>
          </w:tcPr>
          <w:p w14:paraId="395FFA71" w14:textId="385CCFF9" w:rsidR="00FD5125" w:rsidRPr="007E5660" w:rsidRDefault="00FD5125" w:rsidP="00CE7E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420" w:type="dxa"/>
            <w:shd w:val="clear" w:color="auto" w:fill="5B9BD5" w:themeFill="accent5"/>
          </w:tcPr>
          <w:p w14:paraId="32179A4B" w14:textId="05F24279" w:rsidR="00FD5125" w:rsidRPr="007E5660" w:rsidRDefault="00FD5125" w:rsidP="00CE7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Account Number </w:t>
            </w:r>
          </w:p>
        </w:tc>
      </w:tr>
      <w:tr w:rsidR="00FD5125" w:rsidRPr="00385219" w14:paraId="541BA47F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gridSpan w:val="3"/>
          </w:tcPr>
          <w:p w14:paraId="55D225F7" w14:textId="4065F654" w:rsidR="00FD5125" w:rsidRPr="007E5660" w:rsidRDefault="00FD5125" w:rsidP="00FD5125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virtual_account_no</w:t>
            </w:r>
            <w:proofErr w:type="spellEnd"/>
          </w:p>
          <w:p w14:paraId="67B528EF" w14:textId="77777777" w:rsidR="00FD5125" w:rsidRPr="007E5660" w:rsidRDefault="00FD5125" w:rsidP="00FD5125">
            <w:pPr>
              <w:pStyle w:val="NormalWeb"/>
              <w:shd w:val="clear" w:color="auto" w:fill="FFFFFF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309" w:type="dxa"/>
          </w:tcPr>
          <w:p w14:paraId="2BF03CDB" w14:textId="35D3F77B" w:rsidR="00FD5125" w:rsidRPr="007E5660" w:rsidRDefault="00FD5125" w:rsidP="00CE7E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987" w:type="dxa"/>
          </w:tcPr>
          <w:p w14:paraId="3A5B63D8" w14:textId="70CEF538" w:rsidR="00FD5125" w:rsidRPr="007E5660" w:rsidRDefault="00FD5125" w:rsidP="00CE7E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String</w:t>
            </w:r>
          </w:p>
        </w:tc>
        <w:tc>
          <w:tcPr>
            <w:tcW w:w="4420" w:type="dxa"/>
          </w:tcPr>
          <w:p w14:paraId="5F12177B" w14:textId="5AB57B92" w:rsidR="00FD5125" w:rsidRPr="007E5660" w:rsidRDefault="00FD5125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Di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isi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nomor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virtual account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dari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xendith</w:t>
            </w:r>
            <w:proofErr w:type="spellEnd"/>
          </w:p>
        </w:tc>
      </w:tr>
      <w:tr w:rsidR="00FD5125" w:rsidRPr="00385219" w14:paraId="63269C62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gridSpan w:val="3"/>
          </w:tcPr>
          <w:p w14:paraId="6E830D6A" w14:textId="213C1C38" w:rsidR="00FD5125" w:rsidRPr="007E5660" w:rsidRDefault="00FD5125" w:rsidP="00FD5125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trx_date_init</w:t>
            </w:r>
            <w:proofErr w:type="spellEnd"/>
          </w:p>
          <w:p w14:paraId="78E898A3" w14:textId="77777777" w:rsidR="00FD5125" w:rsidRPr="007E5660" w:rsidRDefault="00FD5125" w:rsidP="00FD5125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0E348CEB" w14:textId="388B2346" w:rsidR="00FD5125" w:rsidRPr="007E5660" w:rsidRDefault="00FD5125" w:rsidP="00FD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987" w:type="dxa"/>
          </w:tcPr>
          <w:p w14:paraId="110ED5D6" w14:textId="2CB314B6" w:rsidR="00FD5125" w:rsidRPr="007E5660" w:rsidRDefault="00FD5125" w:rsidP="00FD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String</w:t>
            </w:r>
          </w:p>
        </w:tc>
        <w:tc>
          <w:tcPr>
            <w:tcW w:w="4420" w:type="dxa"/>
          </w:tcPr>
          <w:p w14:paraId="012E2AA5" w14:textId="102BC8BB" w:rsidR="00FD5125" w:rsidRPr="007E5660" w:rsidRDefault="00FD5125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Date Time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dalam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format ISO-8601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Timezone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cth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Pr="007E5660">
              <w:rPr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2022</w:t>
            </w:r>
            <w:r w:rsidRPr="007E5660">
              <w:rPr>
                <w:rFonts w:ascii="Arial" w:hAnsi="Arial" w:cs="Arial"/>
                <w:color w:val="000000" w:themeColor="text1"/>
                <w:sz w:val="20"/>
                <w:szCs w:val="20"/>
                <w:lang w:eastAsia="en-ID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-04-15T22:33:05+07:00</w:t>
            </w:r>
          </w:p>
        </w:tc>
      </w:tr>
      <w:tr w:rsidR="00DF15FD" w:rsidRPr="00385219" w14:paraId="01DDBE81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gridSpan w:val="3"/>
          </w:tcPr>
          <w:p w14:paraId="4D6119A2" w14:textId="77777777" w:rsidR="00FD5125" w:rsidRPr="007E5660" w:rsidRDefault="00FD5125" w:rsidP="00FD5125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amount </w:t>
            </w:r>
          </w:p>
          <w:p w14:paraId="504F23EF" w14:textId="77777777" w:rsidR="00FD5125" w:rsidRPr="007E5660" w:rsidRDefault="00FD5125" w:rsidP="00FD5125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07227167" w14:textId="50EBBE4D" w:rsidR="00FD5125" w:rsidRPr="007E5660" w:rsidRDefault="00FD5125" w:rsidP="00FD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987" w:type="dxa"/>
          </w:tcPr>
          <w:p w14:paraId="3BA74818" w14:textId="77777777" w:rsidR="00DF15FD" w:rsidRPr="007E5660" w:rsidRDefault="00DF15FD" w:rsidP="00DF15FD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Object </w:t>
            </w:r>
          </w:p>
          <w:p w14:paraId="4F652D45" w14:textId="77777777" w:rsidR="00FD5125" w:rsidRPr="007E5660" w:rsidRDefault="00FD5125" w:rsidP="00FD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4420" w:type="dxa"/>
          </w:tcPr>
          <w:p w14:paraId="7E3D3756" w14:textId="4CD5E1C4" w:rsidR="00DF15FD" w:rsidRPr="007E5660" w:rsidRDefault="00DF15FD" w:rsidP="00DF15FD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  <w:p w14:paraId="77869A63" w14:textId="77777777" w:rsidR="00FD5125" w:rsidRPr="007E5660" w:rsidRDefault="00FD5125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D5125" w:rsidRPr="00385219" w14:paraId="53E41762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" w:type="dxa"/>
            <w:vMerge w:val="restart"/>
          </w:tcPr>
          <w:p w14:paraId="3857333D" w14:textId="77777777" w:rsidR="00FD5125" w:rsidRPr="007E5660" w:rsidRDefault="00FD5125" w:rsidP="00FD5125">
            <w:pPr>
              <w:pStyle w:val="NormalWeb"/>
              <w:shd w:val="clear" w:color="auto" w:fill="FFFFFF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2465" w:type="dxa"/>
            <w:gridSpan w:val="2"/>
          </w:tcPr>
          <w:p w14:paraId="576BEFB9" w14:textId="033A1ABB" w:rsidR="00FD5125" w:rsidRPr="007E5660" w:rsidRDefault="00FD5125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value</w:t>
            </w:r>
          </w:p>
        </w:tc>
        <w:tc>
          <w:tcPr>
            <w:tcW w:w="1309" w:type="dxa"/>
          </w:tcPr>
          <w:p w14:paraId="62D85F3A" w14:textId="7EF07C64" w:rsidR="00FD5125" w:rsidRPr="007E5660" w:rsidRDefault="00FD5125" w:rsidP="00FD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987" w:type="dxa"/>
          </w:tcPr>
          <w:p w14:paraId="21CA17CD" w14:textId="0080483F" w:rsidR="00FD5125" w:rsidRPr="007E5660" w:rsidRDefault="00DF15FD" w:rsidP="00DF15FD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7E5660">
              <w:rPr>
                <w:rFonts w:ascii="Arial" w:hAnsi="Arial" w:cs="Arial"/>
                <w:sz w:val="20"/>
                <w:szCs w:val="20"/>
              </w:rPr>
              <w:t>String(</w:t>
            </w:r>
            <w:proofErr w:type="gramEnd"/>
            <w:r w:rsidRPr="007E5660">
              <w:rPr>
                <w:rFonts w:ascii="Arial" w:hAnsi="Arial" w:cs="Arial"/>
                <w:sz w:val="20"/>
                <w:szCs w:val="20"/>
              </w:rPr>
              <w:t xml:space="preserve">16, 2) </w:t>
            </w:r>
          </w:p>
        </w:tc>
        <w:tc>
          <w:tcPr>
            <w:tcW w:w="4420" w:type="dxa"/>
          </w:tcPr>
          <w:p w14:paraId="60FFE43E" w14:textId="4C2170AE" w:rsidR="00FD5125" w:rsidRPr="007E5660" w:rsidRDefault="00DF15FD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Nominal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tagihan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va</w:t>
            </w:r>
            <w:proofErr w:type="spellEnd"/>
          </w:p>
        </w:tc>
      </w:tr>
      <w:tr w:rsidR="00FD5125" w:rsidRPr="00385219" w14:paraId="2DCBB156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" w:type="dxa"/>
            <w:vMerge/>
          </w:tcPr>
          <w:p w14:paraId="4A6BC920" w14:textId="77777777" w:rsidR="00FD5125" w:rsidRPr="007E5660" w:rsidRDefault="00FD5125" w:rsidP="00FD5125">
            <w:pPr>
              <w:pStyle w:val="NormalWeb"/>
              <w:shd w:val="clear" w:color="auto" w:fill="FFFFFF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2465" w:type="dxa"/>
            <w:gridSpan w:val="2"/>
          </w:tcPr>
          <w:p w14:paraId="240FC07F" w14:textId="47FC5295" w:rsidR="00FD5125" w:rsidRPr="007E5660" w:rsidRDefault="00FD5125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currency </w:t>
            </w:r>
          </w:p>
        </w:tc>
        <w:tc>
          <w:tcPr>
            <w:tcW w:w="1309" w:type="dxa"/>
          </w:tcPr>
          <w:p w14:paraId="0B5882E2" w14:textId="6AE10229" w:rsidR="00FD5125" w:rsidRPr="007E5660" w:rsidRDefault="00FD5125" w:rsidP="00FD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987" w:type="dxa"/>
          </w:tcPr>
          <w:p w14:paraId="5DA1DB29" w14:textId="52E8A808" w:rsidR="00FD5125" w:rsidRPr="007E5660" w:rsidRDefault="00DF15FD" w:rsidP="00DF15FD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7E5660">
              <w:rPr>
                <w:rFonts w:ascii="Arial" w:hAnsi="Arial" w:cs="Arial"/>
                <w:sz w:val="20"/>
                <w:szCs w:val="20"/>
              </w:rPr>
              <w:t>String(</w:t>
            </w:r>
            <w:proofErr w:type="gramEnd"/>
            <w:r w:rsidRPr="007E5660">
              <w:rPr>
                <w:rFonts w:ascii="Arial" w:hAnsi="Arial" w:cs="Arial"/>
                <w:sz w:val="20"/>
                <w:szCs w:val="20"/>
              </w:rPr>
              <w:t>3)</w:t>
            </w:r>
          </w:p>
        </w:tc>
        <w:tc>
          <w:tcPr>
            <w:tcW w:w="4420" w:type="dxa"/>
          </w:tcPr>
          <w:p w14:paraId="2561A38A" w14:textId="4A8D1A76" w:rsidR="00FD5125" w:rsidRPr="007E5660" w:rsidRDefault="00DF15FD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Mata uang yang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digunakan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contoh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IDR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Rupiah</w:t>
            </w:r>
          </w:p>
        </w:tc>
      </w:tr>
      <w:tr w:rsidR="00DF15FD" w:rsidRPr="00385219" w14:paraId="191B45CE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gridSpan w:val="3"/>
          </w:tcPr>
          <w:p w14:paraId="3350D1FB" w14:textId="678DB8AC" w:rsidR="00FD5125" w:rsidRPr="007E5660" w:rsidRDefault="00FD5125" w:rsidP="00FD5125">
            <w:pPr>
              <w:pStyle w:val="NormalWeb"/>
              <w:shd w:val="clear" w:color="auto" w:fill="FFFFFF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inquiry_request_id</w:t>
            </w:r>
            <w:proofErr w:type="spellEnd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</w:t>
            </w:r>
          </w:p>
        </w:tc>
        <w:tc>
          <w:tcPr>
            <w:tcW w:w="1309" w:type="dxa"/>
          </w:tcPr>
          <w:p w14:paraId="3E946645" w14:textId="551CC638" w:rsidR="00FD5125" w:rsidRPr="007E5660" w:rsidRDefault="00FD5125" w:rsidP="00FD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987" w:type="dxa"/>
          </w:tcPr>
          <w:p w14:paraId="5E2447F8" w14:textId="077E96EA" w:rsidR="00FD5125" w:rsidRPr="007E5660" w:rsidRDefault="00DF15FD" w:rsidP="00FD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String</w:t>
            </w:r>
          </w:p>
        </w:tc>
        <w:tc>
          <w:tcPr>
            <w:tcW w:w="4420" w:type="dxa"/>
          </w:tcPr>
          <w:p w14:paraId="30E9EC4E" w14:textId="10C17C25" w:rsidR="00FD5125" w:rsidRPr="007E5660" w:rsidRDefault="00DF15FD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Id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unik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yang di generate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setiap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proses inquiry</w:t>
            </w:r>
          </w:p>
        </w:tc>
      </w:tr>
      <w:tr w:rsidR="008C4F0A" w:rsidRPr="00385219" w14:paraId="311B1502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gridSpan w:val="3"/>
          </w:tcPr>
          <w:p w14:paraId="3FD352AE" w14:textId="74784346" w:rsidR="00FD5125" w:rsidRPr="007E5660" w:rsidRDefault="00FD5125" w:rsidP="00FD5125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source_bank_code</w:t>
            </w:r>
            <w:proofErr w:type="spellEnd"/>
          </w:p>
          <w:p w14:paraId="6E6A8F15" w14:textId="77777777" w:rsidR="00FD5125" w:rsidRPr="007E5660" w:rsidRDefault="00FD5125" w:rsidP="00FD5125">
            <w:pPr>
              <w:pStyle w:val="NormalWeb"/>
              <w:shd w:val="clear" w:color="auto" w:fill="FFFFFF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309" w:type="dxa"/>
          </w:tcPr>
          <w:p w14:paraId="09001D08" w14:textId="39EF15E1" w:rsidR="00FD5125" w:rsidRPr="007E5660" w:rsidRDefault="00FD5125" w:rsidP="00FD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987" w:type="dxa"/>
          </w:tcPr>
          <w:p w14:paraId="64666DE2" w14:textId="00D1868D" w:rsidR="00FD5125" w:rsidRPr="007E5660" w:rsidRDefault="00DF15FD" w:rsidP="00FD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String</w:t>
            </w:r>
          </w:p>
        </w:tc>
        <w:tc>
          <w:tcPr>
            <w:tcW w:w="4420" w:type="dxa"/>
          </w:tcPr>
          <w:p w14:paraId="489256DC" w14:textId="4E883830" w:rsidR="00FD5125" w:rsidRPr="007E5660" w:rsidRDefault="00DF15FD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Kode account bank yang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digunakan</w:t>
            </w:r>
            <w:proofErr w:type="spellEnd"/>
          </w:p>
        </w:tc>
      </w:tr>
      <w:tr w:rsidR="008C4F0A" w:rsidRPr="00385219" w14:paraId="0D5651A3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gridSpan w:val="3"/>
          </w:tcPr>
          <w:p w14:paraId="273194B6" w14:textId="7A462341" w:rsidR="00FD5125" w:rsidRPr="007E5660" w:rsidRDefault="00FD5125" w:rsidP="00FD5125">
            <w:pPr>
              <w:pStyle w:val="NormalWeb"/>
              <w:shd w:val="clear" w:color="auto" w:fill="FFFFFF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Additional_info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309" w:type="dxa"/>
          </w:tcPr>
          <w:p w14:paraId="3422CA2F" w14:textId="6FC37F14" w:rsidR="00FD5125" w:rsidRPr="007E5660" w:rsidRDefault="00FD5125" w:rsidP="00FD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987" w:type="dxa"/>
          </w:tcPr>
          <w:p w14:paraId="35B32C2A" w14:textId="1F649E94" w:rsidR="00FD5125" w:rsidRPr="007E5660" w:rsidRDefault="00DF15FD" w:rsidP="00FD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Object</w:t>
            </w:r>
          </w:p>
        </w:tc>
        <w:tc>
          <w:tcPr>
            <w:tcW w:w="4420" w:type="dxa"/>
          </w:tcPr>
          <w:p w14:paraId="35B21EDA" w14:textId="77777777" w:rsidR="00FD5125" w:rsidRPr="007E5660" w:rsidRDefault="00FD5125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D5125" w:rsidRPr="00385219" w14:paraId="11A01F34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" w:type="dxa"/>
            <w:gridSpan w:val="2"/>
            <w:vMerge w:val="restart"/>
          </w:tcPr>
          <w:p w14:paraId="414DD2C2" w14:textId="77777777" w:rsidR="00FD5125" w:rsidRPr="007E5660" w:rsidRDefault="00FD5125" w:rsidP="00FD5125">
            <w:pPr>
              <w:pStyle w:val="NormalWeb"/>
              <w:shd w:val="clear" w:color="auto" w:fill="FFFFFF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2458" w:type="dxa"/>
          </w:tcPr>
          <w:p w14:paraId="0623ED30" w14:textId="607ED650" w:rsidR="00FD5125" w:rsidRPr="007E5660" w:rsidRDefault="00FD5125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remark </w:t>
            </w:r>
          </w:p>
        </w:tc>
        <w:tc>
          <w:tcPr>
            <w:tcW w:w="1309" w:type="dxa"/>
          </w:tcPr>
          <w:p w14:paraId="2B4F0EEC" w14:textId="4E5D9497" w:rsidR="00FD5125" w:rsidRPr="007E5660" w:rsidRDefault="00FD5125" w:rsidP="00FD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987" w:type="dxa"/>
          </w:tcPr>
          <w:p w14:paraId="12FC4E53" w14:textId="0C304CBC" w:rsidR="00FD5125" w:rsidRPr="007E5660" w:rsidRDefault="00DF15FD" w:rsidP="00FD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String</w:t>
            </w:r>
          </w:p>
        </w:tc>
        <w:tc>
          <w:tcPr>
            <w:tcW w:w="4420" w:type="dxa"/>
          </w:tcPr>
          <w:p w14:paraId="745590C7" w14:textId="6C0F695A" w:rsidR="00FD5125" w:rsidRPr="007E5660" w:rsidRDefault="00DF15FD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Remark yang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dibuat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oleh user yang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melakukan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pembayaran</w:t>
            </w:r>
            <w:proofErr w:type="spellEnd"/>
          </w:p>
        </w:tc>
      </w:tr>
      <w:tr w:rsidR="00FD5125" w:rsidRPr="00385219" w14:paraId="59031FEA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" w:type="dxa"/>
            <w:gridSpan w:val="2"/>
            <w:vMerge/>
          </w:tcPr>
          <w:p w14:paraId="61B7B36C" w14:textId="77777777" w:rsidR="00FD5125" w:rsidRPr="007E5660" w:rsidRDefault="00FD5125" w:rsidP="00FD5125">
            <w:pPr>
              <w:pStyle w:val="NormalWeb"/>
              <w:shd w:val="clear" w:color="auto" w:fill="FFFFFF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2458" w:type="dxa"/>
          </w:tcPr>
          <w:p w14:paraId="71E2C6AA" w14:textId="52BD32C9" w:rsidR="00FD5125" w:rsidRPr="007E5660" w:rsidRDefault="00FD5125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source_account_no</w:t>
            </w:r>
            <w:proofErr w:type="spellEnd"/>
          </w:p>
          <w:p w14:paraId="5F6B19F6" w14:textId="77777777" w:rsidR="00FD5125" w:rsidRPr="007E5660" w:rsidRDefault="00FD5125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2ACFE981" w14:textId="3F522B8D" w:rsidR="00FD5125" w:rsidRPr="007E5660" w:rsidRDefault="00FD5125" w:rsidP="00FD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987" w:type="dxa"/>
          </w:tcPr>
          <w:p w14:paraId="053DCC5D" w14:textId="77777777" w:rsidR="00FD5125" w:rsidRPr="007E5660" w:rsidRDefault="00FD5125" w:rsidP="00FD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4420" w:type="dxa"/>
          </w:tcPr>
          <w:p w14:paraId="2ED5BEBD" w14:textId="1349A710" w:rsidR="00FD5125" w:rsidRPr="007E5660" w:rsidRDefault="00DF15FD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Account number yang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digunakan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membayar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tagihan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virtual account</w:t>
            </w:r>
          </w:p>
        </w:tc>
      </w:tr>
      <w:tr w:rsidR="00FD5125" w:rsidRPr="00385219" w14:paraId="6FC1D780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" w:type="dxa"/>
            <w:gridSpan w:val="2"/>
            <w:vMerge/>
          </w:tcPr>
          <w:p w14:paraId="11894889" w14:textId="77777777" w:rsidR="00FD5125" w:rsidRPr="007E5660" w:rsidRDefault="00FD5125" w:rsidP="00FD5125">
            <w:pPr>
              <w:pStyle w:val="NormalWeb"/>
              <w:shd w:val="clear" w:color="auto" w:fill="FFFFFF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2458" w:type="dxa"/>
          </w:tcPr>
          <w:p w14:paraId="5AB07155" w14:textId="114C90CD" w:rsidR="00FD5125" w:rsidRPr="007E5660" w:rsidRDefault="00FD5125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source_account_name</w:t>
            </w:r>
            <w:proofErr w:type="spellEnd"/>
          </w:p>
        </w:tc>
        <w:tc>
          <w:tcPr>
            <w:tcW w:w="1309" w:type="dxa"/>
          </w:tcPr>
          <w:p w14:paraId="3DF8A13F" w14:textId="4C0D3460" w:rsidR="00FD5125" w:rsidRPr="007E5660" w:rsidRDefault="00FD5125" w:rsidP="00FD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987" w:type="dxa"/>
          </w:tcPr>
          <w:p w14:paraId="064EBFCA" w14:textId="77777777" w:rsidR="00FD5125" w:rsidRPr="007E5660" w:rsidRDefault="00FD5125" w:rsidP="00FD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4420" w:type="dxa"/>
          </w:tcPr>
          <w:p w14:paraId="162049F4" w14:textId="42A8DDA5" w:rsidR="00FD5125" w:rsidRPr="007E5660" w:rsidRDefault="00DF15FD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Nama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akun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digunakan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membayar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tagihan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virtual account</w:t>
            </w:r>
          </w:p>
        </w:tc>
      </w:tr>
      <w:tr w:rsidR="00FD5125" w:rsidRPr="00385219" w14:paraId="3586DE16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" w:type="dxa"/>
            <w:gridSpan w:val="2"/>
            <w:vMerge/>
          </w:tcPr>
          <w:p w14:paraId="3A945646" w14:textId="77777777" w:rsidR="00FD5125" w:rsidRPr="007E5660" w:rsidRDefault="00FD5125" w:rsidP="00FD5125">
            <w:pPr>
              <w:pStyle w:val="NormalWeb"/>
              <w:shd w:val="clear" w:color="auto" w:fill="FFFFFF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2458" w:type="dxa"/>
          </w:tcPr>
          <w:p w14:paraId="117BC94C" w14:textId="1B9F52F2" w:rsidR="00FD5125" w:rsidRPr="007E5660" w:rsidRDefault="00FD5125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payment_interface</w:t>
            </w:r>
            <w:proofErr w:type="spellEnd"/>
          </w:p>
          <w:p w14:paraId="67BE8814" w14:textId="77777777" w:rsidR="00FD5125" w:rsidRPr="007E5660" w:rsidRDefault="00FD5125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13776081" w14:textId="4A3DBF11" w:rsidR="00FD5125" w:rsidRPr="007E5660" w:rsidRDefault="00FD5125" w:rsidP="00FD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987" w:type="dxa"/>
          </w:tcPr>
          <w:p w14:paraId="65BDE44A" w14:textId="77777777" w:rsidR="00FD5125" w:rsidRPr="007E5660" w:rsidRDefault="00FD5125" w:rsidP="00FD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4420" w:type="dxa"/>
          </w:tcPr>
          <w:p w14:paraId="7522E6EE" w14:textId="77777777" w:rsidR="00FD5125" w:rsidRPr="007E5660" w:rsidRDefault="00DF15FD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7E5660">
              <w:rPr>
                <w:rFonts w:ascii="Arial" w:hAnsi="Arial" w:cs="Arial"/>
                <w:sz w:val="20"/>
                <w:szCs w:val="20"/>
              </w:rPr>
              <w:t>Metode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,</w:t>
            </w:r>
            <w:proofErr w:type="gram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atau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media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pembayaran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digunakan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membayar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tagihan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VA</w:t>
            </w:r>
          </w:p>
          <w:p w14:paraId="3FE7DFBA" w14:textId="77777777" w:rsidR="008C4F0A" w:rsidRPr="007E5660" w:rsidRDefault="008C4F0A" w:rsidP="008C4F0A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MOBILE_BANKING </w:t>
            </w:r>
          </w:p>
          <w:p w14:paraId="14A6CA48" w14:textId="77777777" w:rsidR="008C4F0A" w:rsidRPr="007E5660" w:rsidRDefault="008C4F0A" w:rsidP="008C4F0A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INTERNET_BANKING </w:t>
            </w:r>
          </w:p>
          <w:p w14:paraId="0D22055B" w14:textId="77777777" w:rsidR="008C4F0A" w:rsidRPr="007E5660" w:rsidRDefault="008C4F0A" w:rsidP="008C4F0A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ATM </w:t>
            </w:r>
          </w:p>
          <w:p w14:paraId="6EEF5242" w14:textId="77777777" w:rsidR="008C4F0A" w:rsidRPr="007E5660" w:rsidRDefault="008C4F0A" w:rsidP="008C4F0A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EDC </w:t>
            </w:r>
          </w:p>
          <w:p w14:paraId="4D0A8E39" w14:textId="77777777" w:rsidR="008C4F0A" w:rsidRPr="007E5660" w:rsidRDefault="008C4F0A" w:rsidP="008C4F0A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TELLER </w:t>
            </w:r>
          </w:p>
          <w:p w14:paraId="66736913" w14:textId="77777777" w:rsidR="008C4F0A" w:rsidRPr="007E5660" w:rsidRDefault="008C4F0A" w:rsidP="008C4F0A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API </w:t>
            </w:r>
          </w:p>
          <w:p w14:paraId="40EBEA43" w14:textId="61A43F72" w:rsidR="008C4F0A" w:rsidRPr="007E5660" w:rsidRDefault="008C4F0A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D5125" w:rsidRPr="00385219" w14:paraId="045F59F9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" w:type="dxa"/>
            <w:gridSpan w:val="2"/>
            <w:vMerge/>
          </w:tcPr>
          <w:p w14:paraId="5A6CE639" w14:textId="77777777" w:rsidR="00FD5125" w:rsidRPr="007E5660" w:rsidRDefault="00FD5125" w:rsidP="00FD5125">
            <w:pPr>
              <w:pStyle w:val="NormalWeb"/>
              <w:shd w:val="clear" w:color="auto" w:fill="FFFFFF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2458" w:type="dxa"/>
          </w:tcPr>
          <w:p w14:paraId="1EC8F5FF" w14:textId="6A37BE40" w:rsidR="00FD5125" w:rsidRPr="007E5660" w:rsidRDefault="00FD5125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transfer_method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309" w:type="dxa"/>
          </w:tcPr>
          <w:p w14:paraId="1E91F096" w14:textId="778A8FBD" w:rsidR="00FD5125" w:rsidRPr="007E5660" w:rsidRDefault="00FD5125" w:rsidP="00FD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987" w:type="dxa"/>
          </w:tcPr>
          <w:p w14:paraId="5FC75FC4" w14:textId="77777777" w:rsidR="00FD5125" w:rsidRPr="007E5660" w:rsidRDefault="00FD5125" w:rsidP="00FD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4420" w:type="dxa"/>
          </w:tcPr>
          <w:p w14:paraId="113338C1" w14:textId="5BC66A80" w:rsidR="00FD5125" w:rsidRPr="007E5660" w:rsidRDefault="008C4F0A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Metode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transfer yang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digunakan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membayar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tagihan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7E5660">
              <w:rPr>
                <w:rFonts w:ascii="Arial" w:hAnsi="Arial" w:cs="Arial"/>
                <w:sz w:val="20"/>
                <w:szCs w:val="20"/>
              </w:rPr>
              <w:t>VA</w:t>
            </w:r>
            <w:proofErr w:type="gramEnd"/>
          </w:p>
          <w:p w14:paraId="5CB0857B" w14:textId="77777777" w:rsidR="008C4F0A" w:rsidRPr="007E5660" w:rsidRDefault="008C4F0A" w:rsidP="008C4F0A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INHOUSE</w:t>
            </w:r>
          </w:p>
          <w:p w14:paraId="6B3B17E8" w14:textId="77777777" w:rsidR="008C4F0A" w:rsidRPr="007E5660" w:rsidRDefault="008C4F0A" w:rsidP="008C4F0A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lastRenderedPageBreak/>
              <w:t>RTOL</w:t>
            </w:r>
          </w:p>
          <w:p w14:paraId="62AF1364" w14:textId="77777777" w:rsidR="008C4F0A" w:rsidRPr="007E5660" w:rsidRDefault="008C4F0A" w:rsidP="008C4F0A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RTGS </w:t>
            </w:r>
          </w:p>
          <w:p w14:paraId="40ABF052" w14:textId="77777777" w:rsidR="008C4F0A" w:rsidRPr="007E5660" w:rsidRDefault="008C4F0A" w:rsidP="008C4F0A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SKN </w:t>
            </w:r>
          </w:p>
          <w:p w14:paraId="4F1844E4" w14:textId="77777777" w:rsidR="008C4F0A" w:rsidRPr="007E5660" w:rsidRDefault="008C4F0A" w:rsidP="008C4F0A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BIFAST </w:t>
            </w:r>
          </w:p>
          <w:p w14:paraId="7EB1C1A9" w14:textId="2DDCF86D" w:rsidR="008C4F0A" w:rsidRPr="007E5660" w:rsidRDefault="008C4F0A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D5125" w:rsidRPr="00385219" w14:paraId="6FBE250A" w14:textId="77777777" w:rsidTr="00640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1" w:type="dxa"/>
            <w:gridSpan w:val="6"/>
          </w:tcPr>
          <w:p w14:paraId="4BE01CD0" w14:textId="77777777" w:rsidR="00FD5125" w:rsidRPr="007E5660" w:rsidRDefault="00FD5125" w:rsidP="00FD5125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D5125" w:rsidRPr="00385219" w14:paraId="044F0572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  <w:gridSpan w:val="5"/>
          </w:tcPr>
          <w:p w14:paraId="5CD0259D" w14:textId="7C326825" w:rsidR="00FD5125" w:rsidRPr="007E5660" w:rsidRDefault="00FD5125" w:rsidP="00FD5125">
            <w:pPr>
              <w:jc w:val="center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proofErr w:type="spellStart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Contoh</w:t>
            </w:r>
            <w:proofErr w:type="spellEnd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Request</w:t>
            </w:r>
          </w:p>
        </w:tc>
        <w:tc>
          <w:tcPr>
            <w:tcW w:w="4420" w:type="dxa"/>
          </w:tcPr>
          <w:p w14:paraId="019FB666" w14:textId="77777777" w:rsidR="00FD5125" w:rsidRPr="007E5660" w:rsidRDefault="00FD5125" w:rsidP="00FD5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{</w:t>
            </w:r>
          </w:p>
          <w:p w14:paraId="77D4A833" w14:textId="4B16727C" w:rsidR="00FD5125" w:rsidRPr="007E5660" w:rsidRDefault="00FD5125" w:rsidP="00FD5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cin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":" 088899",</w:t>
            </w:r>
            <w:r w:rsidRPr="007E5660">
              <w:rPr>
                <w:rFonts w:ascii="Arial" w:hAnsi="Arial" w:cs="Arial"/>
                <w:sz w:val="20"/>
                <w:szCs w:val="20"/>
              </w:rPr>
              <w:br/>
              <w:t>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partner_service_id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":" 088899", "customer_no":"12345678901234567890",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virtual_account_no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":" 8889912345678901234567890", "inquiry_request_id":"abcdef-1234 ",</w:t>
            </w:r>
          </w:p>
          <w:p w14:paraId="41BDECAB" w14:textId="1C17139B" w:rsidR="00FD5125" w:rsidRPr="007E5660" w:rsidRDefault="00FD5125" w:rsidP="00FD5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"trx_date_init":"abcdef-1234 ",</w:t>
            </w:r>
          </w:p>
          <w:p w14:paraId="65D31692" w14:textId="3445A816" w:rsidR="00FD5125" w:rsidRPr="007E5660" w:rsidRDefault="00FD5125" w:rsidP="00FD5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"source_bank_code":"008",</w:t>
            </w:r>
            <w:r w:rsidRPr="007E5660">
              <w:rPr>
                <w:rFonts w:ascii="Arial" w:hAnsi="Arial" w:cs="Arial"/>
                <w:sz w:val="20"/>
                <w:szCs w:val="20"/>
              </w:rPr>
              <w:br/>
              <w:t xml:space="preserve">"amount":{ </w:t>
            </w:r>
          </w:p>
          <w:p w14:paraId="6E15BA13" w14:textId="77777777" w:rsidR="00FD5125" w:rsidRPr="007E5660" w:rsidRDefault="00FD5125" w:rsidP="00FD5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"value":"12345678.00", </w:t>
            </w:r>
          </w:p>
          <w:p w14:paraId="52905F57" w14:textId="77777777" w:rsidR="00FD5125" w:rsidRPr="007E5660" w:rsidRDefault="00FD5125" w:rsidP="00FD5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currency":"IDR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" }, </w:t>
            </w:r>
          </w:p>
          <w:p w14:paraId="07A670F0" w14:textId="1041997E" w:rsidR="00FD5125" w:rsidRPr="007E5660" w:rsidRDefault="00FD5125" w:rsidP="00FD5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additional_info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":{ </w:t>
            </w:r>
          </w:p>
          <w:p w14:paraId="174762FC" w14:textId="58779297" w:rsidR="00FD5125" w:rsidRPr="007E5660" w:rsidRDefault="00FD5125" w:rsidP="00FD5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remark":"internet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bill", "source_account_no":"001122334455",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source_account_name":"Jane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Doe",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payment_interface":"MOBILE_BANKING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transfer_method":"BIFAST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" </w:t>
            </w:r>
          </w:p>
          <w:p w14:paraId="69CC048D" w14:textId="77777777" w:rsidR="00FD5125" w:rsidRPr="007E5660" w:rsidRDefault="00FD5125" w:rsidP="00FD5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} </w:t>
            </w:r>
          </w:p>
          <w:p w14:paraId="28AD0F14" w14:textId="7E3F9F37" w:rsidR="00FD5125" w:rsidRPr="007E5660" w:rsidRDefault="00FD5125" w:rsidP="00FD5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} </w:t>
            </w:r>
          </w:p>
          <w:p w14:paraId="383FD805" w14:textId="77777777" w:rsidR="00FD5125" w:rsidRPr="007E5660" w:rsidRDefault="00FD5125" w:rsidP="00FD5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D5125" w:rsidRPr="00385219" w14:paraId="1703544F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  <w:gridSpan w:val="5"/>
          </w:tcPr>
          <w:p w14:paraId="0A3D12A5" w14:textId="3BFAA1DC" w:rsidR="00FD5125" w:rsidRPr="007E5660" w:rsidRDefault="00FD5125" w:rsidP="00FD5125">
            <w:pPr>
              <w:jc w:val="center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proofErr w:type="spellStart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Contoh</w:t>
            </w:r>
            <w:proofErr w:type="spellEnd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Response</w:t>
            </w:r>
          </w:p>
        </w:tc>
        <w:tc>
          <w:tcPr>
            <w:tcW w:w="4420" w:type="dxa"/>
          </w:tcPr>
          <w:p w14:paraId="6ED6FC7B" w14:textId="01834F29" w:rsidR="00DF15FD" w:rsidRPr="007E5660" w:rsidRDefault="00DF15FD" w:rsidP="00DF15FD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{</w:t>
            </w:r>
            <w:r w:rsidRPr="007E5660">
              <w:rPr>
                <w:rFonts w:ascii="Arial" w:hAnsi="Arial" w:cs="Arial"/>
                <w:sz w:val="20"/>
                <w:szCs w:val="20"/>
              </w:rPr>
              <w:br/>
              <w:t>"response_code":"2002400",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response_message":"Successful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",</w:t>
            </w:r>
          </w:p>
          <w:p w14:paraId="258078F1" w14:textId="4E45F4F3" w:rsidR="00DF15FD" w:rsidRPr="007E5660" w:rsidRDefault="00DF15FD" w:rsidP="00DF15FD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"cin":"9131238",</w:t>
            </w:r>
          </w:p>
          <w:p w14:paraId="7EBFC272" w14:textId="7C80A8C1" w:rsidR="00DF15FD" w:rsidRPr="007E5660" w:rsidRDefault="00DF15FD" w:rsidP="00DF15FD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va_data</w:t>
            </w:r>
            <w:proofErr w:type="spellEnd"/>
            <w:proofErr w:type="gramStart"/>
            <w:r w:rsidRPr="007E5660">
              <w:rPr>
                <w:rFonts w:ascii="Arial" w:hAnsi="Arial" w:cs="Arial"/>
                <w:sz w:val="20"/>
                <w:szCs w:val="20"/>
              </w:rPr>
              <w:t>":{</w:t>
            </w:r>
            <w:proofErr w:type="gram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1D938727" w14:textId="3CB81168" w:rsidR="00DF15FD" w:rsidRPr="007E5660" w:rsidRDefault="00DF15FD" w:rsidP="00DF15FD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"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partner_service_id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":" 088899", "customer_no":"12345678901234567890",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virtual_account_no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":" 8889912345678901234567890", "virtual_account_name":"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Jokul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Doe", "payment_request_id":"abcdef-123456-abcdef",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paid_amount</w:t>
            </w:r>
            <w:proofErr w:type="spellEnd"/>
            <w:proofErr w:type="gramStart"/>
            <w:r w:rsidRPr="007E5660">
              <w:rPr>
                <w:rFonts w:ascii="Arial" w:hAnsi="Arial" w:cs="Arial"/>
                <w:sz w:val="20"/>
                <w:szCs w:val="20"/>
              </w:rPr>
              <w:t>":{</w:t>
            </w:r>
            <w:proofErr w:type="gram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3FB4A0D6" w14:textId="77777777" w:rsidR="00DF15FD" w:rsidRPr="007E5660" w:rsidRDefault="00DF15FD" w:rsidP="00DF15FD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"value":"12345678.00", </w:t>
            </w:r>
          </w:p>
          <w:p w14:paraId="0F8AF807" w14:textId="77777777" w:rsidR="00DF15FD" w:rsidRPr="007E5660" w:rsidRDefault="00DF15FD" w:rsidP="00DF15FD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currency":"IDR</w:t>
            </w:r>
            <w:proofErr w:type="spellEnd"/>
            <w:proofErr w:type="gramStart"/>
            <w:r w:rsidRPr="007E5660">
              <w:rPr>
                <w:rFonts w:ascii="Arial" w:hAnsi="Arial" w:cs="Arial"/>
                <w:sz w:val="20"/>
                <w:szCs w:val="20"/>
              </w:rPr>
              <w:t>" }</w:t>
            </w:r>
            <w:proofErr w:type="gramEnd"/>
            <w:r w:rsidRPr="007E5660">
              <w:rPr>
                <w:rFonts w:ascii="Arial" w:hAnsi="Arial" w:cs="Arial"/>
                <w:sz w:val="20"/>
                <w:szCs w:val="20"/>
              </w:rPr>
              <w:t xml:space="preserve">, </w:t>
            </w:r>
          </w:p>
          <w:p w14:paraId="36B51CCE" w14:textId="77777777" w:rsidR="00DF15FD" w:rsidRPr="007E5660" w:rsidRDefault="00DF15FD" w:rsidP="00DF15FD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</w:t>
            </w:r>
            <w:proofErr w:type="gramStart"/>
            <w:r w:rsidRPr="007E5660">
              <w:rPr>
                <w:rFonts w:ascii="Arial" w:hAnsi="Arial" w:cs="Arial"/>
                <w:sz w:val="20"/>
                <w:szCs w:val="20"/>
              </w:rPr>
              <w:t>trx</w:t>
            </w:r>
            <w:proofErr w:type="gramEnd"/>
            <w:r w:rsidRPr="007E5660">
              <w:rPr>
                <w:rFonts w:ascii="Arial" w:hAnsi="Arial" w:cs="Arial"/>
                <w:sz w:val="20"/>
                <w:szCs w:val="20"/>
              </w:rPr>
              <w:t>_date_time":"2020-12-21T14:56:11+07:00", "reference_no":"123456789012345",</w:t>
            </w:r>
          </w:p>
          <w:p w14:paraId="6159E68E" w14:textId="7E44F698" w:rsidR="00DF15FD" w:rsidRPr="007E5660" w:rsidRDefault="00DF15FD" w:rsidP="00DF15FD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 “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inquiry_reason</w:t>
            </w:r>
            <w:proofErr w:type="spellEnd"/>
            <w:proofErr w:type="gramStart"/>
            <w:r w:rsidRPr="007E5660">
              <w:rPr>
                <w:rFonts w:ascii="Arial" w:hAnsi="Arial" w:cs="Arial"/>
                <w:sz w:val="20"/>
                <w:szCs w:val="20"/>
              </w:rPr>
              <w:t>”:{</w:t>
            </w:r>
            <w:proofErr w:type="gram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50EEB066" w14:textId="77777777" w:rsidR="00DF15FD" w:rsidRPr="007E5660" w:rsidRDefault="00DF15FD" w:rsidP="00DF15FD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lastRenderedPageBreak/>
              <w:t>“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english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”: “Success”, </w:t>
            </w:r>
          </w:p>
          <w:p w14:paraId="6FF21896" w14:textId="77777777" w:rsidR="00DF15FD" w:rsidRPr="007E5660" w:rsidRDefault="00DF15FD" w:rsidP="00DF15FD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“Indonesian: “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Sukses</w:t>
            </w:r>
            <w:proofErr w:type="spellEnd"/>
            <w:proofErr w:type="gramStart"/>
            <w:r w:rsidRPr="007E5660">
              <w:rPr>
                <w:rFonts w:ascii="Arial" w:hAnsi="Arial" w:cs="Arial"/>
                <w:sz w:val="20"/>
                <w:szCs w:val="20"/>
              </w:rPr>
              <w:t>” }</w:t>
            </w:r>
            <w:proofErr w:type="gramEnd"/>
            <w:r w:rsidRPr="007E5660">
              <w:rPr>
                <w:rFonts w:ascii="Arial" w:hAnsi="Arial" w:cs="Arial"/>
                <w:sz w:val="20"/>
                <w:szCs w:val="20"/>
              </w:rPr>
              <w:t xml:space="preserve">, </w:t>
            </w:r>
          </w:p>
          <w:p w14:paraId="35A62309" w14:textId="3F0D5A10" w:rsidR="00DF15FD" w:rsidRPr="007E5660" w:rsidRDefault="00DF15FD" w:rsidP="00DF15FD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additional_info</w:t>
            </w:r>
            <w:proofErr w:type="spellEnd"/>
            <w:proofErr w:type="gramStart"/>
            <w:r w:rsidRPr="007E5660">
              <w:rPr>
                <w:rFonts w:ascii="Arial" w:hAnsi="Arial" w:cs="Arial"/>
                <w:sz w:val="20"/>
                <w:szCs w:val="20"/>
              </w:rPr>
              <w:t>":{</w:t>
            </w:r>
            <w:proofErr w:type="gramEnd"/>
            <w:r w:rsidRPr="007E5660">
              <w:rPr>
                <w:rFonts w:ascii="Arial" w:hAnsi="Arial" w:cs="Arial"/>
                <w:sz w:val="20"/>
                <w:szCs w:val="20"/>
              </w:rPr>
              <w:br/>
              <w:t>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remark":"internet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bill", "source_account_no":"001122334455",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source_account_name":"Jane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Doe",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payment_interface":"MOBILE_BANKING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transfer_method":"BIFAST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" </w:t>
            </w:r>
          </w:p>
          <w:p w14:paraId="419AE384" w14:textId="77777777" w:rsidR="00DF15FD" w:rsidRPr="007E5660" w:rsidRDefault="00DF15FD" w:rsidP="00DF15FD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} } </w:t>
            </w:r>
          </w:p>
          <w:p w14:paraId="64010AAC" w14:textId="38541656" w:rsidR="00FD5125" w:rsidRPr="007E5660" w:rsidRDefault="00DF15FD" w:rsidP="00FD5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}</w:t>
            </w:r>
          </w:p>
        </w:tc>
      </w:tr>
    </w:tbl>
    <w:p w14:paraId="5115E2E2" w14:textId="4FADCAAC" w:rsidR="00AB1678" w:rsidRPr="00385219" w:rsidRDefault="00AB1678" w:rsidP="006358A4">
      <w:pPr>
        <w:rPr>
          <w:rFonts w:ascii="Arial" w:hAnsi="Arial" w:cs="Arial"/>
          <w:lang w:val="en-US"/>
        </w:rPr>
      </w:pPr>
    </w:p>
    <w:p w14:paraId="6C133CD6" w14:textId="2FFB5A9F" w:rsidR="00E44B4D" w:rsidRPr="007E5660" w:rsidRDefault="00E44B4D">
      <w:pPr>
        <w:pStyle w:val="Heading3"/>
        <w:numPr>
          <w:ilvl w:val="2"/>
          <w:numId w:val="8"/>
        </w:numPr>
        <w:tabs>
          <w:tab w:val="left" w:pos="0"/>
        </w:tabs>
        <w:ind w:left="709"/>
        <w:rPr>
          <w:rFonts w:cs="Arial"/>
          <w:sz w:val="22"/>
        </w:rPr>
      </w:pPr>
      <w:bookmarkStart w:id="83" w:name="_Toc123889704"/>
      <w:proofErr w:type="spellStart"/>
      <w:r w:rsidRPr="007E5660">
        <w:rPr>
          <w:rFonts w:cs="Arial"/>
          <w:sz w:val="22"/>
        </w:rPr>
        <w:t>Payment</w:t>
      </w:r>
      <w:proofErr w:type="spellEnd"/>
      <w:r w:rsidRPr="007E5660">
        <w:rPr>
          <w:rFonts w:cs="Arial"/>
          <w:sz w:val="22"/>
        </w:rPr>
        <w:t xml:space="preserve"> </w:t>
      </w:r>
      <w:proofErr w:type="spellStart"/>
      <w:r w:rsidRPr="007E5660">
        <w:rPr>
          <w:rFonts w:cs="Arial"/>
          <w:sz w:val="22"/>
        </w:rPr>
        <w:t>Request</w:t>
      </w:r>
      <w:bookmarkEnd w:id="83"/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22"/>
        <w:gridCol w:w="2240"/>
        <w:gridCol w:w="1227"/>
        <w:gridCol w:w="1335"/>
        <w:gridCol w:w="4427"/>
      </w:tblGrid>
      <w:tr w:rsidR="008C4F0A" w:rsidRPr="00385219" w14:paraId="0B7EE6BF" w14:textId="77777777" w:rsidTr="00597F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gridSpan w:val="2"/>
          </w:tcPr>
          <w:p w14:paraId="3F13F360" w14:textId="77777777" w:rsidR="00E44B4D" w:rsidRPr="007E5660" w:rsidRDefault="00E44B4D" w:rsidP="00597F8F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URL</w:t>
            </w:r>
          </w:p>
        </w:tc>
        <w:tc>
          <w:tcPr>
            <w:tcW w:w="7246" w:type="dxa"/>
            <w:gridSpan w:val="3"/>
          </w:tcPr>
          <w:p w14:paraId="7B6C7985" w14:textId="4A12AC50" w:rsidR="00E44B4D" w:rsidRPr="007E5660" w:rsidRDefault="00E44B4D" w:rsidP="00597F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{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baseURL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}/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bjb</w:t>
            </w:r>
            <w:r w:rsidR="00385219" w:rsidRPr="007E5660">
              <w:rPr>
                <w:rFonts w:ascii="Arial" w:hAnsi="Arial" w:cs="Arial"/>
                <w:sz w:val="20"/>
                <w:szCs w:val="20"/>
              </w:rPr>
              <w:t>-va</w:t>
            </w:r>
            <w:proofErr w:type="spellEnd"/>
            <w:r w:rsidR="00385219"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7E5660">
              <w:rPr>
                <w:rFonts w:ascii="Arial" w:hAnsi="Arial" w:cs="Arial"/>
                <w:sz w:val="20"/>
                <w:szCs w:val="20"/>
              </w:rPr>
              <w:t>/payment-request</w:t>
            </w:r>
          </w:p>
        </w:tc>
      </w:tr>
      <w:tr w:rsidR="008C4F0A" w:rsidRPr="00385219" w14:paraId="5E64E1B2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gridSpan w:val="2"/>
          </w:tcPr>
          <w:p w14:paraId="1E66D194" w14:textId="77777777" w:rsidR="00E44B4D" w:rsidRPr="007E5660" w:rsidRDefault="00E44B4D" w:rsidP="00597F8F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Method</w:t>
            </w:r>
          </w:p>
        </w:tc>
        <w:tc>
          <w:tcPr>
            <w:tcW w:w="7246" w:type="dxa"/>
            <w:gridSpan w:val="3"/>
          </w:tcPr>
          <w:p w14:paraId="6982EA56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8C4F0A" w:rsidRPr="00385219" w14:paraId="51751CB0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gridSpan w:val="2"/>
          </w:tcPr>
          <w:p w14:paraId="5F335E8D" w14:textId="77777777" w:rsidR="00E44B4D" w:rsidRPr="007E5660" w:rsidRDefault="00E44B4D" w:rsidP="00597F8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46" w:type="dxa"/>
            <w:gridSpan w:val="3"/>
          </w:tcPr>
          <w:p w14:paraId="50BF2ED9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44B4D" w:rsidRPr="00385219" w14:paraId="1AC70639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1" w:type="dxa"/>
            <w:gridSpan w:val="5"/>
          </w:tcPr>
          <w:p w14:paraId="14DA6E52" w14:textId="77777777" w:rsidR="00E44B4D" w:rsidRPr="007E5660" w:rsidRDefault="00E44B4D" w:rsidP="00597F8F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Request header</w:t>
            </w:r>
          </w:p>
        </w:tc>
      </w:tr>
      <w:tr w:rsidR="008C4F0A" w:rsidRPr="00385219" w14:paraId="6B793A49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gridSpan w:val="2"/>
          </w:tcPr>
          <w:p w14:paraId="604688A7" w14:textId="77777777" w:rsidR="00E44B4D" w:rsidRPr="007E5660" w:rsidRDefault="00E44B4D" w:rsidP="00597F8F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Field</w:t>
            </w:r>
          </w:p>
        </w:tc>
        <w:tc>
          <w:tcPr>
            <w:tcW w:w="1258" w:type="dxa"/>
          </w:tcPr>
          <w:p w14:paraId="0CF5679B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Mandatory</w:t>
            </w:r>
          </w:p>
        </w:tc>
        <w:tc>
          <w:tcPr>
            <w:tcW w:w="1370" w:type="dxa"/>
          </w:tcPr>
          <w:p w14:paraId="3D945F3B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Format</w:t>
            </w:r>
          </w:p>
        </w:tc>
        <w:tc>
          <w:tcPr>
            <w:tcW w:w="4618" w:type="dxa"/>
          </w:tcPr>
          <w:p w14:paraId="00161D93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Deskripsi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597F8F" w:rsidRPr="00385219" w14:paraId="5A1F3997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gridSpan w:val="2"/>
          </w:tcPr>
          <w:p w14:paraId="24BDF0F8" w14:textId="77777777" w:rsidR="00E44B4D" w:rsidRPr="007E5660" w:rsidRDefault="00E44B4D" w:rsidP="00597F8F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Authorization </w:t>
            </w:r>
          </w:p>
        </w:tc>
        <w:tc>
          <w:tcPr>
            <w:tcW w:w="1258" w:type="dxa"/>
          </w:tcPr>
          <w:p w14:paraId="25D21151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06EF2540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1F74AD0B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Bearer(Access token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bjb-va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client)</w:t>
            </w:r>
          </w:p>
        </w:tc>
      </w:tr>
      <w:tr w:rsidR="00597F8F" w:rsidRPr="00385219" w14:paraId="1A7F5F4A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gridSpan w:val="2"/>
          </w:tcPr>
          <w:p w14:paraId="7AF13157" w14:textId="77777777" w:rsidR="00E44B4D" w:rsidRPr="007E5660" w:rsidRDefault="00E44B4D" w:rsidP="00597F8F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Content-Type</w:t>
            </w:r>
          </w:p>
        </w:tc>
        <w:tc>
          <w:tcPr>
            <w:tcW w:w="1258" w:type="dxa"/>
          </w:tcPr>
          <w:p w14:paraId="11FECE7E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77448339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1A6B1E8A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Application/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json</w:t>
            </w:r>
            <w:proofErr w:type="spellEnd"/>
          </w:p>
        </w:tc>
      </w:tr>
      <w:tr w:rsidR="008C4F0A" w:rsidRPr="00385219" w14:paraId="040A66DE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gridSpan w:val="2"/>
          </w:tcPr>
          <w:p w14:paraId="2377547B" w14:textId="77777777" w:rsidR="00E44B4D" w:rsidRPr="007E5660" w:rsidRDefault="00E44B4D" w:rsidP="00597F8F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BJB-TIMESTAMP</w:t>
            </w:r>
          </w:p>
        </w:tc>
        <w:tc>
          <w:tcPr>
            <w:tcW w:w="1258" w:type="dxa"/>
          </w:tcPr>
          <w:p w14:paraId="33F0A7CF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326281B9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081761AA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Time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dalam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format ISO-8601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Timezone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cth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: 2022-04-15T22:33:05+07:00</w:t>
            </w:r>
          </w:p>
        </w:tc>
      </w:tr>
      <w:tr w:rsidR="008C4F0A" w:rsidRPr="00385219" w14:paraId="77D29BC2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gridSpan w:val="2"/>
          </w:tcPr>
          <w:p w14:paraId="1E18F74A" w14:textId="77777777" w:rsidR="00E44B4D" w:rsidRPr="007E5660" w:rsidRDefault="00E44B4D" w:rsidP="00597F8F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BJB-SIGNATURE</w:t>
            </w:r>
          </w:p>
        </w:tc>
        <w:tc>
          <w:tcPr>
            <w:tcW w:w="1258" w:type="dxa"/>
          </w:tcPr>
          <w:p w14:paraId="3ED3A4E7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586A15A5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78CD5213" w14:textId="085CE017" w:rsidR="00E44B4D" w:rsidRPr="007E5660" w:rsidRDefault="008C4F0A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Lihat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bagian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authentifikasi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– Client VA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Bjb</w:t>
            </w:r>
            <w:proofErr w:type="spellEnd"/>
          </w:p>
        </w:tc>
      </w:tr>
      <w:tr w:rsidR="008C4F0A" w:rsidRPr="00385219" w14:paraId="054653BF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gridSpan w:val="2"/>
          </w:tcPr>
          <w:p w14:paraId="65AE613A" w14:textId="77777777" w:rsidR="00E44B4D" w:rsidRPr="007E5660" w:rsidRDefault="00E44B4D" w:rsidP="00597F8F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BJB-DEVICE-ID</w:t>
            </w:r>
          </w:p>
        </w:tc>
        <w:tc>
          <w:tcPr>
            <w:tcW w:w="1258" w:type="dxa"/>
          </w:tcPr>
          <w:p w14:paraId="6DD4E2BB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1B0B1905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13CB9CAD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Device-ID</w:t>
            </w:r>
          </w:p>
        </w:tc>
      </w:tr>
      <w:tr w:rsidR="008C4F0A" w:rsidRPr="00385219" w14:paraId="527371BB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gridSpan w:val="2"/>
          </w:tcPr>
          <w:p w14:paraId="76077105" w14:textId="77777777" w:rsidR="00E44B4D" w:rsidRPr="007E5660" w:rsidRDefault="00E44B4D" w:rsidP="00597F8F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BJB-CHANNEL-ID</w:t>
            </w:r>
          </w:p>
        </w:tc>
        <w:tc>
          <w:tcPr>
            <w:tcW w:w="1258" w:type="dxa"/>
          </w:tcPr>
          <w:p w14:paraId="1687B438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6F19954B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43814CFD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Channel type</w:t>
            </w:r>
          </w:p>
        </w:tc>
      </w:tr>
      <w:tr w:rsidR="00597F8F" w:rsidRPr="00385219" w14:paraId="20DB534D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gridSpan w:val="2"/>
          </w:tcPr>
          <w:p w14:paraId="31DEFB63" w14:textId="77777777" w:rsidR="00E44B4D" w:rsidRPr="007E5660" w:rsidRDefault="00E44B4D" w:rsidP="00597F8F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BJB-IP-CLIENT</w:t>
            </w:r>
          </w:p>
        </w:tc>
        <w:tc>
          <w:tcPr>
            <w:tcW w:w="1258" w:type="dxa"/>
          </w:tcPr>
          <w:p w14:paraId="525EC062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18074B04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6AD5A301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IP client</w:t>
            </w:r>
          </w:p>
        </w:tc>
      </w:tr>
      <w:tr w:rsidR="00597F8F" w:rsidRPr="00385219" w14:paraId="193DF0CD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gridSpan w:val="2"/>
          </w:tcPr>
          <w:p w14:paraId="19178738" w14:textId="77777777" w:rsidR="00E44B4D" w:rsidRPr="007E5660" w:rsidRDefault="00E44B4D" w:rsidP="00597F8F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BJB-LATITUDE</w:t>
            </w:r>
          </w:p>
        </w:tc>
        <w:tc>
          <w:tcPr>
            <w:tcW w:w="1258" w:type="dxa"/>
          </w:tcPr>
          <w:p w14:paraId="36AB2571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5EC83F6F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433667EE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Latitude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koordinat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peta</w:t>
            </w:r>
            <w:proofErr w:type="spellEnd"/>
          </w:p>
        </w:tc>
      </w:tr>
      <w:tr w:rsidR="00597F8F" w:rsidRPr="00385219" w14:paraId="0108AF50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gridSpan w:val="2"/>
          </w:tcPr>
          <w:p w14:paraId="784BAC0E" w14:textId="77777777" w:rsidR="00E44B4D" w:rsidRPr="007E5660" w:rsidRDefault="00E44B4D" w:rsidP="00597F8F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BJB-LONGITUDE</w:t>
            </w:r>
          </w:p>
        </w:tc>
        <w:tc>
          <w:tcPr>
            <w:tcW w:w="1258" w:type="dxa"/>
          </w:tcPr>
          <w:p w14:paraId="0A148F26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51C4543C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73E05ACF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Longitude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koordinat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peta</w:t>
            </w:r>
            <w:proofErr w:type="spellEnd"/>
          </w:p>
        </w:tc>
      </w:tr>
      <w:tr w:rsidR="00E44B4D" w:rsidRPr="00385219" w14:paraId="195885D9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1" w:type="dxa"/>
            <w:gridSpan w:val="5"/>
          </w:tcPr>
          <w:p w14:paraId="0B74C28E" w14:textId="77777777" w:rsidR="00E44B4D" w:rsidRPr="007E5660" w:rsidRDefault="00E44B4D" w:rsidP="00597F8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Request Body (JSON)</w:t>
            </w:r>
          </w:p>
        </w:tc>
      </w:tr>
      <w:tr w:rsidR="008C4F0A" w:rsidRPr="00385219" w14:paraId="32D909C0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gridSpan w:val="2"/>
          </w:tcPr>
          <w:p w14:paraId="74139B83" w14:textId="77777777" w:rsidR="00E44B4D" w:rsidRPr="007E5660" w:rsidRDefault="00E44B4D" w:rsidP="00597F8F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Field</w:t>
            </w:r>
          </w:p>
        </w:tc>
        <w:tc>
          <w:tcPr>
            <w:tcW w:w="1258" w:type="dxa"/>
          </w:tcPr>
          <w:p w14:paraId="2F41EDF2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Mandatory</w:t>
            </w:r>
          </w:p>
        </w:tc>
        <w:tc>
          <w:tcPr>
            <w:tcW w:w="1370" w:type="dxa"/>
          </w:tcPr>
          <w:p w14:paraId="0F523269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Format</w:t>
            </w:r>
          </w:p>
        </w:tc>
        <w:tc>
          <w:tcPr>
            <w:tcW w:w="4618" w:type="dxa"/>
          </w:tcPr>
          <w:p w14:paraId="5F64A349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Deskripsi</w:t>
            </w:r>
            <w:proofErr w:type="spellEnd"/>
          </w:p>
        </w:tc>
      </w:tr>
      <w:tr w:rsidR="008C4F0A" w:rsidRPr="00385219" w14:paraId="42870CB3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gridSpan w:val="2"/>
          </w:tcPr>
          <w:p w14:paraId="4B57E99C" w14:textId="46C6FF80" w:rsidR="00E44B4D" w:rsidRPr="007E5660" w:rsidRDefault="008C4F0A" w:rsidP="00597F8F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cin</w:t>
            </w:r>
            <w:proofErr w:type="spellEnd"/>
          </w:p>
        </w:tc>
        <w:tc>
          <w:tcPr>
            <w:tcW w:w="1258" w:type="dxa"/>
          </w:tcPr>
          <w:p w14:paraId="06A9DDDE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370" w:type="dxa"/>
          </w:tcPr>
          <w:p w14:paraId="3DB1391B" w14:textId="3237FB47" w:rsidR="00E44B4D" w:rsidRPr="007E5660" w:rsidRDefault="008C4F0A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52E8A822" w14:textId="28AFA969" w:rsidR="00E44B4D" w:rsidRPr="007E5660" w:rsidRDefault="008C4F0A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Customer Identification Number (CIN) pada BJB </w:t>
            </w:r>
          </w:p>
        </w:tc>
      </w:tr>
      <w:tr w:rsidR="00E44B4D" w:rsidRPr="00385219" w14:paraId="5F3D7F65" w14:textId="77777777" w:rsidTr="00CE7E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gridSpan w:val="2"/>
            <w:shd w:val="clear" w:color="auto" w:fill="5B9BD5" w:themeFill="accent5"/>
          </w:tcPr>
          <w:p w14:paraId="18CB7814" w14:textId="77777777" w:rsidR="00E44B4D" w:rsidRPr="007E5660" w:rsidRDefault="00E44B4D" w:rsidP="00597F8F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customer_no</w:t>
            </w:r>
            <w:proofErr w:type="spellEnd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</w:t>
            </w:r>
          </w:p>
        </w:tc>
        <w:tc>
          <w:tcPr>
            <w:tcW w:w="1258" w:type="dxa"/>
            <w:shd w:val="clear" w:color="auto" w:fill="5B9BD5" w:themeFill="accent5"/>
          </w:tcPr>
          <w:p w14:paraId="50CA55D4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370" w:type="dxa"/>
            <w:shd w:val="clear" w:color="auto" w:fill="5B9BD5" w:themeFill="accent5"/>
          </w:tcPr>
          <w:p w14:paraId="7D4B998D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  <w:shd w:val="clear" w:color="auto" w:fill="5B9BD5" w:themeFill="accent5"/>
          </w:tcPr>
          <w:p w14:paraId="584EB9DF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Account Number </w:t>
            </w:r>
          </w:p>
        </w:tc>
      </w:tr>
      <w:tr w:rsidR="00E44B4D" w:rsidRPr="00385219" w14:paraId="061699F8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gridSpan w:val="2"/>
          </w:tcPr>
          <w:p w14:paraId="554D284C" w14:textId="77777777" w:rsidR="00E44B4D" w:rsidRPr="007E5660" w:rsidRDefault="00E44B4D" w:rsidP="00597F8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virtual_account_no</w:t>
            </w:r>
            <w:proofErr w:type="spellEnd"/>
          </w:p>
          <w:p w14:paraId="0C0FC6F3" w14:textId="77777777" w:rsidR="00E44B4D" w:rsidRPr="007E5660" w:rsidRDefault="00E44B4D" w:rsidP="00597F8F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258" w:type="dxa"/>
          </w:tcPr>
          <w:p w14:paraId="54501BDD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370" w:type="dxa"/>
          </w:tcPr>
          <w:p w14:paraId="2049C0FB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487D32E7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Di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isi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nomor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virtual account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dari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xendith</w:t>
            </w:r>
            <w:proofErr w:type="spellEnd"/>
          </w:p>
        </w:tc>
      </w:tr>
      <w:tr w:rsidR="00E44B4D" w:rsidRPr="00385219" w14:paraId="4AFA4B4C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gridSpan w:val="2"/>
          </w:tcPr>
          <w:p w14:paraId="2C1D6E9A" w14:textId="77777777" w:rsidR="00E44B4D" w:rsidRPr="007E5660" w:rsidRDefault="00E44B4D" w:rsidP="00597F8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trx_date_init</w:t>
            </w:r>
            <w:proofErr w:type="spellEnd"/>
          </w:p>
          <w:p w14:paraId="0028C392" w14:textId="77777777" w:rsidR="00E44B4D" w:rsidRPr="007E5660" w:rsidRDefault="00E44B4D" w:rsidP="00597F8F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258" w:type="dxa"/>
          </w:tcPr>
          <w:p w14:paraId="36E35F4D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370" w:type="dxa"/>
          </w:tcPr>
          <w:p w14:paraId="4BCBEDB5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696B0DB8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Date Time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dalam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format ISO-8601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Timezone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cth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: 2022-04-15T22:33:05+07:00</w:t>
            </w:r>
          </w:p>
        </w:tc>
      </w:tr>
      <w:tr w:rsidR="00E44B4D" w:rsidRPr="00385219" w14:paraId="22CCC3E5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gridSpan w:val="2"/>
          </w:tcPr>
          <w:p w14:paraId="7F277B52" w14:textId="77777777" w:rsidR="00E44B4D" w:rsidRPr="007E5660" w:rsidRDefault="00E44B4D" w:rsidP="00597F8F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amount </w:t>
            </w:r>
          </w:p>
          <w:p w14:paraId="28B2FB64" w14:textId="77777777" w:rsidR="00E44B4D" w:rsidRPr="007E5660" w:rsidRDefault="00E44B4D" w:rsidP="00597F8F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258" w:type="dxa"/>
          </w:tcPr>
          <w:p w14:paraId="7562F5E1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370" w:type="dxa"/>
          </w:tcPr>
          <w:p w14:paraId="707FAEAC" w14:textId="0B2EEBC4" w:rsidR="00E44B4D" w:rsidRPr="007E5660" w:rsidRDefault="008C4F0A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Object</w:t>
            </w:r>
          </w:p>
        </w:tc>
        <w:tc>
          <w:tcPr>
            <w:tcW w:w="4618" w:type="dxa"/>
          </w:tcPr>
          <w:p w14:paraId="6D5CF916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97F8F" w:rsidRPr="00385219" w14:paraId="2B5F185C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vMerge w:val="restart"/>
          </w:tcPr>
          <w:p w14:paraId="2483E842" w14:textId="77777777" w:rsidR="00E44B4D" w:rsidRPr="007E5660" w:rsidRDefault="00E44B4D" w:rsidP="00597F8F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982" w:type="dxa"/>
          </w:tcPr>
          <w:p w14:paraId="7371EB10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value</w:t>
            </w:r>
          </w:p>
        </w:tc>
        <w:tc>
          <w:tcPr>
            <w:tcW w:w="1258" w:type="dxa"/>
          </w:tcPr>
          <w:p w14:paraId="7453C2C4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370" w:type="dxa"/>
          </w:tcPr>
          <w:p w14:paraId="4C63C014" w14:textId="363880A1" w:rsidR="00E44B4D" w:rsidRPr="007E5660" w:rsidRDefault="008C4F0A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String(16,2)</w:t>
            </w:r>
          </w:p>
        </w:tc>
        <w:tc>
          <w:tcPr>
            <w:tcW w:w="4618" w:type="dxa"/>
          </w:tcPr>
          <w:p w14:paraId="29CCA83E" w14:textId="229CF763" w:rsidR="00E44B4D" w:rsidRPr="007E5660" w:rsidRDefault="008C4F0A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Nominal yang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akan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dibayar</w:t>
            </w:r>
            <w:proofErr w:type="spellEnd"/>
          </w:p>
        </w:tc>
      </w:tr>
      <w:tr w:rsidR="00597F8F" w:rsidRPr="00385219" w14:paraId="0C6F247F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vMerge/>
          </w:tcPr>
          <w:p w14:paraId="7A363FFC" w14:textId="77777777" w:rsidR="00E44B4D" w:rsidRPr="007E5660" w:rsidRDefault="00E44B4D" w:rsidP="00597F8F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982" w:type="dxa"/>
          </w:tcPr>
          <w:p w14:paraId="0E419A17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currency </w:t>
            </w:r>
          </w:p>
        </w:tc>
        <w:tc>
          <w:tcPr>
            <w:tcW w:w="1258" w:type="dxa"/>
          </w:tcPr>
          <w:p w14:paraId="05C11B6F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370" w:type="dxa"/>
          </w:tcPr>
          <w:p w14:paraId="5C4611D7" w14:textId="48858DEC" w:rsidR="00E44B4D" w:rsidRPr="007E5660" w:rsidRDefault="008C4F0A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String(3)</w:t>
            </w:r>
          </w:p>
        </w:tc>
        <w:tc>
          <w:tcPr>
            <w:tcW w:w="4618" w:type="dxa"/>
          </w:tcPr>
          <w:p w14:paraId="07275EDE" w14:textId="03C4B0DA" w:rsidR="00E44B4D" w:rsidRPr="007E5660" w:rsidRDefault="008C4F0A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Kode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mata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uang yang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digunakan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Contoh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Rupiah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menjadi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(IDR)</w:t>
            </w:r>
          </w:p>
        </w:tc>
      </w:tr>
      <w:tr w:rsidR="00E44B4D" w:rsidRPr="00385219" w14:paraId="1E0E8FAE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gridSpan w:val="2"/>
          </w:tcPr>
          <w:p w14:paraId="1ED7D84E" w14:textId="77777777" w:rsidR="00E44B4D" w:rsidRPr="007E5660" w:rsidRDefault="00E44B4D" w:rsidP="00597F8F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inquiry_request_id</w:t>
            </w:r>
            <w:proofErr w:type="spellEnd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</w:t>
            </w:r>
          </w:p>
        </w:tc>
        <w:tc>
          <w:tcPr>
            <w:tcW w:w="1258" w:type="dxa"/>
          </w:tcPr>
          <w:p w14:paraId="5991FCB4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370" w:type="dxa"/>
          </w:tcPr>
          <w:p w14:paraId="50987376" w14:textId="07B67797" w:rsidR="00E44B4D" w:rsidRPr="007E5660" w:rsidRDefault="008C4F0A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03924931" w14:textId="742D747E" w:rsidR="00E44B4D" w:rsidRPr="007E5660" w:rsidRDefault="008C4F0A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Nilai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unik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didapatkan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dari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proses inquiry payment</w:t>
            </w:r>
          </w:p>
        </w:tc>
      </w:tr>
      <w:tr w:rsidR="00E44B4D" w:rsidRPr="00385219" w14:paraId="20B8ADD1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gridSpan w:val="2"/>
          </w:tcPr>
          <w:p w14:paraId="2FAAC680" w14:textId="77777777" w:rsidR="00E44B4D" w:rsidRPr="007E5660" w:rsidRDefault="00E44B4D" w:rsidP="00597F8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source_bank_code</w:t>
            </w:r>
            <w:proofErr w:type="spellEnd"/>
          </w:p>
          <w:p w14:paraId="458DF07F" w14:textId="77777777" w:rsidR="00E44B4D" w:rsidRPr="007E5660" w:rsidRDefault="00E44B4D" w:rsidP="00597F8F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258" w:type="dxa"/>
          </w:tcPr>
          <w:p w14:paraId="7150035D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370" w:type="dxa"/>
          </w:tcPr>
          <w:p w14:paraId="259DEEB6" w14:textId="5CEECE6F" w:rsidR="00E44B4D" w:rsidRPr="007E5660" w:rsidRDefault="008C4F0A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String(3)</w:t>
            </w:r>
          </w:p>
        </w:tc>
        <w:tc>
          <w:tcPr>
            <w:tcW w:w="4618" w:type="dxa"/>
          </w:tcPr>
          <w:p w14:paraId="36DB938F" w14:textId="4EDE3B8A" w:rsidR="00E44B4D" w:rsidRPr="007E5660" w:rsidRDefault="008C4F0A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Kode account bank yang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digunakan</w:t>
            </w:r>
            <w:proofErr w:type="spellEnd"/>
          </w:p>
        </w:tc>
      </w:tr>
      <w:tr w:rsidR="00E44B4D" w:rsidRPr="00385219" w14:paraId="32CCB83B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gridSpan w:val="2"/>
          </w:tcPr>
          <w:p w14:paraId="67F0EEBC" w14:textId="77777777" w:rsidR="00E44B4D" w:rsidRPr="007E5660" w:rsidRDefault="00E44B4D" w:rsidP="00597F8F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Additional_info</w:t>
            </w:r>
            <w:proofErr w:type="spellEnd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</w:t>
            </w:r>
          </w:p>
        </w:tc>
        <w:tc>
          <w:tcPr>
            <w:tcW w:w="1258" w:type="dxa"/>
          </w:tcPr>
          <w:p w14:paraId="21038AE6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370" w:type="dxa"/>
          </w:tcPr>
          <w:p w14:paraId="1FF462E9" w14:textId="1CE4435F" w:rsidR="00E44B4D" w:rsidRPr="007E5660" w:rsidRDefault="008C4F0A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Object</w:t>
            </w:r>
          </w:p>
        </w:tc>
        <w:tc>
          <w:tcPr>
            <w:tcW w:w="4618" w:type="dxa"/>
          </w:tcPr>
          <w:p w14:paraId="7D8357D0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97F8F" w:rsidRPr="00385219" w14:paraId="6818C037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vMerge w:val="restart"/>
          </w:tcPr>
          <w:p w14:paraId="72C47809" w14:textId="77777777" w:rsidR="00597F8F" w:rsidRPr="007E5660" w:rsidRDefault="00597F8F" w:rsidP="00597F8F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982" w:type="dxa"/>
          </w:tcPr>
          <w:p w14:paraId="763DF1D8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remark </w:t>
            </w:r>
          </w:p>
        </w:tc>
        <w:tc>
          <w:tcPr>
            <w:tcW w:w="1258" w:type="dxa"/>
          </w:tcPr>
          <w:p w14:paraId="4173DFFC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370" w:type="dxa"/>
          </w:tcPr>
          <w:p w14:paraId="15648B69" w14:textId="3F2AA56C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4D44EBD9" w14:textId="15CF713D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Remark yang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dibuat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oleh user yang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melakukan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pembayaran</w:t>
            </w:r>
            <w:proofErr w:type="spellEnd"/>
          </w:p>
        </w:tc>
      </w:tr>
      <w:tr w:rsidR="00597F8F" w:rsidRPr="00385219" w14:paraId="6094C7E6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vMerge/>
          </w:tcPr>
          <w:p w14:paraId="1892FCC3" w14:textId="77777777" w:rsidR="00597F8F" w:rsidRPr="007E5660" w:rsidRDefault="00597F8F" w:rsidP="00597F8F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982" w:type="dxa"/>
          </w:tcPr>
          <w:p w14:paraId="59F78534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source_account_no</w:t>
            </w:r>
            <w:proofErr w:type="spellEnd"/>
          </w:p>
          <w:p w14:paraId="07BDF6DB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58" w:type="dxa"/>
          </w:tcPr>
          <w:p w14:paraId="1DB3F6AB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370" w:type="dxa"/>
          </w:tcPr>
          <w:p w14:paraId="1C0AC00F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618" w:type="dxa"/>
          </w:tcPr>
          <w:p w14:paraId="6376D34B" w14:textId="5237FEA3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Account number yang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digunakan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membayar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tagihan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virtual account</w:t>
            </w:r>
          </w:p>
        </w:tc>
      </w:tr>
      <w:tr w:rsidR="00597F8F" w:rsidRPr="00385219" w14:paraId="39D7CCA1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vMerge/>
          </w:tcPr>
          <w:p w14:paraId="46C5B2B9" w14:textId="77777777" w:rsidR="00597F8F" w:rsidRPr="007E5660" w:rsidRDefault="00597F8F" w:rsidP="00597F8F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982" w:type="dxa"/>
          </w:tcPr>
          <w:p w14:paraId="296639D3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source_account_name</w:t>
            </w:r>
            <w:proofErr w:type="spellEnd"/>
          </w:p>
        </w:tc>
        <w:tc>
          <w:tcPr>
            <w:tcW w:w="1258" w:type="dxa"/>
          </w:tcPr>
          <w:p w14:paraId="51C52C97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370" w:type="dxa"/>
          </w:tcPr>
          <w:p w14:paraId="144C8E00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618" w:type="dxa"/>
          </w:tcPr>
          <w:p w14:paraId="57F0541D" w14:textId="49308603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Nama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akun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digunakan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membayar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tagihan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virtual account</w:t>
            </w:r>
          </w:p>
        </w:tc>
      </w:tr>
      <w:tr w:rsidR="00597F8F" w:rsidRPr="00385219" w14:paraId="4F196171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vMerge/>
          </w:tcPr>
          <w:p w14:paraId="26D20C24" w14:textId="77777777" w:rsidR="00597F8F" w:rsidRPr="007E5660" w:rsidRDefault="00597F8F" w:rsidP="00597F8F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982" w:type="dxa"/>
          </w:tcPr>
          <w:p w14:paraId="632877C6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payment_interface</w:t>
            </w:r>
            <w:proofErr w:type="spellEnd"/>
          </w:p>
          <w:p w14:paraId="2287D7B3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58" w:type="dxa"/>
          </w:tcPr>
          <w:p w14:paraId="506AAFAA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370" w:type="dxa"/>
          </w:tcPr>
          <w:p w14:paraId="27E1EB18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618" w:type="dxa"/>
          </w:tcPr>
          <w:p w14:paraId="655838C7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Metode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,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atau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media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pembayaran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digunakan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membayar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tagihan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VA</w:t>
            </w:r>
          </w:p>
          <w:p w14:paraId="0487103D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MOBILE_BANKING </w:t>
            </w:r>
          </w:p>
          <w:p w14:paraId="4C86992D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INTERNET_BANKING </w:t>
            </w:r>
          </w:p>
          <w:p w14:paraId="62AF22D8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ATM </w:t>
            </w:r>
          </w:p>
          <w:p w14:paraId="73D8ADF4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EDC </w:t>
            </w:r>
          </w:p>
          <w:p w14:paraId="5A9662A6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TELLER </w:t>
            </w:r>
          </w:p>
          <w:p w14:paraId="565361A1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API </w:t>
            </w:r>
          </w:p>
          <w:p w14:paraId="2104C57F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97F8F" w:rsidRPr="00385219" w14:paraId="05A4BE85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vMerge/>
          </w:tcPr>
          <w:p w14:paraId="1BBC10C2" w14:textId="77777777" w:rsidR="00597F8F" w:rsidRPr="007E5660" w:rsidRDefault="00597F8F" w:rsidP="00597F8F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982" w:type="dxa"/>
          </w:tcPr>
          <w:p w14:paraId="18DB9AC0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transfer_method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258" w:type="dxa"/>
          </w:tcPr>
          <w:p w14:paraId="3BCC7B09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370" w:type="dxa"/>
          </w:tcPr>
          <w:p w14:paraId="2E98E675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618" w:type="dxa"/>
          </w:tcPr>
          <w:p w14:paraId="57D549D5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Metode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transfer yang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digunakan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membayar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tagihan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VA</w:t>
            </w:r>
          </w:p>
          <w:p w14:paraId="2C7E633F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INHOUSE</w:t>
            </w:r>
          </w:p>
          <w:p w14:paraId="07B22CD3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RTOL</w:t>
            </w:r>
          </w:p>
          <w:p w14:paraId="596E5253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RTGS </w:t>
            </w:r>
          </w:p>
          <w:p w14:paraId="7859126A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SKN </w:t>
            </w:r>
          </w:p>
          <w:p w14:paraId="0C246BAA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BIFAST </w:t>
            </w:r>
          </w:p>
          <w:p w14:paraId="3ACDD658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44B4D" w:rsidRPr="00385219" w14:paraId="200EF6F6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1" w:type="dxa"/>
            <w:gridSpan w:val="5"/>
          </w:tcPr>
          <w:p w14:paraId="1C2DB1E9" w14:textId="77777777" w:rsidR="00E44B4D" w:rsidRPr="007E5660" w:rsidRDefault="00E44B4D" w:rsidP="00597F8F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85219" w:rsidRPr="00385219" w14:paraId="7F0B0F7D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3" w:type="dxa"/>
            <w:gridSpan w:val="4"/>
          </w:tcPr>
          <w:p w14:paraId="7925017F" w14:textId="77777777" w:rsidR="00E44B4D" w:rsidRPr="007E5660" w:rsidRDefault="00E44B4D" w:rsidP="00597F8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Contoh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Request</w:t>
            </w:r>
          </w:p>
        </w:tc>
        <w:tc>
          <w:tcPr>
            <w:tcW w:w="4618" w:type="dxa"/>
          </w:tcPr>
          <w:p w14:paraId="12753555" w14:textId="77777777" w:rsidR="00597F8F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{</w:t>
            </w:r>
          </w:p>
          <w:p w14:paraId="1BB765F1" w14:textId="2F2DBFB1" w:rsidR="00E44B4D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cin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":" 088899",</w:t>
            </w:r>
            <w:r w:rsidR="00E44B4D" w:rsidRPr="007E5660">
              <w:rPr>
                <w:rFonts w:ascii="Arial" w:hAnsi="Arial" w:cs="Arial"/>
                <w:sz w:val="20"/>
                <w:szCs w:val="20"/>
              </w:rPr>
              <w:br/>
              <w:t>"</w:t>
            </w:r>
            <w:proofErr w:type="spellStart"/>
            <w:r w:rsidR="00E44B4D" w:rsidRPr="007E5660">
              <w:rPr>
                <w:rFonts w:ascii="Arial" w:hAnsi="Arial" w:cs="Arial"/>
                <w:sz w:val="20"/>
                <w:szCs w:val="20"/>
              </w:rPr>
              <w:t>partner_service_id</w:t>
            </w:r>
            <w:proofErr w:type="spellEnd"/>
            <w:r w:rsidR="00E44B4D" w:rsidRPr="007E5660">
              <w:rPr>
                <w:rFonts w:ascii="Arial" w:hAnsi="Arial" w:cs="Arial"/>
                <w:sz w:val="20"/>
                <w:szCs w:val="20"/>
              </w:rPr>
              <w:t>":" 088899", "customer_no":"12345678901234567890", "</w:t>
            </w:r>
            <w:proofErr w:type="spellStart"/>
            <w:r w:rsidR="00E44B4D" w:rsidRPr="007E5660">
              <w:rPr>
                <w:rFonts w:ascii="Arial" w:hAnsi="Arial" w:cs="Arial"/>
                <w:sz w:val="20"/>
                <w:szCs w:val="20"/>
              </w:rPr>
              <w:t>virtual_account_no</w:t>
            </w:r>
            <w:proofErr w:type="spellEnd"/>
            <w:r w:rsidR="00E44B4D" w:rsidRPr="007E5660">
              <w:rPr>
                <w:rFonts w:ascii="Arial" w:hAnsi="Arial" w:cs="Arial"/>
                <w:sz w:val="20"/>
                <w:szCs w:val="20"/>
              </w:rPr>
              <w:t>":" 8889912345678901234567890", "inquiry_request_id":"abcdef-1234 ",</w:t>
            </w:r>
          </w:p>
          <w:p w14:paraId="65CE8B51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"trx_date_init":"abcdef-1234 ",</w:t>
            </w:r>
          </w:p>
          <w:p w14:paraId="3FC3882E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"source_bank_code":"008",</w:t>
            </w:r>
            <w:r w:rsidRPr="007E5660">
              <w:rPr>
                <w:rFonts w:ascii="Arial" w:hAnsi="Arial" w:cs="Arial"/>
                <w:sz w:val="20"/>
                <w:szCs w:val="20"/>
              </w:rPr>
              <w:br/>
              <w:t xml:space="preserve">"amount":{ </w:t>
            </w:r>
          </w:p>
          <w:p w14:paraId="4B4C19D0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"value":"12345678.00", </w:t>
            </w:r>
          </w:p>
          <w:p w14:paraId="418716E1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currency":"IDR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" }, </w:t>
            </w:r>
          </w:p>
          <w:p w14:paraId="7685992A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additional_info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":{ </w:t>
            </w:r>
          </w:p>
          <w:p w14:paraId="7E51E1E1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remark":"internet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bill", "source_account_no":"001122334455",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source_account_name":"Jane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Doe",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payment_interface":"MOBILE_BANKING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transfer_method":"BIFAST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" </w:t>
            </w:r>
          </w:p>
          <w:p w14:paraId="26537E3C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} </w:t>
            </w:r>
          </w:p>
          <w:p w14:paraId="6C1E8342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} </w:t>
            </w:r>
          </w:p>
          <w:p w14:paraId="699E7568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44B4D" w:rsidRPr="00385219" w14:paraId="7343F9FC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3" w:type="dxa"/>
            <w:gridSpan w:val="4"/>
          </w:tcPr>
          <w:p w14:paraId="665E2026" w14:textId="0DCBF463" w:rsidR="00E44B4D" w:rsidRPr="007E5660" w:rsidRDefault="00597F8F" w:rsidP="00597F8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Contoh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Response</w:t>
            </w:r>
          </w:p>
        </w:tc>
        <w:tc>
          <w:tcPr>
            <w:tcW w:w="4618" w:type="dxa"/>
          </w:tcPr>
          <w:p w14:paraId="4E849FE9" w14:textId="086CD54D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{</w:t>
            </w:r>
            <w:r w:rsidRPr="007E5660">
              <w:rPr>
                <w:rFonts w:ascii="Arial" w:hAnsi="Arial" w:cs="Arial"/>
                <w:sz w:val="20"/>
                <w:szCs w:val="20"/>
              </w:rPr>
              <w:br/>
              <w:t>"response_code":"2002500",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response_message":"Successful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",</w:t>
            </w:r>
          </w:p>
          <w:p w14:paraId="3A0AF8AE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"cin":"12313",</w:t>
            </w:r>
          </w:p>
          <w:p w14:paraId="7B76B206" w14:textId="3623A0AF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va_data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":{ </w:t>
            </w:r>
          </w:p>
          <w:p w14:paraId="139878EF" w14:textId="743379F6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partner_service_id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":" 088899", </w:t>
            </w:r>
          </w:p>
          <w:p w14:paraId="55F961D4" w14:textId="4376FAB6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"customer_no":"12345678901234567890",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virtual_account_no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":" 8889912345678901234567890", "virtual_account_name":"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Jokul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Doe", "payment_request_id":"abcdef-123456-abcdef",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paid_amount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":{ </w:t>
            </w:r>
          </w:p>
          <w:p w14:paraId="5B2AEA9D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"value":"12345678.00", </w:t>
            </w:r>
          </w:p>
          <w:p w14:paraId="187778C2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currency":"IDR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" }, </w:t>
            </w:r>
          </w:p>
          <w:p w14:paraId="3A605749" w14:textId="0B24890C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"trx_date_time":"2020-12-21T14:56:11+07:00", "reference_no":"123456789012345", “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payment_flag_reason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”:{ </w:t>
            </w:r>
          </w:p>
          <w:p w14:paraId="1D0156D3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english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”: “Success”, </w:t>
            </w:r>
          </w:p>
          <w:p w14:paraId="576CA52F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lastRenderedPageBreak/>
              <w:t>“Indonesian: “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Sukses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” }, </w:t>
            </w:r>
          </w:p>
          <w:p w14:paraId="7E09CF51" w14:textId="27E11133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additional_info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":{</w:t>
            </w:r>
            <w:r w:rsidRPr="007E5660">
              <w:rPr>
                <w:rFonts w:ascii="Arial" w:hAnsi="Arial" w:cs="Arial"/>
                <w:sz w:val="20"/>
                <w:szCs w:val="20"/>
              </w:rPr>
              <w:br/>
              <w:t>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remark":"internet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bill", "source_account_no":"001122334455",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source_account_name":"Jane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Doe",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payment_interface":"MOBILE_BANKING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transfer_method":"BIFAST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" </w:t>
            </w:r>
          </w:p>
          <w:p w14:paraId="6CDB6182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} } </w:t>
            </w:r>
          </w:p>
          <w:p w14:paraId="59634F0F" w14:textId="20A17392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440447D1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1DA2951" w14:textId="77777777" w:rsidR="00E44B4D" w:rsidRPr="00385219" w:rsidRDefault="00E44B4D" w:rsidP="00E44B4D">
      <w:pPr>
        <w:rPr>
          <w:rFonts w:ascii="Arial" w:hAnsi="Arial" w:cs="Arial"/>
          <w:lang w:val="en-US"/>
        </w:rPr>
      </w:pPr>
    </w:p>
    <w:p w14:paraId="128BADFB" w14:textId="5C66573E" w:rsidR="00597F8F" w:rsidRPr="007E5660" w:rsidRDefault="00597F8F">
      <w:pPr>
        <w:pStyle w:val="Heading3"/>
        <w:numPr>
          <w:ilvl w:val="2"/>
          <w:numId w:val="8"/>
        </w:numPr>
        <w:tabs>
          <w:tab w:val="left" w:pos="0"/>
        </w:tabs>
        <w:ind w:left="709"/>
        <w:rPr>
          <w:rFonts w:cs="Arial"/>
          <w:sz w:val="22"/>
        </w:rPr>
      </w:pPr>
      <w:bookmarkStart w:id="84" w:name="_Toc123889705"/>
      <w:r w:rsidRPr="007E5660">
        <w:rPr>
          <w:rFonts w:cs="Arial"/>
          <w:sz w:val="22"/>
          <w:lang w:val="en-US"/>
        </w:rPr>
        <w:t>Cek Status</w:t>
      </w:r>
      <w:bookmarkEnd w:id="84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205"/>
        <w:gridCol w:w="1258"/>
        <w:gridCol w:w="1370"/>
        <w:gridCol w:w="4618"/>
      </w:tblGrid>
      <w:tr w:rsidR="00597F8F" w:rsidRPr="00385219" w14:paraId="7F3A1ACE" w14:textId="77777777" w:rsidTr="007D4A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5248897C" w14:textId="77777777" w:rsidR="00597F8F" w:rsidRPr="007E5660" w:rsidRDefault="00597F8F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URL</w:t>
            </w:r>
          </w:p>
        </w:tc>
        <w:tc>
          <w:tcPr>
            <w:tcW w:w="7246" w:type="dxa"/>
            <w:gridSpan w:val="3"/>
          </w:tcPr>
          <w:p w14:paraId="43CF353C" w14:textId="4E600EAE" w:rsidR="00597F8F" w:rsidRPr="007E5660" w:rsidRDefault="00597F8F" w:rsidP="005210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{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baseURL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}/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bjb</w:t>
            </w:r>
            <w:r w:rsidR="00385219" w:rsidRPr="007E5660">
              <w:rPr>
                <w:rFonts w:ascii="Arial" w:hAnsi="Arial" w:cs="Arial"/>
                <w:sz w:val="20"/>
                <w:szCs w:val="20"/>
              </w:rPr>
              <w:t>-va</w:t>
            </w:r>
            <w:proofErr w:type="spellEnd"/>
            <w:r w:rsidR="00385219"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7E5660">
              <w:rPr>
                <w:rFonts w:ascii="Arial" w:hAnsi="Arial" w:cs="Arial"/>
                <w:sz w:val="20"/>
                <w:szCs w:val="20"/>
              </w:rPr>
              <w:t>/payment-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cek</w:t>
            </w:r>
            <w:proofErr w:type="spellEnd"/>
          </w:p>
        </w:tc>
      </w:tr>
      <w:tr w:rsidR="00597F8F" w:rsidRPr="00385219" w14:paraId="0790049D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73235322" w14:textId="77777777" w:rsidR="00597F8F" w:rsidRPr="007E5660" w:rsidRDefault="00597F8F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Method</w:t>
            </w:r>
          </w:p>
        </w:tc>
        <w:tc>
          <w:tcPr>
            <w:tcW w:w="7246" w:type="dxa"/>
            <w:gridSpan w:val="3"/>
          </w:tcPr>
          <w:p w14:paraId="2D393AC3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597F8F" w:rsidRPr="00385219" w14:paraId="7879CC36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3B0DB03C" w14:textId="77777777" w:rsidR="00597F8F" w:rsidRPr="007E5660" w:rsidRDefault="00597F8F" w:rsidP="005210F2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46" w:type="dxa"/>
            <w:gridSpan w:val="3"/>
          </w:tcPr>
          <w:p w14:paraId="172EC64A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97F8F" w:rsidRPr="00385219" w14:paraId="4A09D635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1" w:type="dxa"/>
            <w:gridSpan w:val="4"/>
          </w:tcPr>
          <w:p w14:paraId="739C30D2" w14:textId="77777777" w:rsidR="00597F8F" w:rsidRPr="007E5660" w:rsidRDefault="00597F8F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Request header</w:t>
            </w:r>
          </w:p>
        </w:tc>
      </w:tr>
      <w:tr w:rsidR="005210F2" w:rsidRPr="00385219" w14:paraId="149E9FA3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766B9B13" w14:textId="77777777" w:rsidR="00597F8F" w:rsidRPr="007E5660" w:rsidRDefault="00597F8F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Field</w:t>
            </w:r>
          </w:p>
        </w:tc>
        <w:tc>
          <w:tcPr>
            <w:tcW w:w="1258" w:type="dxa"/>
          </w:tcPr>
          <w:p w14:paraId="1929105B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Mandatory</w:t>
            </w:r>
          </w:p>
        </w:tc>
        <w:tc>
          <w:tcPr>
            <w:tcW w:w="1370" w:type="dxa"/>
          </w:tcPr>
          <w:p w14:paraId="57652EA0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Format</w:t>
            </w:r>
          </w:p>
        </w:tc>
        <w:tc>
          <w:tcPr>
            <w:tcW w:w="4618" w:type="dxa"/>
          </w:tcPr>
          <w:p w14:paraId="5FBA9979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Deskripsi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597F8F" w:rsidRPr="00385219" w14:paraId="1C3D9157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245EDA2D" w14:textId="77777777" w:rsidR="00597F8F" w:rsidRPr="007E5660" w:rsidRDefault="00597F8F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Authorization </w:t>
            </w:r>
          </w:p>
        </w:tc>
        <w:tc>
          <w:tcPr>
            <w:tcW w:w="1258" w:type="dxa"/>
          </w:tcPr>
          <w:p w14:paraId="65E4BF65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138F77BC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01F12C4F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Bearer(Access token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bjb-va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client)</w:t>
            </w:r>
          </w:p>
        </w:tc>
      </w:tr>
      <w:tr w:rsidR="00597F8F" w:rsidRPr="00385219" w14:paraId="6A32941F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00FD8AC2" w14:textId="77777777" w:rsidR="00597F8F" w:rsidRPr="007E5660" w:rsidRDefault="00597F8F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Content-Type</w:t>
            </w:r>
          </w:p>
        </w:tc>
        <w:tc>
          <w:tcPr>
            <w:tcW w:w="1258" w:type="dxa"/>
          </w:tcPr>
          <w:p w14:paraId="19C0D7EC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162828FE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1DB9565B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Application/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json</w:t>
            </w:r>
            <w:proofErr w:type="spellEnd"/>
          </w:p>
        </w:tc>
      </w:tr>
      <w:tr w:rsidR="005210F2" w:rsidRPr="00385219" w14:paraId="44D5CC1A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31694E27" w14:textId="77777777" w:rsidR="00597F8F" w:rsidRPr="007E5660" w:rsidRDefault="00597F8F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BJB-TIMESTAMP</w:t>
            </w:r>
          </w:p>
        </w:tc>
        <w:tc>
          <w:tcPr>
            <w:tcW w:w="1258" w:type="dxa"/>
          </w:tcPr>
          <w:p w14:paraId="2FE80B15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73FDE118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6DB145F5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Time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dalam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format ISO-8601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Timezone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cth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: 2022-04-15T22:33:05+07:00</w:t>
            </w:r>
          </w:p>
        </w:tc>
      </w:tr>
      <w:tr w:rsidR="005210F2" w:rsidRPr="00385219" w14:paraId="5AB9A893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5903E446" w14:textId="77777777" w:rsidR="00597F8F" w:rsidRPr="007E5660" w:rsidRDefault="00597F8F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BJB-SIGNATURE</w:t>
            </w:r>
          </w:p>
        </w:tc>
        <w:tc>
          <w:tcPr>
            <w:tcW w:w="1258" w:type="dxa"/>
          </w:tcPr>
          <w:p w14:paraId="055941AD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4C394112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4B82245C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Lihat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bagian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authentifikasi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– Client VA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Bjb</w:t>
            </w:r>
            <w:proofErr w:type="spellEnd"/>
          </w:p>
        </w:tc>
      </w:tr>
      <w:tr w:rsidR="00597F8F" w:rsidRPr="00385219" w14:paraId="621E985E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1F84F05D" w14:textId="77777777" w:rsidR="00597F8F" w:rsidRPr="007E5660" w:rsidRDefault="00597F8F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BJB-DEVICE-ID</w:t>
            </w:r>
          </w:p>
        </w:tc>
        <w:tc>
          <w:tcPr>
            <w:tcW w:w="1258" w:type="dxa"/>
          </w:tcPr>
          <w:p w14:paraId="4A05D4E9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5CC5C02A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2969FD13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Device-ID</w:t>
            </w:r>
          </w:p>
        </w:tc>
      </w:tr>
      <w:tr w:rsidR="00597F8F" w:rsidRPr="00385219" w14:paraId="0D3EC8FD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4AC83F84" w14:textId="77777777" w:rsidR="00597F8F" w:rsidRPr="007E5660" w:rsidRDefault="00597F8F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BJB-CHANNEL-ID</w:t>
            </w:r>
          </w:p>
        </w:tc>
        <w:tc>
          <w:tcPr>
            <w:tcW w:w="1258" w:type="dxa"/>
          </w:tcPr>
          <w:p w14:paraId="7F397DF8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5BA29D2F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08750B4A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Channel type</w:t>
            </w:r>
          </w:p>
        </w:tc>
      </w:tr>
      <w:tr w:rsidR="00597F8F" w:rsidRPr="00385219" w14:paraId="0AE78085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3CB140BE" w14:textId="77777777" w:rsidR="00597F8F" w:rsidRPr="007E5660" w:rsidRDefault="00597F8F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BJB-IP-CLIENT</w:t>
            </w:r>
          </w:p>
        </w:tc>
        <w:tc>
          <w:tcPr>
            <w:tcW w:w="1258" w:type="dxa"/>
          </w:tcPr>
          <w:p w14:paraId="770D80A7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5C0D7962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0BF6820A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IP client</w:t>
            </w:r>
          </w:p>
        </w:tc>
      </w:tr>
      <w:tr w:rsidR="00597F8F" w:rsidRPr="00385219" w14:paraId="6E3A38D8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6E3A1B59" w14:textId="77777777" w:rsidR="00597F8F" w:rsidRPr="007E5660" w:rsidRDefault="00597F8F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BJB-LATITUDE</w:t>
            </w:r>
          </w:p>
        </w:tc>
        <w:tc>
          <w:tcPr>
            <w:tcW w:w="1258" w:type="dxa"/>
          </w:tcPr>
          <w:p w14:paraId="4638058A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6E3961A9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2A648B21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Latitude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koordinat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peta</w:t>
            </w:r>
            <w:proofErr w:type="spellEnd"/>
          </w:p>
        </w:tc>
      </w:tr>
      <w:tr w:rsidR="00597F8F" w:rsidRPr="00385219" w14:paraId="0F18DDA3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4AA397BA" w14:textId="77777777" w:rsidR="00597F8F" w:rsidRPr="007E5660" w:rsidRDefault="00597F8F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BJB-LONGITUDE</w:t>
            </w:r>
          </w:p>
        </w:tc>
        <w:tc>
          <w:tcPr>
            <w:tcW w:w="1258" w:type="dxa"/>
          </w:tcPr>
          <w:p w14:paraId="01008BB9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0CFCE0D2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5C499D00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Longitude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koordinat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peta</w:t>
            </w:r>
            <w:proofErr w:type="spellEnd"/>
          </w:p>
        </w:tc>
      </w:tr>
      <w:tr w:rsidR="00597F8F" w:rsidRPr="00385219" w14:paraId="412F4FCF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1" w:type="dxa"/>
            <w:gridSpan w:val="4"/>
          </w:tcPr>
          <w:p w14:paraId="7CED930D" w14:textId="77777777" w:rsidR="00597F8F" w:rsidRPr="007E5660" w:rsidRDefault="00597F8F" w:rsidP="005210F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Request Body (JSON)</w:t>
            </w:r>
          </w:p>
        </w:tc>
      </w:tr>
      <w:tr w:rsidR="005210F2" w:rsidRPr="00385219" w14:paraId="1A64F90C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4F159C3A" w14:textId="77777777" w:rsidR="00597F8F" w:rsidRPr="007E5660" w:rsidRDefault="00597F8F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Field</w:t>
            </w:r>
          </w:p>
        </w:tc>
        <w:tc>
          <w:tcPr>
            <w:tcW w:w="1258" w:type="dxa"/>
          </w:tcPr>
          <w:p w14:paraId="0B1749B8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E5660">
              <w:rPr>
                <w:rFonts w:ascii="Arial" w:hAnsi="Arial" w:cs="Arial"/>
                <w:b/>
                <w:bCs/>
                <w:sz w:val="20"/>
                <w:szCs w:val="20"/>
              </w:rPr>
              <w:t>Mandatory</w:t>
            </w:r>
          </w:p>
        </w:tc>
        <w:tc>
          <w:tcPr>
            <w:tcW w:w="1370" w:type="dxa"/>
          </w:tcPr>
          <w:p w14:paraId="1773D9DC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E5660">
              <w:rPr>
                <w:rFonts w:ascii="Arial" w:hAnsi="Arial" w:cs="Arial"/>
                <w:b/>
                <w:bCs/>
                <w:sz w:val="20"/>
                <w:szCs w:val="20"/>
              </w:rPr>
              <w:t>Format</w:t>
            </w:r>
          </w:p>
        </w:tc>
        <w:tc>
          <w:tcPr>
            <w:tcW w:w="4618" w:type="dxa"/>
          </w:tcPr>
          <w:p w14:paraId="5279815F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b/>
                <w:bCs/>
                <w:sz w:val="20"/>
                <w:szCs w:val="20"/>
              </w:rPr>
              <w:t>Deskripsi</w:t>
            </w:r>
            <w:proofErr w:type="spellEnd"/>
          </w:p>
        </w:tc>
      </w:tr>
      <w:tr w:rsidR="005210F2" w:rsidRPr="00385219" w14:paraId="2F0F344A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2EB30B8A" w14:textId="77777777" w:rsidR="00597F8F" w:rsidRPr="007E5660" w:rsidRDefault="00597F8F" w:rsidP="005210F2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cin</w:t>
            </w:r>
            <w:proofErr w:type="spellEnd"/>
          </w:p>
        </w:tc>
        <w:tc>
          <w:tcPr>
            <w:tcW w:w="1258" w:type="dxa"/>
          </w:tcPr>
          <w:p w14:paraId="25CE803B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370" w:type="dxa"/>
          </w:tcPr>
          <w:p w14:paraId="7E1A1BC4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4AA82138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Customer Identification Number (CIN) pada BJB </w:t>
            </w:r>
          </w:p>
        </w:tc>
      </w:tr>
      <w:tr w:rsidR="00597F8F" w:rsidRPr="00385219" w14:paraId="306781F6" w14:textId="77777777" w:rsidTr="00CE7E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shd w:val="clear" w:color="auto" w:fill="5B9BD5" w:themeFill="accent5"/>
          </w:tcPr>
          <w:p w14:paraId="7555D7A4" w14:textId="77777777" w:rsidR="00597F8F" w:rsidRPr="007E5660" w:rsidRDefault="00597F8F" w:rsidP="005210F2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customer_no</w:t>
            </w:r>
            <w:proofErr w:type="spellEnd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</w:t>
            </w:r>
          </w:p>
        </w:tc>
        <w:tc>
          <w:tcPr>
            <w:tcW w:w="1258" w:type="dxa"/>
            <w:shd w:val="clear" w:color="auto" w:fill="5B9BD5" w:themeFill="accent5"/>
          </w:tcPr>
          <w:p w14:paraId="793EA9D5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370" w:type="dxa"/>
            <w:shd w:val="clear" w:color="auto" w:fill="5B9BD5" w:themeFill="accent5"/>
          </w:tcPr>
          <w:p w14:paraId="740648F0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  <w:shd w:val="clear" w:color="auto" w:fill="5B9BD5" w:themeFill="accent5"/>
          </w:tcPr>
          <w:p w14:paraId="30290311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Account Number </w:t>
            </w:r>
          </w:p>
        </w:tc>
      </w:tr>
      <w:tr w:rsidR="005210F2" w:rsidRPr="00385219" w14:paraId="7EFFC8E2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45F77477" w14:textId="4B534793" w:rsidR="005210F2" w:rsidRPr="007E5660" w:rsidRDefault="005210F2" w:rsidP="005210F2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Inquiry_request_id</w:t>
            </w:r>
            <w:proofErr w:type="spellEnd"/>
          </w:p>
        </w:tc>
        <w:tc>
          <w:tcPr>
            <w:tcW w:w="1258" w:type="dxa"/>
          </w:tcPr>
          <w:p w14:paraId="413BC67B" w14:textId="2DDED7B6" w:rsidR="005210F2" w:rsidRPr="007E5660" w:rsidRDefault="005210F2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N</w:t>
            </w:r>
          </w:p>
        </w:tc>
        <w:tc>
          <w:tcPr>
            <w:tcW w:w="1370" w:type="dxa"/>
          </w:tcPr>
          <w:p w14:paraId="2D3A40F0" w14:textId="0DAC404D" w:rsidR="005210F2" w:rsidRPr="007E5660" w:rsidRDefault="005210F2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2EDA1260" w14:textId="184BEEA5" w:rsidR="005210F2" w:rsidRPr="007E5660" w:rsidRDefault="005210F2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Nilai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unik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dari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proses inquiry payment,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bila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di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isi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akan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memberikan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response array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transaksi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berdasarkan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nomor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virtual account yang di input</w:t>
            </w:r>
          </w:p>
        </w:tc>
      </w:tr>
      <w:tr w:rsidR="00597F8F" w:rsidRPr="00385219" w14:paraId="59EF07D5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0DF18B98" w14:textId="77777777" w:rsidR="00597F8F" w:rsidRPr="007E5660" w:rsidRDefault="00597F8F" w:rsidP="005210F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virtual_account_no</w:t>
            </w:r>
            <w:proofErr w:type="spellEnd"/>
          </w:p>
          <w:p w14:paraId="0684F5CD" w14:textId="77777777" w:rsidR="00597F8F" w:rsidRPr="007E5660" w:rsidRDefault="00597F8F" w:rsidP="005210F2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258" w:type="dxa"/>
          </w:tcPr>
          <w:p w14:paraId="35D67A10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370" w:type="dxa"/>
          </w:tcPr>
          <w:p w14:paraId="00158152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540EE188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Di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isi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nomor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virtual account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dari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xendith</w:t>
            </w:r>
            <w:proofErr w:type="spellEnd"/>
          </w:p>
        </w:tc>
      </w:tr>
      <w:tr w:rsidR="00597F8F" w:rsidRPr="00385219" w14:paraId="2EBD42C5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1" w:type="dxa"/>
            <w:gridSpan w:val="4"/>
          </w:tcPr>
          <w:p w14:paraId="62B401FD" w14:textId="77777777" w:rsidR="00597F8F" w:rsidRPr="007E5660" w:rsidRDefault="00597F8F" w:rsidP="005210F2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210F2" w:rsidRPr="00385219" w14:paraId="35BC7E29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3" w:type="dxa"/>
            <w:gridSpan w:val="3"/>
          </w:tcPr>
          <w:p w14:paraId="2DB73CB6" w14:textId="77777777" w:rsidR="00597F8F" w:rsidRPr="007E5660" w:rsidRDefault="00597F8F" w:rsidP="005210F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Contoh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Request</w:t>
            </w:r>
          </w:p>
        </w:tc>
        <w:tc>
          <w:tcPr>
            <w:tcW w:w="4618" w:type="dxa"/>
          </w:tcPr>
          <w:p w14:paraId="7887A295" w14:textId="77777777" w:rsidR="005210F2" w:rsidRPr="007E5660" w:rsidRDefault="005210F2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{</w:t>
            </w:r>
          </w:p>
          <w:p w14:paraId="57E40B9C" w14:textId="77777777" w:rsidR="005210F2" w:rsidRPr="007E5660" w:rsidRDefault="005210F2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  <w:p w14:paraId="6037074C" w14:textId="37FF64CA" w:rsidR="005210F2" w:rsidRPr="007E5660" w:rsidRDefault="005210F2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"customer_no":"12345678901234567890",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virtual_account_no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":" 08889912345678901234567890", "inquiry_request_id":"abcdef-123456-abcdef" </w:t>
            </w:r>
          </w:p>
          <w:p w14:paraId="39B30045" w14:textId="77777777" w:rsidR="005210F2" w:rsidRPr="007E5660" w:rsidRDefault="005210F2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  <w:p w14:paraId="3440D1C7" w14:textId="629E3863" w:rsidR="00597F8F" w:rsidRPr="007E5660" w:rsidRDefault="005210F2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}</w:t>
            </w:r>
          </w:p>
        </w:tc>
      </w:tr>
      <w:tr w:rsidR="00597F8F" w:rsidRPr="00385219" w14:paraId="56F2BDEA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3" w:type="dxa"/>
            <w:gridSpan w:val="3"/>
          </w:tcPr>
          <w:p w14:paraId="1B40AD95" w14:textId="77777777" w:rsidR="00597F8F" w:rsidRPr="007E5660" w:rsidRDefault="00597F8F" w:rsidP="005210F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Contoh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Response</w:t>
            </w:r>
          </w:p>
        </w:tc>
        <w:tc>
          <w:tcPr>
            <w:tcW w:w="4618" w:type="dxa"/>
          </w:tcPr>
          <w:p w14:paraId="700FC5ED" w14:textId="77777777" w:rsidR="00597F8F" w:rsidRPr="007E5660" w:rsidRDefault="005210F2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{</w:t>
            </w:r>
          </w:p>
          <w:p w14:paraId="71B34BE5" w14:textId="4B344C84" w:rsidR="005210F2" w:rsidRPr="007E5660" w:rsidRDefault="005210F2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"response_code":"2002600",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response_message":"Success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va_data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":{ </w:t>
            </w:r>
          </w:p>
          <w:p w14:paraId="06738BFA" w14:textId="2AB3926C" w:rsidR="005210F2" w:rsidRPr="007E5660" w:rsidRDefault="005210F2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"payment_flag_status":"00", "inquiry_request_id":"abcdef-123456-abcdef",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paid_amount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":{ </w:t>
            </w:r>
          </w:p>
          <w:p w14:paraId="19CDABFF" w14:textId="77777777" w:rsidR="005210F2" w:rsidRPr="007E5660" w:rsidRDefault="005210F2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"value":"12345678.00", </w:t>
            </w:r>
          </w:p>
          <w:p w14:paraId="024C15A1" w14:textId="77777777" w:rsidR="005210F2" w:rsidRPr="007E5660" w:rsidRDefault="005210F2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currency":"IDR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" }, </w:t>
            </w:r>
          </w:p>
          <w:p w14:paraId="6060AF3E" w14:textId="661B1D33" w:rsidR="005210F2" w:rsidRPr="007E5660" w:rsidRDefault="005210F2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trx_date_time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": "2022-11-24T18:37:04+07:00",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reference_no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": "1669360310347593000", </w:t>
            </w:r>
            <w:r w:rsidRPr="007E5660">
              <w:rPr>
                <w:rFonts w:ascii="Arial" w:hAnsi="Arial" w:cs="Arial"/>
                <w:sz w:val="20"/>
                <w:szCs w:val="20"/>
              </w:rPr>
              <w:lastRenderedPageBreak/>
              <w:t>"source_bank_code":"008",</w:t>
            </w:r>
            <w:r w:rsidRPr="007E5660">
              <w:rPr>
                <w:rFonts w:ascii="Arial" w:hAnsi="Arial" w:cs="Arial"/>
                <w:sz w:val="20"/>
                <w:szCs w:val="20"/>
              </w:rPr>
              <w:br/>
              <w:t>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additional_info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":{ </w:t>
            </w:r>
          </w:p>
          <w:p w14:paraId="782FD9FA" w14:textId="13379521" w:rsidR="005210F2" w:rsidRPr="007E5660" w:rsidRDefault="005210F2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remark":"internet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bill", "source_account_no":"001122334455",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source_account_name":"Jane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Doe",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payment_interface":"MOBILE_BANKING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transfer_method":"BIFAST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" </w:t>
            </w:r>
          </w:p>
          <w:p w14:paraId="5ECA40B5" w14:textId="77777777" w:rsidR="005210F2" w:rsidRPr="007E5660" w:rsidRDefault="005210F2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} </w:t>
            </w:r>
          </w:p>
          <w:p w14:paraId="529FC91A" w14:textId="15F537B0" w:rsidR="005210F2" w:rsidRPr="007E5660" w:rsidRDefault="005210F2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}}</w:t>
            </w:r>
          </w:p>
        </w:tc>
      </w:tr>
    </w:tbl>
    <w:p w14:paraId="53C5BE65" w14:textId="64260A05" w:rsidR="00AB1678" w:rsidRPr="00385219" w:rsidRDefault="00AB1678" w:rsidP="006358A4">
      <w:pPr>
        <w:rPr>
          <w:rFonts w:ascii="Arial" w:hAnsi="Arial" w:cs="Arial"/>
          <w:lang w:val="en-US"/>
        </w:rPr>
      </w:pPr>
    </w:p>
    <w:p w14:paraId="225B6026" w14:textId="77777777" w:rsidR="00AB1678" w:rsidRPr="00385219" w:rsidRDefault="00AB1678" w:rsidP="006358A4">
      <w:pPr>
        <w:rPr>
          <w:rFonts w:ascii="Arial" w:hAnsi="Arial" w:cs="Arial"/>
          <w:lang w:val="en-US"/>
        </w:rPr>
      </w:pPr>
    </w:p>
    <w:p w14:paraId="06E0A0C2" w14:textId="77777777" w:rsidR="009F5C41" w:rsidRDefault="009F5C41" w:rsidP="00CE7E9F">
      <w:pPr>
        <w:tabs>
          <w:tab w:val="left" w:pos="4189"/>
        </w:tabs>
        <w:rPr>
          <w:rFonts w:ascii="Arial" w:hAnsi="Arial" w:cs="Arial"/>
          <w:lang w:val="en-GB"/>
        </w:rPr>
      </w:pPr>
    </w:p>
    <w:p w14:paraId="1844898B" w14:textId="77777777" w:rsidR="00226EE0" w:rsidRDefault="00226EE0" w:rsidP="00CE7E9F">
      <w:pPr>
        <w:tabs>
          <w:tab w:val="left" w:pos="4189"/>
        </w:tabs>
        <w:rPr>
          <w:rFonts w:ascii="Arial" w:hAnsi="Arial" w:cs="Arial"/>
          <w:lang w:val="en-GB"/>
        </w:rPr>
      </w:pPr>
    </w:p>
    <w:p w14:paraId="46694EF4" w14:textId="14D8C55D" w:rsidR="00226EE0" w:rsidRDefault="00226EE0" w:rsidP="00226EE0">
      <w:pPr>
        <w:pStyle w:val="Heading3"/>
        <w:numPr>
          <w:ilvl w:val="2"/>
          <w:numId w:val="8"/>
        </w:numPr>
        <w:tabs>
          <w:tab w:val="left" w:pos="0"/>
        </w:tabs>
        <w:ind w:left="709"/>
        <w:rPr>
          <w:rFonts w:cs="Arial"/>
          <w:sz w:val="22"/>
          <w:lang w:val="en-US"/>
        </w:rPr>
      </w:pPr>
      <w:r>
        <w:rPr>
          <w:rFonts w:cs="Arial"/>
          <w:sz w:val="22"/>
          <w:lang w:val="en-US"/>
        </w:rPr>
        <w:t xml:space="preserve">API </w:t>
      </w:r>
      <w:proofErr w:type="spellStart"/>
      <w:r>
        <w:rPr>
          <w:rFonts w:cs="Arial"/>
          <w:sz w:val="22"/>
          <w:lang w:val="en-US"/>
        </w:rPr>
        <w:t>Laporan</w:t>
      </w:r>
      <w:proofErr w:type="spellEnd"/>
      <w:r w:rsidR="009E79EC">
        <w:rPr>
          <w:rFonts w:cs="Arial"/>
          <w:sz w:val="22"/>
          <w:lang w:val="en-US"/>
        </w:rPr>
        <w:t xml:space="preserve"> </w:t>
      </w:r>
      <w:proofErr w:type="spellStart"/>
      <w:r w:rsidR="009E79EC">
        <w:rPr>
          <w:rFonts w:cs="Arial"/>
          <w:sz w:val="22"/>
          <w:lang w:val="en-US"/>
        </w:rPr>
        <w:t>Transaksi</w:t>
      </w:r>
      <w:proofErr w:type="spellEnd"/>
    </w:p>
    <w:p w14:paraId="308C7EC1" w14:textId="77777777" w:rsidR="009E79EC" w:rsidRDefault="009E79EC" w:rsidP="009E79EC">
      <w:pPr>
        <w:rPr>
          <w:lang w:val="en-US" w:eastAsia="id-ID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205"/>
        <w:gridCol w:w="1258"/>
        <w:gridCol w:w="1370"/>
        <w:gridCol w:w="4618"/>
      </w:tblGrid>
      <w:tr w:rsidR="009E79EC" w:rsidRPr="00385219" w14:paraId="60589C00" w14:textId="77777777" w:rsidTr="00723D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717F3662" w14:textId="77777777" w:rsidR="009E79EC" w:rsidRPr="007E5660" w:rsidRDefault="009E79EC" w:rsidP="00723D83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URL</w:t>
            </w:r>
          </w:p>
        </w:tc>
        <w:tc>
          <w:tcPr>
            <w:tcW w:w="7246" w:type="dxa"/>
            <w:gridSpan w:val="3"/>
          </w:tcPr>
          <w:p w14:paraId="38564317" w14:textId="273EF005" w:rsidR="009E79EC" w:rsidRPr="007E5660" w:rsidRDefault="009E79EC" w:rsidP="00723D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{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baseURL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}/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bjb-va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/</w:t>
            </w:r>
            <w:proofErr w:type="spellStart"/>
            <w:r w:rsidR="0074517B">
              <w:rPr>
                <w:rFonts w:ascii="Arial" w:hAnsi="Arial" w:cs="Arial"/>
                <w:sz w:val="20"/>
                <w:szCs w:val="20"/>
              </w:rPr>
              <w:t>laporan</w:t>
            </w:r>
            <w:proofErr w:type="spellEnd"/>
            <w:r w:rsidR="0074517B">
              <w:rPr>
                <w:rFonts w:ascii="Arial" w:hAnsi="Arial" w:cs="Arial"/>
                <w:sz w:val="20"/>
                <w:szCs w:val="20"/>
              </w:rPr>
              <w:t>/{</w:t>
            </w:r>
            <w:proofErr w:type="spellStart"/>
            <w:r w:rsidR="0074517B">
              <w:rPr>
                <w:rFonts w:ascii="Arial" w:hAnsi="Arial" w:cs="Arial"/>
                <w:sz w:val="20"/>
                <w:szCs w:val="20"/>
              </w:rPr>
              <w:t>cin</w:t>
            </w:r>
            <w:proofErr w:type="spellEnd"/>
            <w:r w:rsidR="0074517B">
              <w:rPr>
                <w:rFonts w:ascii="Arial" w:hAnsi="Arial" w:cs="Arial"/>
                <w:sz w:val="20"/>
                <w:szCs w:val="20"/>
              </w:rPr>
              <w:t>}</w:t>
            </w:r>
          </w:p>
        </w:tc>
      </w:tr>
      <w:tr w:rsidR="009E79EC" w:rsidRPr="00385219" w14:paraId="14FF681D" w14:textId="77777777" w:rsidTr="00723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42659340" w14:textId="77777777" w:rsidR="009E79EC" w:rsidRPr="007E5660" w:rsidRDefault="009E79EC" w:rsidP="00723D83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Method</w:t>
            </w:r>
          </w:p>
        </w:tc>
        <w:tc>
          <w:tcPr>
            <w:tcW w:w="7246" w:type="dxa"/>
            <w:gridSpan w:val="3"/>
          </w:tcPr>
          <w:p w14:paraId="4DCEE3A1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9E79EC" w:rsidRPr="00385219" w14:paraId="1245894E" w14:textId="77777777" w:rsidTr="00723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2549E519" w14:textId="77777777" w:rsidR="009E79EC" w:rsidRPr="007E5660" w:rsidRDefault="009E79EC" w:rsidP="00723D8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46" w:type="dxa"/>
            <w:gridSpan w:val="3"/>
          </w:tcPr>
          <w:p w14:paraId="1EE6AB47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E79EC" w:rsidRPr="00385219" w14:paraId="77076A46" w14:textId="77777777" w:rsidTr="00723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1" w:type="dxa"/>
            <w:gridSpan w:val="4"/>
          </w:tcPr>
          <w:p w14:paraId="10B125E5" w14:textId="77777777" w:rsidR="009E79EC" w:rsidRPr="007E5660" w:rsidRDefault="009E79EC" w:rsidP="00723D83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Request header</w:t>
            </w:r>
          </w:p>
        </w:tc>
      </w:tr>
      <w:tr w:rsidR="009E79EC" w:rsidRPr="00385219" w14:paraId="6711A8B3" w14:textId="77777777" w:rsidTr="00723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72850673" w14:textId="77777777" w:rsidR="009E79EC" w:rsidRPr="007E5660" w:rsidRDefault="009E79EC" w:rsidP="00723D83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Field</w:t>
            </w:r>
          </w:p>
        </w:tc>
        <w:tc>
          <w:tcPr>
            <w:tcW w:w="1258" w:type="dxa"/>
          </w:tcPr>
          <w:p w14:paraId="74554FE7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Mandatory</w:t>
            </w:r>
          </w:p>
        </w:tc>
        <w:tc>
          <w:tcPr>
            <w:tcW w:w="1370" w:type="dxa"/>
          </w:tcPr>
          <w:p w14:paraId="07E740F1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Format</w:t>
            </w:r>
          </w:p>
        </w:tc>
        <w:tc>
          <w:tcPr>
            <w:tcW w:w="4618" w:type="dxa"/>
          </w:tcPr>
          <w:p w14:paraId="4DB2FFF1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Deskripsi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9E79EC" w:rsidRPr="00385219" w14:paraId="0E4D3EB8" w14:textId="77777777" w:rsidTr="00723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2B81C74D" w14:textId="77777777" w:rsidR="009E79EC" w:rsidRPr="007E5660" w:rsidRDefault="009E79EC" w:rsidP="00723D83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Authorization </w:t>
            </w:r>
          </w:p>
        </w:tc>
        <w:tc>
          <w:tcPr>
            <w:tcW w:w="1258" w:type="dxa"/>
          </w:tcPr>
          <w:p w14:paraId="2CC79A82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007F3649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2B5245D1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Bearer(Access token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bjb-va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client)</w:t>
            </w:r>
          </w:p>
        </w:tc>
      </w:tr>
      <w:tr w:rsidR="009E79EC" w:rsidRPr="00385219" w14:paraId="6FAC4A1C" w14:textId="77777777" w:rsidTr="00723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446BC504" w14:textId="77777777" w:rsidR="009E79EC" w:rsidRPr="007E5660" w:rsidRDefault="009E79EC" w:rsidP="00723D83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Content-Type</w:t>
            </w:r>
          </w:p>
        </w:tc>
        <w:tc>
          <w:tcPr>
            <w:tcW w:w="1258" w:type="dxa"/>
          </w:tcPr>
          <w:p w14:paraId="7571F411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2FAD2EF5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21EF2D5F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Application/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json</w:t>
            </w:r>
            <w:proofErr w:type="spellEnd"/>
          </w:p>
        </w:tc>
      </w:tr>
      <w:tr w:rsidR="009E79EC" w:rsidRPr="00385219" w14:paraId="5FB58F06" w14:textId="77777777" w:rsidTr="00723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3FA401A4" w14:textId="77777777" w:rsidR="009E79EC" w:rsidRPr="007E5660" w:rsidRDefault="009E79EC" w:rsidP="00723D83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BJB-TIMESTAMP</w:t>
            </w:r>
          </w:p>
        </w:tc>
        <w:tc>
          <w:tcPr>
            <w:tcW w:w="1258" w:type="dxa"/>
          </w:tcPr>
          <w:p w14:paraId="11DFD8F5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5392E374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452CB8AD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Time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dalam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format ISO-8601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Timezone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cth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: 2022-04-15T22:33:05+07:00</w:t>
            </w:r>
          </w:p>
        </w:tc>
      </w:tr>
      <w:tr w:rsidR="009E79EC" w:rsidRPr="00385219" w14:paraId="492C7EA5" w14:textId="77777777" w:rsidTr="00723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533CD2A3" w14:textId="77777777" w:rsidR="009E79EC" w:rsidRPr="007E5660" w:rsidRDefault="009E79EC" w:rsidP="00723D83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BJB-SIGNATURE</w:t>
            </w:r>
          </w:p>
        </w:tc>
        <w:tc>
          <w:tcPr>
            <w:tcW w:w="1258" w:type="dxa"/>
          </w:tcPr>
          <w:p w14:paraId="5F69A1E9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72755AA8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1B23D845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Lihat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bagian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authentifikasi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– Client VA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Bjb</w:t>
            </w:r>
            <w:proofErr w:type="spellEnd"/>
          </w:p>
        </w:tc>
      </w:tr>
      <w:tr w:rsidR="009E79EC" w:rsidRPr="00385219" w14:paraId="1C234CA1" w14:textId="77777777" w:rsidTr="00723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4B0366E4" w14:textId="77777777" w:rsidR="009E79EC" w:rsidRPr="007E5660" w:rsidRDefault="009E79EC" w:rsidP="00723D83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BJB-DEVICE-ID</w:t>
            </w:r>
          </w:p>
        </w:tc>
        <w:tc>
          <w:tcPr>
            <w:tcW w:w="1258" w:type="dxa"/>
          </w:tcPr>
          <w:p w14:paraId="5C8F28B2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7B1915C5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0C650FFE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Device-ID</w:t>
            </w:r>
          </w:p>
        </w:tc>
      </w:tr>
      <w:tr w:rsidR="009E79EC" w:rsidRPr="00385219" w14:paraId="514EF56F" w14:textId="77777777" w:rsidTr="00723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113F8FA9" w14:textId="77777777" w:rsidR="009E79EC" w:rsidRPr="007E5660" w:rsidRDefault="009E79EC" w:rsidP="00723D83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BJB-CHANNEL-ID</w:t>
            </w:r>
          </w:p>
        </w:tc>
        <w:tc>
          <w:tcPr>
            <w:tcW w:w="1258" w:type="dxa"/>
          </w:tcPr>
          <w:p w14:paraId="4E7711B2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48EEC88F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0B90E933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Channel type</w:t>
            </w:r>
          </w:p>
        </w:tc>
      </w:tr>
      <w:tr w:rsidR="009E79EC" w:rsidRPr="00385219" w14:paraId="4C9E8561" w14:textId="77777777" w:rsidTr="00723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5D2A8E18" w14:textId="77777777" w:rsidR="009E79EC" w:rsidRPr="007E5660" w:rsidRDefault="009E79EC" w:rsidP="00723D83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BJB-IP-CLIENT</w:t>
            </w:r>
          </w:p>
        </w:tc>
        <w:tc>
          <w:tcPr>
            <w:tcW w:w="1258" w:type="dxa"/>
          </w:tcPr>
          <w:p w14:paraId="449A28B4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69185023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64C74B3E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IP client</w:t>
            </w:r>
          </w:p>
        </w:tc>
      </w:tr>
      <w:tr w:rsidR="009E79EC" w:rsidRPr="00385219" w14:paraId="16D02F64" w14:textId="77777777" w:rsidTr="00723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786FBDBD" w14:textId="77777777" w:rsidR="009E79EC" w:rsidRPr="007E5660" w:rsidRDefault="009E79EC" w:rsidP="00723D83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BJB-LATITUDE</w:t>
            </w:r>
          </w:p>
        </w:tc>
        <w:tc>
          <w:tcPr>
            <w:tcW w:w="1258" w:type="dxa"/>
          </w:tcPr>
          <w:p w14:paraId="71CF0440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2DE3108D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7AFEAA17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Latitude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koordinat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peta</w:t>
            </w:r>
            <w:proofErr w:type="spellEnd"/>
          </w:p>
        </w:tc>
      </w:tr>
      <w:tr w:rsidR="009E79EC" w:rsidRPr="00385219" w14:paraId="74994795" w14:textId="77777777" w:rsidTr="00723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4BB6CCB2" w14:textId="77777777" w:rsidR="009E79EC" w:rsidRPr="007E5660" w:rsidRDefault="009E79EC" w:rsidP="00723D83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BJB-LONGITUDE</w:t>
            </w:r>
          </w:p>
        </w:tc>
        <w:tc>
          <w:tcPr>
            <w:tcW w:w="1258" w:type="dxa"/>
          </w:tcPr>
          <w:p w14:paraId="3ED79970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7026302E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04135465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Longitude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koordinat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peta</w:t>
            </w:r>
            <w:proofErr w:type="spellEnd"/>
          </w:p>
        </w:tc>
      </w:tr>
      <w:tr w:rsidR="009E79EC" w:rsidRPr="00385219" w14:paraId="62AC82E6" w14:textId="77777777" w:rsidTr="00723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1" w:type="dxa"/>
            <w:gridSpan w:val="4"/>
          </w:tcPr>
          <w:p w14:paraId="375C155E" w14:textId="77777777" w:rsidR="009E79EC" w:rsidRPr="007E5660" w:rsidRDefault="009E79EC" w:rsidP="00723D8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Request Body (JSON)</w:t>
            </w:r>
          </w:p>
        </w:tc>
      </w:tr>
      <w:tr w:rsidR="009E79EC" w:rsidRPr="00385219" w14:paraId="0F74D8D2" w14:textId="77777777" w:rsidTr="00723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0F26A3E6" w14:textId="77777777" w:rsidR="009E79EC" w:rsidRPr="007E5660" w:rsidRDefault="009E79EC" w:rsidP="00723D83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Field</w:t>
            </w:r>
          </w:p>
        </w:tc>
        <w:tc>
          <w:tcPr>
            <w:tcW w:w="1258" w:type="dxa"/>
          </w:tcPr>
          <w:p w14:paraId="586A6913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E5660">
              <w:rPr>
                <w:rFonts w:ascii="Arial" w:hAnsi="Arial" w:cs="Arial"/>
                <w:b/>
                <w:bCs/>
                <w:sz w:val="20"/>
                <w:szCs w:val="20"/>
              </w:rPr>
              <w:t>Mandatory</w:t>
            </w:r>
          </w:p>
        </w:tc>
        <w:tc>
          <w:tcPr>
            <w:tcW w:w="1370" w:type="dxa"/>
          </w:tcPr>
          <w:p w14:paraId="054DD26D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E5660">
              <w:rPr>
                <w:rFonts w:ascii="Arial" w:hAnsi="Arial" w:cs="Arial"/>
                <w:b/>
                <w:bCs/>
                <w:sz w:val="20"/>
                <w:szCs w:val="20"/>
              </w:rPr>
              <w:t>Format</w:t>
            </w:r>
          </w:p>
        </w:tc>
        <w:tc>
          <w:tcPr>
            <w:tcW w:w="4618" w:type="dxa"/>
          </w:tcPr>
          <w:p w14:paraId="158E4EE1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b/>
                <w:bCs/>
                <w:sz w:val="20"/>
                <w:szCs w:val="20"/>
              </w:rPr>
              <w:t>Deskripsi</w:t>
            </w:r>
            <w:proofErr w:type="spellEnd"/>
          </w:p>
        </w:tc>
      </w:tr>
      <w:tr w:rsidR="009E79EC" w:rsidRPr="00385219" w14:paraId="4A8D8C73" w14:textId="77777777" w:rsidTr="00723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10AEA3EB" w14:textId="77777777" w:rsidR="009E79EC" w:rsidRPr="007E5660" w:rsidRDefault="009E79EC" w:rsidP="00723D83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cin</w:t>
            </w:r>
            <w:proofErr w:type="spellEnd"/>
          </w:p>
        </w:tc>
        <w:tc>
          <w:tcPr>
            <w:tcW w:w="1258" w:type="dxa"/>
          </w:tcPr>
          <w:p w14:paraId="16D3279F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370" w:type="dxa"/>
          </w:tcPr>
          <w:p w14:paraId="3DA3A98C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4AAC2ED5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Customer Identification Number (CIN) pada BJB </w:t>
            </w:r>
          </w:p>
        </w:tc>
      </w:tr>
      <w:tr w:rsidR="009E79EC" w:rsidRPr="00385219" w14:paraId="4CCA0425" w14:textId="77777777" w:rsidTr="00723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shd w:val="clear" w:color="auto" w:fill="5B9BD5" w:themeFill="accent5"/>
          </w:tcPr>
          <w:p w14:paraId="33520746" w14:textId="77777777" w:rsidR="009E79EC" w:rsidRPr="007E5660" w:rsidRDefault="009E79EC" w:rsidP="00723D83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customer_no</w:t>
            </w:r>
            <w:proofErr w:type="spellEnd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</w:t>
            </w:r>
          </w:p>
        </w:tc>
        <w:tc>
          <w:tcPr>
            <w:tcW w:w="1258" w:type="dxa"/>
            <w:shd w:val="clear" w:color="auto" w:fill="5B9BD5" w:themeFill="accent5"/>
          </w:tcPr>
          <w:p w14:paraId="6CEDC6B1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370" w:type="dxa"/>
            <w:shd w:val="clear" w:color="auto" w:fill="5B9BD5" w:themeFill="accent5"/>
          </w:tcPr>
          <w:p w14:paraId="78EC7254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  <w:shd w:val="clear" w:color="auto" w:fill="5B9BD5" w:themeFill="accent5"/>
          </w:tcPr>
          <w:p w14:paraId="21EAEE70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Account Number </w:t>
            </w:r>
          </w:p>
        </w:tc>
      </w:tr>
      <w:tr w:rsidR="009E79EC" w:rsidRPr="00385219" w14:paraId="52D92153" w14:textId="77777777" w:rsidTr="00723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7D0DE7E3" w14:textId="77777777" w:rsidR="009E79EC" w:rsidRPr="007E5660" w:rsidRDefault="009E79EC" w:rsidP="00723D83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Inquiry_request_id</w:t>
            </w:r>
            <w:proofErr w:type="spellEnd"/>
          </w:p>
        </w:tc>
        <w:tc>
          <w:tcPr>
            <w:tcW w:w="1258" w:type="dxa"/>
          </w:tcPr>
          <w:p w14:paraId="1985F79D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N</w:t>
            </w:r>
          </w:p>
        </w:tc>
        <w:tc>
          <w:tcPr>
            <w:tcW w:w="1370" w:type="dxa"/>
          </w:tcPr>
          <w:p w14:paraId="4378F729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12AEB16B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Nilai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unik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dari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proses inquiry payment,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bila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di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isi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akan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memberikan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response array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transaksi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berdasarkan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nomor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virtual account yang di input</w:t>
            </w:r>
          </w:p>
        </w:tc>
      </w:tr>
      <w:tr w:rsidR="009E79EC" w:rsidRPr="00385219" w14:paraId="3F16C391" w14:textId="77777777" w:rsidTr="00723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6EE0439E" w14:textId="77777777" w:rsidR="009E79EC" w:rsidRPr="007E5660" w:rsidRDefault="009E79EC" w:rsidP="00723D83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virtual_account_no</w:t>
            </w:r>
            <w:proofErr w:type="spellEnd"/>
          </w:p>
          <w:p w14:paraId="2C8EF5C4" w14:textId="77777777" w:rsidR="009E79EC" w:rsidRPr="007E5660" w:rsidRDefault="009E79EC" w:rsidP="00723D83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258" w:type="dxa"/>
          </w:tcPr>
          <w:p w14:paraId="0377334D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370" w:type="dxa"/>
          </w:tcPr>
          <w:p w14:paraId="0EF7D550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54BF045A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Di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isi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nomor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virtual account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dari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xendith</w:t>
            </w:r>
            <w:proofErr w:type="spellEnd"/>
          </w:p>
        </w:tc>
      </w:tr>
      <w:tr w:rsidR="009E79EC" w:rsidRPr="00385219" w14:paraId="6BE33F9B" w14:textId="77777777" w:rsidTr="00723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1" w:type="dxa"/>
            <w:gridSpan w:val="4"/>
          </w:tcPr>
          <w:p w14:paraId="67596777" w14:textId="77777777" w:rsidR="009E79EC" w:rsidRPr="007E5660" w:rsidRDefault="009E79EC" w:rsidP="00723D8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E79EC" w:rsidRPr="00385219" w14:paraId="61B08C43" w14:textId="77777777" w:rsidTr="00723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3" w:type="dxa"/>
            <w:gridSpan w:val="3"/>
          </w:tcPr>
          <w:p w14:paraId="080C156C" w14:textId="77777777" w:rsidR="009E79EC" w:rsidRPr="007E5660" w:rsidRDefault="009E79EC" w:rsidP="00723D83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Contoh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Request</w:t>
            </w:r>
          </w:p>
        </w:tc>
        <w:tc>
          <w:tcPr>
            <w:tcW w:w="4618" w:type="dxa"/>
          </w:tcPr>
          <w:p w14:paraId="479D3A53" w14:textId="77777777" w:rsidR="0074517B" w:rsidRDefault="0074517B" w:rsidP="0074517B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{</w:t>
            </w:r>
          </w:p>
          <w:p w14:paraId="75D34ECD" w14:textId="77777777" w:rsidR="0074517B" w:rsidRDefault="0074517B" w:rsidP="0074517B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"draw"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"1"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468307B5" w14:textId="77777777" w:rsidR="0074517B" w:rsidRDefault="0074517B" w:rsidP="0074517B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"start"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"0"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2BCB80B3" w14:textId="77777777" w:rsidR="0074517B" w:rsidRDefault="0074517B" w:rsidP="0074517B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"length"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"10"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3915139E" w14:textId="13E29D8D" w:rsidR="0074517B" w:rsidRDefault="0074517B" w:rsidP="0074517B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"order"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="003D7C60">
              <w:rPr>
                <w:rFonts w:ascii="Courier New" w:hAnsi="Courier New" w:cs="Courier New"/>
                <w:color w:val="0451A5"/>
                <w:sz w:val="18"/>
                <w:szCs w:val="18"/>
              </w:rPr>
              <w:t>waktu_transaksi</w:t>
            </w:r>
            <w:proofErr w:type="spellEnd"/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2AC8C147" w14:textId="688EA5E8" w:rsidR="003D7C60" w:rsidRDefault="003D7C60" w:rsidP="003D7C60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start_at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</w:t>
            </w:r>
            <w:r w:rsidR="00DC45AB">
              <w:rPr>
                <w:rFonts w:ascii="Courier New" w:hAnsi="Courier New" w:cs="Courier New"/>
                <w:color w:val="0451A5"/>
                <w:sz w:val="18"/>
                <w:szCs w:val="18"/>
              </w:rPr>
              <w:t>DD-MM-YYYY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 xml:space="preserve"> 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1C9F6A96" w14:textId="1794D441" w:rsidR="003D7C60" w:rsidRDefault="003D7C60" w:rsidP="0074517B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end_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at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</w:t>
            </w:r>
            <w:r w:rsidR="00DC45AB">
              <w:rPr>
                <w:rFonts w:ascii="Courier New" w:hAnsi="Courier New" w:cs="Courier New"/>
                <w:color w:val="0451A5"/>
                <w:sz w:val="18"/>
                <w:szCs w:val="18"/>
              </w:rPr>
              <w:t>DD-MM-YYYY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 xml:space="preserve"> 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789E5DE6" w14:textId="77777777" w:rsidR="0074517B" w:rsidRDefault="0074517B" w:rsidP="0074517B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direction"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"DESC"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6E854806" w14:textId="77777777" w:rsidR="0074517B" w:rsidRDefault="0074517B" w:rsidP="0074517B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search_param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: {</w:t>
            </w:r>
          </w:p>
          <w:p w14:paraId="0A28F79B" w14:textId="17556A82" w:rsidR="0074517B" w:rsidRDefault="0074517B" w:rsidP="0074517B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="00DC45AB">
              <w:rPr>
                <w:rFonts w:ascii="Courier New" w:hAnsi="Courier New" w:cs="Courier New"/>
                <w:color w:val="A31515"/>
                <w:sz w:val="18"/>
                <w:szCs w:val="18"/>
              </w:rPr>
              <w:t>nomor</w:t>
            </w:r>
            <w:r w:rsidR="00F500D0">
              <w:rPr>
                <w:rFonts w:ascii="Courier New" w:hAnsi="Courier New" w:cs="Courier New"/>
                <w:color w:val="A31515"/>
                <w:sz w:val="18"/>
                <w:szCs w:val="18"/>
              </w:rPr>
              <w:t>_virtual_account</w:t>
            </w:r>
            <w:proofErr w:type="spellEnd"/>
            <w:r w:rsidR="00DC45AB">
              <w:rPr>
                <w:rFonts w:ascii="Courier New" w:hAnsi="Courier New" w:cs="Courier New"/>
                <w:color w:val="A31515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41C49FCD" w14:textId="006BC9F0" w:rsidR="0074517B" w:rsidRDefault="0074517B" w:rsidP="003D7C60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="00F500D0">
              <w:rPr>
                <w:rFonts w:ascii="Courier New" w:hAnsi="Courier New" w:cs="Courier New"/>
                <w:color w:val="A31515"/>
                <w:sz w:val="18"/>
                <w:szCs w:val="18"/>
              </w:rPr>
              <w:t>nomor_referensi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""</w:t>
            </w:r>
          </w:p>
          <w:p w14:paraId="2F3351A4" w14:textId="77777777" w:rsidR="0074517B" w:rsidRDefault="0074517B" w:rsidP="0074517B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}</w:t>
            </w:r>
          </w:p>
          <w:p w14:paraId="5ECFD612" w14:textId="77777777" w:rsidR="0074517B" w:rsidRDefault="0074517B" w:rsidP="0074517B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  <w:p w14:paraId="03C618C2" w14:textId="16795421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E79EC" w:rsidRPr="00385219" w14:paraId="1375697E" w14:textId="77777777" w:rsidTr="00723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3" w:type="dxa"/>
            <w:gridSpan w:val="3"/>
          </w:tcPr>
          <w:p w14:paraId="4D01D29C" w14:textId="77777777" w:rsidR="009E79EC" w:rsidRPr="007E5660" w:rsidRDefault="009E79EC" w:rsidP="00723D83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lastRenderedPageBreak/>
              <w:t>Contoh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Response</w:t>
            </w:r>
          </w:p>
        </w:tc>
        <w:tc>
          <w:tcPr>
            <w:tcW w:w="4618" w:type="dxa"/>
          </w:tcPr>
          <w:p w14:paraId="47D44CAC" w14:textId="77777777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{</w:t>
            </w:r>
          </w:p>
          <w:p w14:paraId="368E452A" w14:textId="77777777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rc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"0000"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0B003E91" w14:textId="77777777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rcm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"Successfully retrieved data"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236D0024" w14:textId="77777777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"data"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: {</w:t>
            </w:r>
          </w:p>
          <w:p w14:paraId="27AB3926" w14:textId="77777777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"draw"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"1"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6EBC3900" w14:textId="77777777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recordsTotal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6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45E398CE" w14:textId="77777777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recordsFiltered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6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4769EE94" w14:textId="77777777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"data"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: [</w:t>
            </w:r>
          </w:p>
          <w:p w14:paraId="45F27224" w14:textId="77777777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{</w:t>
            </w:r>
          </w:p>
          <w:p w14:paraId="0111A8C5" w14:textId="557BFC2D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no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1D84514E" w14:textId="4B4BF686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nama_client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BJB 2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782FD89A" w14:textId="51B98A8D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n</w:t>
            </w:r>
            <w:r w:rsidR="002D3A4D">
              <w:rPr>
                <w:rFonts w:ascii="Courier New" w:hAnsi="Courier New" w:cs="Courier New"/>
                <w:color w:val="A31515"/>
                <w:sz w:val="18"/>
                <w:szCs w:val="18"/>
              </w:rPr>
              <w:t>ama_product</w:t>
            </w:r>
            <w:proofErr w:type="spellEnd"/>
            <w:r w:rsidR="002D3A4D">
              <w:rPr>
                <w:rFonts w:ascii="Courier New" w:hAnsi="Courier New" w:cs="Courier New"/>
                <w:color w:val="A31515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</w:t>
            </w:r>
            <w:r w:rsidR="00D26BE7">
              <w:rPr>
                <w:rFonts w:ascii="Courier New" w:hAnsi="Courier New" w:cs="Courier New"/>
                <w:color w:val="0451A5"/>
                <w:sz w:val="18"/>
                <w:szCs w:val="18"/>
              </w:rPr>
              <w:t>EDPAY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5E958B49" w14:textId="508AC1E5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="00D26BE7">
              <w:rPr>
                <w:rFonts w:ascii="Courier New" w:hAnsi="Courier New" w:cs="Courier New"/>
                <w:color w:val="A31515"/>
                <w:sz w:val="18"/>
                <w:szCs w:val="18"/>
              </w:rPr>
              <w:t>nomor_virtua_account</w:t>
            </w:r>
            <w:proofErr w:type="spellEnd"/>
            <w:r w:rsidR="00D26BE7">
              <w:rPr>
                <w:rFonts w:ascii="Courier New" w:hAnsi="Courier New" w:cs="Courier New"/>
                <w:color w:val="A31515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</w:t>
            </w:r>
            <w:r w:rsidR="00D26BE7">
              <w:rPr>
                <w:rFonts w:ascii="Courier New" w:hAnsi="Courier New" w:cs="Courier New"/>
                <w:color w:val="0451A5"/>
                <w:sz w:val="18"/>
                <w:szCs w:val="18"/>
              </w:rPr>
              <w:t>00342423324234324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2A0D5101" w14:textId="74F6A7A3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="00FD0458">
              <w:rPr>
                <w:rFonts w:ascii="Courier New" w:hAnsi="Courier New" w:cs="Courier New"/>
                <w:color w:val="A31515"/>
                <w:sz w:val="18"/>
                <w:szCs w:val="18"/>
              </w:rPr>
              <w:t>deskripsi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:</w:t>
            </w:r>
            <w:r w:rsidR="00FD0458">
              <w:rPr>
                <w:rFonts w:ascii="Courier New" w:hAnsi="Courier New" w:cs="Courier New"/>
                <w:color w:val="0451A5"/>
                <w:sz w:val="18"/>
                <w:szCs w:val="18"/>
              </w:rPr>
              <w:t>"</w:t>
            </w:r>
            <w:r w:rsidR="00FD0458">
              <w:rPr>
                <w:rFonts w:ascii="Courier New" w:hAnsi="Courier New" w:cs="Courier New"/>
                <w:color w:val="0451A5"/>
                <w:sz w:val="18"/>
                <w:szCs w:val="18"/>
              </w:rPr>
              <w:t>EDUPAY Semester 1</w:t>
            </w:r>
            <w:r w:rsidR="00FD0458">
              <w:rPr>
                <w:rFonts w:ascii="Courier New" w:hAnsi="Courier New" w:cs="Courier New"/>
                <w:color w:val="0451A5"/>
                <w:sz w:val="18"/>
                <w:szCs w:val="18"/>
              </w:rPr>
              <w:t>"</w:t>
            </w:r>
            <w:r w:rsidR="00FD0458"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5BE952E7" w14:textId="27B04F89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 w:rsidR="00744D86">
              <w:rPr>
                <w:rFonts w:ascii="Courier New" w:hAnsi="Courier New" w:cs="Courier New"/>
                <w:color w:val="A31515"/>
                <w:sz w:val="18"/>
                <w:szCs w:val="18"/>
              </w:rPr>
              <w:t>email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</w:t>
            </w:r>
            <w:r w:rsidR="00744D86">
              <w:rPr>
                <w:rFonts w:ascii="Courier New" w:hAnsi="Courier New" w:cs="Courier New"/>
                <w:color w:val="0451A5"/>
                <w:sz w:val="18"/>
                <w:szCs w:val="18"/>
              </w:rPr>
              <w:t>customer@email.com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211E42F5" w14:textId="1707BB46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="00744D86">
              <w:rPr>
                <w:rFonts w:ascii="Courier New" w:hAnsi="Courier New" w:cs="Courier New"/>
                <w:color w:val="A31515"/>
                <w:sz w:val="18"/>
                <w:szCs w:val="18"/>
              </w:rPr>
              <w:t>telepon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0</w:t>
            </w:r>
            <w:r w:rsidR="00744D86">
              <w:rPr>
                <w:rFonts w:ascii="Courier New" w:hAnsi="Courier New" w:cs="Courier New"/>
                <w:color w:val="098658"/>
                <w:sz w:val="18"/>
                <w:szCs w:val="18"/>
              </w:rPr>
              <w:t>12381392138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20FB7F15" w14:textId="2CB8AE94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 w:rsidR="00744D86">
              <w:rPr>
                <w:rFonts w:ascii="Courier New" w:hAnsi="Courier New" w:cs="Courier New"/>
                <w:color w:val="A31515"/>
                <w:sz w:val="18"/>
                <w:szCs w:val="18"/>
              </w:rPr>
              <w:t>amount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 w:rsidR="00744D86">
              <w:rPr>
                <w:rFonts w:ascii="Courier New" w:hAnsi="Courier New" w:cs="Courier New"/>
                <w:color w:val="000000"/>
                <w:sz w:val="18"/>
                <w:szCs w:val="18"/>
              </w:rPr>
              <w:t>10000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6B470671" w14:textId="3392BF5B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="00744D86">
              <w:rPr>
                <w:rFonts w:ascii="Courier New" w:hAnsi="Courier New" w:cs="Courier New"/>
                <w:color w:val="A31515"/>
                <w:sz w:val="18"/>
                <w:szCs w:val="18"/>
              </w:rPr>
              <w:t>admin_fee</w:t>
            </w:r>
            <w:proofErr w:type="spellEnd"/>
            <w:r w:rsidR="00744D86">
              <w:rPr>
                <w:rFonts w:ascii="Courier New" w:hAnsi="Courier New" w:cs="Courier New"/>
                <w:color w:val="A31515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:</w:t>
            </w:r>
            <w:r w:rsidR="00744D86">
              <w:rPr>
                <w:rFonts w:ascii="Courier New" w:hAnsi="Courier New" w:cs="Courier New"/>
                <w:color w:val="000000"/>
                <w:sz w:val="18"/>
                <w:szCs w:val="18"/>
              </w:rPr>
              <w:t>2500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1ECF17A3" w14:textId="4B134D08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="001E0C9F">
              <w:rPr>
                <w:rFonts w:ascii="Courier New" w:hAnsi="Courier New" w:cs="Courier New"/>
                <w:color w:val="A31515"/>
                <w:sz w:val="18"/>
                <w:szCs w:val="18"/>
              </w:rPr>
              <w:t>waktu_transaksi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</w:t>
            </w:r>
            <w:r w:rsidR="001E0C9F">
              <w:rPr>
                <w:rFonts w:ascii="Courier New" w:hAnsi="Courier New" w:cs="Courier New"/>
                <w:color w:val="0451A5"/>
                <w:sz w:val="18"/>
                <w:szCs w:val="18"/>
              </w:rPr>
              <w:t>DD-MM-YYY HH:MM:SS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09CA81FD" w14:textId="4EA1FC58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 w:rsidR="00A500B5">
              <w:rPr>
                <w:rFonts w:ascii="Courier New" w:hAnsi="Courier New" w:cs="Courier New"/>
                <w:color w:val="A31515"/>
                <w:sz w:val="18"/>
                <w:szCs w:val="18"/>
              </w:rPr>
              <w:t>waktu_</w:t>
            </w:r>
            <w:proofErr w:type="spellStart"/>
            <w:r w:rsidR="00A500B5">
              <w:rPr>
                <w:rFonts w:ascii="Courier New" w:hAnsi="Courier New" w:cs="Courier New"/>
                <w:color w:val="A31515"/>
                <w:sz w:val="18"/>
                <w:szCs w:val="18"/>
              </w:rPr>
              <w:t>dibuat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:</w:t>
            </w:r>
            <w:r w:rsidR="00A500B5">
              <w:rPr>
                <w:rFonts w:ascii="Courier New" w:hAnsi="Courier New" w:cs="Courier New"/>
                <w:color w:val="0451A5"/>
                <w:sz w:val="18"/>
                <w:szCs w:val="18"/>
              </w:rPr>
              <w:t>"DD-MM-YYY HH:MM:SS"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38E97C1C" w14:textId="66467F97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="00A500B5">
              <w:rPr>
                <w:rFonts w:ascii="Courier New" w:hAnsi="Courier New" w:cs="Courier New"/>
                <w:color w:val="A31515"/>
                <w:sz w:val="18"/>
                <w:szCs w:val="18"/>
              </w:rPr>
              <w:t>noref</w:t>
            </w:r>
            <w:proofErr w:type="spellEnd"/>
            <w:r w:rsidR="00A500B5">
              <w:rPr>
                <w:rFonts w:ascii="Courier New" w:hAnsi="Courier New" w:cs="Courier New"/>
                <w:color w:val="A31515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 w:rsidR="00A500B5">
              <w:rPr>
                <w:rFonts w:ascii="Courier New" w:hAnsi="Courier New" w:cs="Courier New"/>
                <w:color w:val="000000"/>
                <w:sz w:val="18"/>
                <w:szCs w:val="18"/>
              </w:rPr>
              <w:t>12313892193218912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704B16A9" w14:textId="6B2726EF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451A5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="005E07EE">
              <w:rPr>
                <w:rFonts w:ascii="Courier New" w:hAnsi="Courier New" w:cs="Courier New"/>
                <w:color w:val="A31515"/>
                <w:sz w:val="18"/>
                <w:szCs w:val="18"/>
              </w:rPr>
              <w:t>channel_bayar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</w:t>
            </w:r>
            <w:r w:rsidR="005E07EE">
              <w:rPr>
                <w:rFonts w:ascii="Courier New" w:hAnsi="Courier New" w:cs="Courier New"/>
                <w:color w:val="0451A5"/>
                <w:sz w:val="18"/>
                <w:szCs w:val="18"/>
              </w:rPr>
              <w:t>ATM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</w:t>
            </w:r>
            <w:r w:rsidR="005E07EE">
              <w:rPr>
                <w:rFonts w:ascii="Courier New" w:hAnsi="Courier New" w:cs="Courier New"/>
                <w:color w:val="0451A5"/>
                <w:sz w:val="18"/>
                <w:szCs w:val="18"/>
              </w:rPr>
              <w:t>,</w:t>
            </w:r>
          </w:p>
          <w:p w14:paraId="1AE5E089" w14:textId="559F2EF3" w:rsidR="005E07EE" w:rsidRDefault="005E07EE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status_billing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Sudah</w:t>
            </w:r>
            <w:proofErr w:type="spellEnd"/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Dibayar</w:t>
            </w:r>
            <w:proofErr w:type="spellEnd"/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</w:t>
            </w:r>
          </w:p>
          <w:p w14:paraId="0BB13F18" w14:textId="77777777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},</w:t>
            </w:r>
          </w:p>
          <w:p w14:paraId="4DEF104B" w14:textId="591C571C" w:rsidR="005E07EE" w:rsidRDefault="00933368" w:rsidP="005E07EE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</w:t>
            </w:r>
            <w:r w:rsidR="005E07EE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{</w:t>
            </w:r>
          </w:p>
          <w:p w14:paraId="6750E0F0" w14:textId="457644C5" w:rsidR="005E07EE" w:rsidRDefault="005E07EE" w:rsidP="005E07EE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"no"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2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24D25345" w14:textId="58D877E5" w:rsidR="005E07EE" w:rsidRDefault="005E07EE" w:rsidP="005E07EE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nama_client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 xml:space="preserve"> 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 xml:space="preserve">"BJB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3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33D1501D" w14:textId="77777777" w:rsidR="005E07EE" w:rsidRDefault="005E07EE" w:rsidP="005E07EE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nama_product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 xml:space="preserve"> 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"EDPAY"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7FFB3E66" w14:textId="77777777" w:rsidR="005E07EE" w:rsidRDefault="005E07EE" w:rsidP="005E07EE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nomor_virtua_account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 xml:space="preserve"> 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"00342423324234324"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6495D566" w14:textId="77777777" w:rsidR="005E07EE" w:rsidRDefault="005E07EE" w:rsidP="005E07EE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deskripsi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: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"EDUPAY Semester 1"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63289E1E" w14:textId="77777777" w:rsidR="005E07EE" w:rsidRDefault="005E07EE" w:rsidP="005E07EE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"email"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"customer@email.com"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2846CC9A" w14:textId="77777777" w:rsidR="005E07EE" w:rsidRDefault="005E07EE" w:rsidP="005E07EE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telepon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012381392138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3F23F268" w14:textId="77777777" w:rsidR="005E07EE" w:rsidRDefault="005E07EE" w:rsidP="005E07EE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"amount"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: 10000,</w:t>
            </w:r>
          </w:p>
          <w:p w14:paraId="61175E0A" w14:textId="77777777" w:rsidR="005E07EE" w:rsidRDefault="005E07EE" w:rsidP="005E07EE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admin_fee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 xml:space="preserve"> 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:2500,</w:t>
            </w:r>
          </w:p>
          <w:p w14:paraId="587F92CD" w14:textId="77777777" w:rsidR="005E07EE" w:rsidRDefault="005E07EE" w:rsidP="005E07EE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waktu_transaksi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"DD-MM-YYY HH:MM:SS"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312FB544" w14:textId="77777777" w:rsidR="005E07EE" w:rsidRDefault="005E07EE" w:rsidP="005E07EE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"waktu_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dibuat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: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"DD-MM-YYY HH:MM:SS"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0E49AFAC" w14:textId="77777777" w:rsidR="005E07EE" w:rsidRDefault="005E07EE" w:rsidP="005E07EE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noref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 xml:space="preserve"> 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: 12313892193218912,</w:t>
            </w:r>
          </w:p>
          <w:p w14:paraId="3BE51547" w14:textId="77777777" w:rsidR="005E07EE" w:rsidRDefault="005E07EE" w:rsidP="005E07EE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451A5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channel_bayar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"ATM",</w:t>
            </w:r>
          </w:p>
          <w:p w14:paraId="5E6E1CAF" w14:textId="77777777" w:rsidR="005E07EE" w:rsidRDefault="005E07EE" w:rsidP="005E07EE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 xml:space="preserve">        "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status_billing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 xml:space="preserve"> 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Sudah</w:t>
            </w:r>
            <w:proofErr w:type="spellEnd"/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Dibayar</w:t>
            </w:r>
            <w:proofErr w:type="spellEnd"/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</w:t>
            </w:r>
          </w:p>
          <w:p w14:paraId="414F41E3" w14:textId="037C5F84" w:rsidR="005E07EE" w:rsidRDefault="005E07EE" w:rsidP="005E07EE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}</w:t>
            </w:r>
          </w:p>
          <w:p w14:paraId="06ABBC45" w14:textId="189F72EA" w:rsidR="00933368" w:rsidRDefault="00933368" w:rsidP="005E07EE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  <w:p w14:paraId="056267EE" w14:textId="77777777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lastRenderedPageBreak/>
              <w:t xml:space="preserve">    ]</w:t>
            </w:r>
          </w:p>
          <w:p w14:paraId="2B39C62A" w14:textId="77777777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}</w:t>
            </w:r>
          </w:p>
          <w:p w14:paraId="627415A5" w14:textId="77777777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  <w:p w14:paraId="73B21FA8" w14:textId="29E2AB7C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4D16E40" w14:textId="77777777" w:rsidR="009E79EC" w:rsidRPr="009E79EC" w:rsidRDefault="009E79EC" w:rsidP="009E79EC">
      <w:pPr>
        <w:rPr>
          <w:lang w:val="en-US" w:eastAsia="id-ID"/>
        </w:rPr>
      </w:pPr>
    </w:p>
    <w:p w14:paraId="52BA0BF3" w14:textId="77777777" w:rsidR="00226EE0" w:rsidRPr="00385219" w:rsidRDefault="00226EE0" w:rsidP="00CE7E9F">
      <w:pPr>
        <w:tabs>
          <w:tab w:val="left" w:pos="4189"/>
        </w:tabs>
        <w:rPr>
          <w:rFonts w:ascii="Arial" w:hAnsi="Arial" w:cs="Arial"/>
          <w:lang w:val="en-GB"/>
        </w:rPr>
      </w:pPr>
    </w:p>
    <w:sectPr w:rsidR="00226EE0" w:rsidRPr="00385219" w:rsidSect="001C339E">
      <w:pgSz w:w="11909" w:h="16834" w:code="9"/>
      <w:pgMar w:top="1306" w:right="1152" w:bottom="1152" w:left="1296" w:header="142" w:footer="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2CBC28" w14:textId="77777777" w:rsidR="001D377B" w:rsidRDefault="001D377B" w:rsidP="00035F7E">
      <w:r>
        <w:separator/>
      </w:r>
    </w:p>
  </w:endnote>
  <w:endnote w:type="continuationSeparator" w:id="0">
    <w:p w14:paraId="7D06FAB2" w14:textId="77777777" w:rsidR="001D377B" w:rsidRDefault="001D377B" w:rsidP="00035F7E">
      <w:r>
        <w:continuationSeparator/>
      </w:r>
    </w:p>
  </w:endnote>
  <w:endnote w:type="continuationNotice" w:id="1">
    <w:p w14:paraId="32C740D9" w14:textId="77777777" w:rsidR="001D377B" w:rsidRDefault="001D377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altName w:val="Segoe UI"/>
    <w:panose1 w:val="020B0604020202020204"/>
    <w:charset w:val="00"/>
    <w:family w:val="swiss"/>
    <w:notTrueType/>
    <w:pitch w:val="variable"/>
    <w:sig w:usb0="20000287" w:usb1="00000001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589" w:type="dxa"/>
      <w:jc w:val="center"/>
      <w:tblBorders>
        <w:top w:val="single" w:sz="4" w:space="0" w:color="000080"/>
        <w:left w:val="single" w:sz="4" w:space="0" w:color="000080"/>
        <w:bottom w:val="single" w:sz="4" w:space="0" w:color="000080"/>
        <w:right w:val="single" w:sz="4" w:space="0" w:color="000080"/>
        <w:insideH w:val="single" w:sz="4" w:space="0" w:color="000080"/>
        <w:insideV w:val="single" w:sz="4" w:space="0" w:color="000080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35"/>
      <w:gridCol w:w="3679"/>
      <w:gridCol w:w="1530"/>
      <w:gridCol w:w="485"/>
      <w:gridCol w:w="2182"/>
      <w:gridCol w:w="878"/>
    </w:tblGrid>
    <w:tr w:rsidR="00741489" w:rsidRPr="008A159B" w14:paraId="16D41BB5" w14:textId="77777777" w:rsidTr="00574F7C">
      <w:trPr>
        <w:trHeight w:val="348"/>
        <w:jc w:val="center"/>
      </w:trPr>
      <w:tc>
        <w:tcPr>
          <w:tcW w:w="6529" w:type="dxa"/>
          <w:gridSpan w:val="4"/>
          <w:tcBorders>
            <w:bottom w:val="single" w:sz="4" w:space="0" w:color="000080"/>
          </w:tcBorders>
          <w:shd w:val="clear" w:color="auto" w:fill="FFFFFF"/>
          <w:vAlign w:val="center"/>
        </w:tcPr>
        <w:p w14:paraId="1B99B167" w14:textId="77777777" w:rsidR="00741489" w:rsidRPr="00E14BE1" w:rsidRDefault="00741489" w:rsidP="00DF653D">
          <w:pPr>
            <w:pStyle w:val="Footer"/>
            <w:spacing w:before="40" w:after="40"/>
            <w:jc w:val="both"/>
            <w:rPr>
              <w:rFonts w:ascii="Calibri" w:eastAsia="Calibri" w:hAnsi="Calibri"/>
              <w:i/>
              <w:iCs/>
              <w:szCs w:val="20"/>
              <w:lang w:eastAsia="en-US"/>
            </w:rPr>
          </w:pP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This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document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and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the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information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it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contains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is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a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property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RCS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and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confidential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.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This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document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may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not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be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reproduced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or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disclosed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to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any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other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party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except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to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those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who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have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a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need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to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know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the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written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consent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of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the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RCS.</w:t>
          </w:r>
        </w:p>
      </w:tc>
      <w:tc>
        <w:tcPr>
          <w:tcW w:w="2182" w:type="dxa"/>
          <w:tcBorders>
            <w:bottom w:val="nil"/>
          </w:tcBorders>
          <w:shd w:val="clear" w:color="auto" w:fill="FFFFFF"/>
          <w:vAlign w:val="center"/>
        </w:tcPr>
        <w:p w14:paraId="723778E2" w14:textId="77777777" w:rsidR="00741489" w:rsidRPr="00574F7C" w:rsidRDefault="00741489" w:rsidP="00C63783">
          <w:pPr>
            <w:pStyle w:val="Footer"/>
            <w:spacing w:before="40" w:after="40"/>
            <w:jc w:val="center"/>
            <w:rPr>
              <w:rStyle w:val="PageNumber"/>
              <w:rFonts w:ascii="Calibri" w:eastAsia="Calibri" w:hAnsi="Calibri"/>
              <w:szCs w:val="20"/>
              <w:lang w:eastAsia="en-US"/>
            </w:rPr>
          </w:pPr>
          <w:r>
            <w:rPr>
              <w:rStyle w:val="PageNumber"/>
              <w:rFonts w:ascii="Calibri" w:eastAsia="Calibri" w:hAnsi="Calibri"/>
              <w:szCs w:val="20"/>
              <w:lang w:eastAsia="en-US"/>
            </w:rPr>
            <w:t>S</w:t>
          </w:r>
          <w:r>
            <w:rPr>
              <w:rStyle w:val="PageNumber"/>
              <w:rFonts w:ascii="Calibri" w:eastAsia="Calibri" w:hAnsi="Calibri"/>
              <w:szCs w:val="20"/>
              <w:lang w:val="en-GB" w:eastAsia="en-US"/>
            </w:rPr>
            <w:t>S</w:t>
          </w:r>
          <w:r>
            <w:rPr>
              <w:rStyle w:val="PageNumber"/>
              <w:rFonts w:ascii="Calibri" w:eastAsia="Calibri" w:hAnsi="Calibri"/>
              <w:szCs w:val="20"/>
              <w:lang w:eastAsia="en-US"/>
            </w:rPr>
            <w:t>D</w:t>
          </w:r>
        </w:p>
      </w:tc>
      <w:tc>
        <w:tcPr>
          <w:tcW w:w="878" w:type="dxa"/>
          <w:tcBorders>
            <w:bottom w:val="nil"/>
          </w:tcBorders>
          <w:shd w:val="clear" w:color="auto" w:fill="FFFFFF"/>
          <w:vAlign w:val="center"/>
        </w:tcPr>
        <w:p w14:paraId="55256658" w14:textId="77777777" w:rsidR="00741489" w:rsidRPr="005E0A04" w:rsidRDefault="00741489" w:rsidP="00035F7E">
          <w:pPr>
            <w:pStyle w:val="Footer"/>
            <w:spacing w:before="40" w:after="40"/>
            <w:jc w:val="center"/>
            <w:rPr>
              <w:rStyle w:val="PageNumber"/>
              <w:rFonts w:ascii="Calibri" w:eastAsia="Calibri" w:hAnsi="Calibri"/>
              <w:szCs w:val="20"/>
              <w:lang w:val="en-US" w:eastAsia="en-US"/>
            </w:rPr>
          </w:pPr>
          <w:r w:rsidRPr="005E0A04">
            <w:rPr>
              <w:rStyle w:val="PageNumber"/>
              <w:rFonts w:ascii="Calibri" w:eastAsia="Calibri" w:hAnsi="Calibri"/>
              <w:szCs w:val="20"/>
              <w:lang w:val="en-US" w:eastAsia="en-US"/>
            </w:rPr>
            <w:fldChar w:fldCharType="begin"/>
          </w:r>
          <w:r w:rsidRPr="005E0A04">
            <w:rPr>
              <w:rStyle w:val="PageNumber"/>
              <w:rFonts w:ascii="Calibri" w:eastAsia="Calibri" w:hAnsi="Calibri"/>
              <w:szCs w:val="20"/>
              <w:lang w:val="en-US" w:eastAsia="en-US"/>
            </w:rPr>
            <w:instrText xml:space="preserve"> PAGE   \* MERGEFORMAT </w:instrText>
          </w:r>
          <w:r w:rsidRPr="005E0A04">
            <w:rPr>
              <w:rStyle w:val="PageNumber"/>
              <w:rFonts w:ascii="Calibri" w:eastAsia="Calibri" w:hAnsi="Calibri"/>
              <w:szCs w:val="20"/>
              <w:lang w:val="en-US" w:eastAsia="en-US"/>
            </w:rPr>
            <w:fldChar w:fldCharType="separate"/>
          </w:r>
          <w:r w:rsidR="00106EFD" w:rsidRPr="00106EFD">
            <w:rPr>
              <w:rStyle w:val="PageNumber"/>
              <w:rFonts w:ascii="Calibri" w:eastAsia="Calibri" w:hAnsi="Calibri"/>
              <w:noProof/>
              <w:sz w:val="24"/>
              <w:szCs w:val="20"/>
              <w:lang w:val="en-US" w:eastAsia="en-US"/>
            </w:rPr>
            <w:t>121</w:t>
          </w:r>
          <w:r w:rsidRPr="005E0A04">
            <w:rPr>
              <w:rStyle w:val="PageNumber"/>
              <w:rFonts w:ascii="Calibri" w:eastAsia="Calibri" w:hAnsi="Calibri"/>
              <w:noProof/>
              <w:szCs w:val="20"/>
              <w:lang w:val="en-US" w:eastAsia="en-US"/>
            </w:rPr>
            <w:fldChar w:fldCharType="end"/>
          </w:r>
        </w:p>
      </w:tc>
    </w:tr>
    <w:tr w:rsidR="00741489" w:rsidRPr="008A159B" w14:paraId="33A99ADA" w14:textId="77777777" w:rsidTr="00574F7C">
      <w:trPr>
        <w:jc w:val="center"/>
      </w:trPr>
      <w:tc>
        <w:tcPr>
          <w:tcW w:w="835" w:type="dxa"/>
          <w:tcBorders>
            <w:left w:val="nil"/>
            <w:bottom w:val="nil"/>
            <w:right w:val="nil"/>
          </w:tcBorders>
          <w:shd w:val="clear" w:color="auto" w:fill="FFFFFF"/>
          <w:vAlign w:val="bottom"/>
        </w:tcPr>
        <w:p w14:paraId="6237AB25" w14:textId="77777777" w:rsidR="00741489" w:rsidRPr="005E0A04" w:rsidRDefault="00741489" w:rsidP="00035F7E">
          <w:pPr>
            <w:pStyle w:val="Footer"/>
            <w:tabs>
              <w:tab w:val="clear" w:pos="9360"/>
            </w:tabs>
            <w:spacing w:before="40" w:after="40"/>
            <w:ind w:left="-450" w:right="-455"/>
            <w:jc w:val="center"/>
            <w:rPr>
              <w:rFonts w:eastAsia="Calibri"/>
              <w:sz w:val="14"/>
              <w:szCs w:val="20"/>
              <w:lang w:val="en-US" w:eastAsia="en-US"/>
            </w:rPr>
          </w:pPr>
        </w:p>
      </w:tc>
      <w:tc>
        <w:tcPr>
          <w:tcW w:w="3679" w:type="dxa"/>
          <w:tcBorders>
            <w:left w:val="nil"/>
            <w:bottom w:val="nil"/>
            <w:right w:val="nil"/>
          </w:tcBorders>
          <w:shd w:val="clear" w:color="auto" w:fill="FFFFFF"/>
          <w:vAlign w:val="center"/>
        </w:tcPr>
        <w:p w14:paraId="0CAD93B8" w14:textId="77777777" w:rsidR="00741489" w:rsidRPr="005E0A04" w:rsidRDefault="00741489" w:rsidP="00035F7E">
          <w:pPr>
            <w:pStyle w:val="Confidentialit"/>
            <w:ind w:left="-450" w:right="-455"/>
            <w:rPr>
              <w:szCs w:val="20"/>
              <w:lang w:val="en-GB"/>
            </w:rPr>
          </w:pPr>
        </w:p>
      </w:tc>
      <w:tc>
        <w:tcPr>
          <w:tcW w:w="1530" w:type="dxa"/>
          <w:tcBorders>
            <w:left w:val="nil"/>
            <w:bottom w:val="nil"/>
            <w:right w:val="nil"/>
          </w:tcBorders>
          <w:shd w:val="clear" w:color="auto" w:fill="FFFFFF"/>
        </w:tcPr>
        <w:p w14:paraId="7A08B52F" w14:textId="77777777" w:rsidR="00741489" w:rsidRPr="005E0A04" w:rsidRDefault="00741489" w:rsidP="00035F7E">
          <w:pPr>
            <w:pStyle w:val="Footer"/>
            <w:tabs>
              <w:tab w:val="clear" w:pos="9360"/>
            </w:tabs>
            <w:spacing w:before="40" w:after="40"/>
            <w:ind w:left="-450" w:right="-455"/>
            <w:jc w:val="center"/>
            <w:rPr>
              <w:rStyle w:val="PageNumber"/>
              <w:rFonts w:eastAsia="Calibri"/>
              <w:szCs w:val="20"/>
              <w:lang w:val="en-US" w:eastAsia="en-US"/>
            </w:rPr>
          </w:pPr>
        </w:p>
      </w:tc>
      <w:tc>
        <w:tcPr>
          <w:tcW w:w="3545" w:type="dxa"/>
          <w:gridSpan w:val="3"/>
          <w:tcBorders>
            <w:left w:val="nil"/>
            <w:bottom w:val="nil"/>
            <w:right w:val="nil"/>
          </w:tcBorders>
          <w:shd w:val="clear" w:color="auto" w:fill="FFFFFF"/>
          <w:vAlign w:val="center"/>
        </w:tcPr>
        <w:p w14:paraId="3B1BC6E2" w14:textId="77777777" w:rsidR="00741489" w:rsidRPr="005E0A04" w:rsidRDefault="00741489" w:rsidP="00035F7E">
          <w:pPr>
            <w:pStyle w:val="Footer"/>
            <w:tabs>
              <w:tab w:val="clear" w:pos="9360"/>
            </w:tabs>
            <w:spacing w:before="40" w:after="40"/>
            <w:ind w:left="-450" w:right="-455"/>
            <w:jc w:val="center"/>
            <w:rPr>
              <w:rStyle w:val="PageNumber"/>
              <w:rFonts w:eastAsia="Calibri"/>
              <w:szCs w:val="20"/>
              <w:lang w:val="en-US" w:eastAsia="en-US"/>
            </w:rPr>
          </w:pPr>
        </w:p>
      </w:tc>
    </w:tr>
  </w:tbl>
  <w:p w14:paraId="0CA6735E" w14:textId="77777777" w:rsidR="00741489" w:rsidRPr="007812A9" w:rsidRDefault="00741489" w:rsidP="00035F7E">
    <w:pPr>
      <w:pStyle w:val="Footer"/>
      <w:ind w:left="-360" w:right="-349"/>
      <w:jc w:val="both"/>
      <w:rPr>
        <w:rFonts w:ascii="Calibri" w:hAnsi="Calibri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636416" w14:textId="77777777" w:rsidR="001D377B" w:rsidRDefault="001D377B" w:rsidP="00035F7E">
      <w:r>
        <w:separator/>
      </w:r>
    </w:p>
  </w:footnote>
  <w:footnote w:type="continuationSeparator" w:id="0">
    <w:p w14:paraId="2C5CE6EE" w14:textId="77777777" w:rsidR="001D377B" w:rsidRDefault="001D377B" w:rsidP="00035F7E">
      <w:r>
        <w:continuationSeparator/>
      </w:r>
    </w:p>
  </w:footnote>
  <w:footnote w:type="continuationNotice" w:id="1">
    <w:p w14:paraId="329EF633" w14:textId="77777777" w:rsidR="001D377B" w:rsidRDefault="001D377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2527"/>
      <w:gridCol w:w="1655"/>
      <w:gridCol w:w="5279"/>
    </w:tblGrid>
    <w:tr w:rsidR="00741489" w14:paraId="5D5614BF" w14:textId="77777777" w:rsidTr="008E66E7">
      <w:tc>
        <w:tcPr>
          <w:tcW w:w="2538" w:type="dxa"/>
          <w:shd w:val="clear" w:color="auto" w:fill="auto"/>
        </w:tcPr>
        <w:p w14:paraId="3E799524" w14:textId="77777777" w:rsidR="00741489" w:rsidRDefault="006F5A18" w:rsidP="003D2A68">
          <w:pPr>
            <w:pStyle w:val="Header"/>
          </w:pPr>
          <w:r>
            <w:rPr>
              <w:noProof/>
            </w:rPr>
            <w:drawing>
              <wp:anchor distT="0" distB="0" distL="114300" distR="114300" simplePos="0" relativeHeight="251658240" behindDoc="1" locked="0" layoutInCell="1" allowOverlap="1" wp14:anchorId="093C3CD8" wp14:editId="66F6E2F6">
                <wp:simplePos x="0" y="0"/>
                <wp:positionH relativeFrom="column">
                  <wp:posOffset>-40005</wp:posOffset>
                </wp:positionH>
                <wp:positionV relativeFrom="paragraph">
                  <wp:posOffset>114300</wp:posOffset>
                </wp:positionV>
                <wp:extent cx="1285875" cy="714375"/>
                <wp:effectExtent l="0" t="0" r="0" b="0"/>
                <wp:wrapTight wrapText="bothSides">
                  <wp:wrapPolygon edited="0">
                    <wp:start x="4053" y="0"/>
                    <wp:lineTo x="1067" y="1152"/>
                    <wp:lineTo x="640" y="1920"/>
                    <wp:lineTo x="427" y="19584"/>
                    <wp:lineTo x="11093" y="20736"/>
                    <wp:lineTo x="12160" y="20736"/>
                    <wp:lineTo x="21120" y="19584"/>
                    <wp:lineTo x="20693" y="16512"/>
                    <wp:lineTo x="19200" y="13056"/>
                    <wp:lineTo x="20693" y="7680"/>
                    <wp:lineTo x="20907" y="5376"/>
                    <wp:lineTo x="18560" y="1152"/>
                    <wp:lineTo x="17493" y="0"/>
                    <wp:lineTo x="4053" y="0"/>
                  </wp:wrapPolygon>
                </wp:wrapTight>
                <wp:docPr id="86" name="Pictur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2688" t="16504" r="12607" b="1612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85875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710" w:type="dxa"/>
          <w:shd w:val="clear" w:color="auto" w:fill="auto"/>
        </w:tcPr>
        <w:p w14:paraId="595B6563" w14:textId="77777777" w:rsidR="00741489" w:rsidRDefault="00741489" w:rsidP="003D2A68">
          <w:pPr>
            <w:pStyle w:val="Header"/>
          </w:pPr>
        </w:p>
        <w:p w14:paraId="224D629B" w14:textId="77777777" w:rsidR="00741489" w:rsidRPr="00C07AFC" w:rsidRDefault="00741489" w:rsidP="003D2A68"/>
        <w:p w14:paraId="0DCC8D68" w14:textId="77777777" w:rsidR="00741489" w:rsidRPr="00C07AFC" w:rsidRDefault="00741489" w:rsidP="003D2A68"/>
        <w:p w14:paraId="7B5991FD" w14:textId="77777777" w:rsidR="00741489" w:rsidRDefault="00741489" w:rsidP="003D2A68"/>
        <w:p w14:paraId="3642947E" w14:textId="77777777" w:rsidR="00741489" w:rsidRPr="00C07AFC" w:rsidRDefault="00741489" w:rsidP="003D2A68">
          <w:pPr>
            <w:jc w:val="center"/>
          </w:pPr>
        </w:p>
      </w:tc>
      <w:tc>
        <w:tcPr>
          <w:tcW w:w="5429" w:type="dxa"/>
          <w:shd w:val="clear" w:color="auto" w:fill="auto"/>
        </w:tcPr>
        <w:p w14:paraId="334769BC" w14:textId="77777777" w:rsidR="00741489" w:rsidRPr="00C07AFC" w:rsidRDefault="00741489" w:rsidP="003D2A68">
          <w:pPr>
            <w:jc w:val="right"/>
            <w:rPr>
              <w:rFonts w:ascii="Calibri" w:hAnsi="Calibri" w:cs="Calibri"/>
              <w:bCs/>
              <w:sz w:val="13"/>
              <w:szCs w:val="13"/>
            </w:rPr>
          </w:pPr>
          <w:r w:rsidRPr="00C07AFC">
            <w:rPr>
              <w:rFonts w:ascii="Calibri" w:hAnsi="Calibri" w:cs="Calibri"/>
              <w:b/>
              <w:bCs/>
              <w:sz w:val="13"/>
              <w:szCs w:val="13"/>
            </w:rPr>
            <w:t>Head Office :</w:t>
          </w:r>
          <w:r w:rsidRPr="00C07AFC">
            <w:rPr>
              <w:rFonts w:ascii="Calibri" w:hAnsi="Calibri" w:cs="Calibri"/>
              <w:b/>
              <w:bCs/>
              <w:sz w:val="13"/>
              <w:szCs w:val="13"/>
            </w:rPr>
            <w:br/>
          </w:r>
          <w:r w:rsidRPr="00C07AFC">
            <w:rPr>
              <w:rFonts w:ascii="Calibri" w:hAnsi="Calibri" w:cs="Calibri"/>
              <w:bCs/>
              <w:sz w:val="13"/>
              <w:szCs w:val="13"/>
            </w:rPr>
            <w:t>Office 8 Building, level 18-A</w:t>
          </w:r>
          <w:r w:rsidRPr="00C07AFC">
            <w:rPr>
              <w:rFonts w:ascii="Calibri" w:hAnsi="Calibri" w:cs="Calibri"/>
              <w:bCs/>
              <w:sz w:val="13"/>
              <w:szCs w:val="13"/>
            </w:rPr>
            <w:br/>
            <w:t xml:space="preserve">Jl. </w:t>
          </w:r>
          <w:proofErr w:type="spellStart"/>
          <w:r w:rsidRPr="00C07AFC">
            <w:rPr>
              <w:rFonts w:ascii="Calibri" w:hAnsi="Calibri" w:cs="Calibri"/>
              <w:bCs/>
              <w:sz w:val="13"/>
              <w:szCs w:val="13"/>
            </w:rPr>
            <w:t>Jend</w:t>
          </w:r>
          <w:proofErr w:type="spellEnd"/>
          <w:r w:rsidRPr="00C07AFC">
            <w:rPr>
              <w:rFonts w:ascii="Calibri" w:hAnsi="Calibri" w:cs="Calibri"/>
              <w:bCs/>
              <w:sz w:val="13"/>
              <w:szCs w:val="13"/>
            </w:rPr>
            <w:t xml:space="preserve">. </w:t>
          </w:r>
          <w:proofErr w:type="spellStart"/>
          <w:r w:rsidRPr="00C07AFC">
            <w:rPr>
              <w:rFonts w:ascii="Calibri" w:hAnsi="Calibri" w:cs="Calibri"/>
              <w:bCs/>
              <w:sz w:val="13"/>
              <w:szCs w:val="13"/>
            </w:rPr>
            <w:t>SudirmanKav</w:t>
          </w:r>
          <w:proofErr w:type="spellEnd"/>
          <w:r w:rsidRPr="00C07AFC">
            <w:rPr>
              <w:rFonts w:ascii="Calibri" w:hAnsi="Calibri" w:cs="Calibri"/>
              <w:bCs/>
              <w:sz w:val="13"/>
              <w:szCs w:val="13"/>
            </w:rPr>
            <w:t>. 52-53 SCBD, Jakarta Selatan, Indonesia</w:t>
          </w:r>
        </w:p>
        <w:p w14:paraId="55B02178" w14:textId="77777777" w:rsidR="00741489" w:rsidRPr="00C07AFC" w:rsidRDefault="00741489" w:rsidP="003D2A68">
          <w:pPr>
            <w:jc w:val="right"/>
            <w:rPr>
              <w:rFonts w:ascii="Calibri" w:hAnsi="Calibri" w:cs="Calibri"/>
              <w:color w:val="222222"/>
              <w:sz w:val="13"/>
              <w:szCs w:val="13"/>
            </w:rPr>
          </w:pPr>
          <w:r w:rsidRPr="00C07AFC">
            <w:rPr>
              <w:rFonts w:ascii="Calibri" w:hAnsi="Calibri" w:cs="Calibri"/>
              <w:b/>
              <w:bCs/>
              <w:sz w:val="13"/>
              <w:szCs w:val="13"/>
            </w:rPr>
            <w:t>Ph: 021 29222999 fax: 021 29222990</w:t>
          </w:r>
          <w:r w:rsidRPr="00C07AFC">
            <w:rPr>
              <w:rFonts w:ascii="Calibri" w:hAnsi="Calibri" w:cs="Calibri"/>
              <w:bCs/>
              <w:sz w:val="13"/>
              <w:szCs w:val="13"/>
            </w:rPr>
            <w:t xml:space="preserve">                                                                                                                   Workshop </w:t>
          </w:r>
          <w:r w:rsidRPr="00C07AFC">
            <w:rPr>
              <w:rFonts w:ascii="Calibri" w:hAnsi="Calibri" w:cs="Calibri"/>
              <w:color w:val="222222"/>
              <w:sz w:val="13"/>
              <w:szCs w:val="13"/>
            </w:rPr>
            <w:t xml:space="preserve">Jalan </w:t>
          </w:r>
          <w:proofErr w:type="spellStart"/>
          <w:r w:rsidRPr="00C07AFC">
            <w:rPr>
              <w:rFonts w:ascii="Calibri" w:hAnsi="Calibri" w:cs="Calibri"/>
              <w:color w:val="222222"/>
              <w:sz w:val="13"/>
              <w:szCs w:val="13"/>
            </w:rPr>
            <w:t>Cikutra</w:t>
          </w:r>
          <w:proofErr w:type="spellEnd"/>
          <w:r w:rsidRPr="00C07AFC">
            <w:rPr>
              <w:rFonts w:ascii="Calibri" w:hAnsi="Calibri" w:cs="Calibri"/>
              <w:color w:val="222222"/>
              <w:sz w:val="13"/>
              <w:szCs w:val="13"/>
            </w:rPr>
            <w:t xml:space="preserve"> No.273 Rt.04/01                               </w:t>
          </w:r>
        </w:p>
        <w:p w14:paraId="6100E011" w14:textId="77777777" w:rsidR="00741489" w:rsidRPr="00C07AFC" w:rsidRDefault="00741489" w:rsidP="003D2A68">
          <w:pPr>
            <w:jc w:val="right"/>
            <w:rPr>
              <w:rFonts w:ascii="Calibri" w:hAnsi="Calibri" w:cs="Calibri"/>
              <w:color w:val="222222"/>
              <w:sz w:val="13"/>
              <w:szCs w:val="13"/>
            </w:rPr>
          </w:pPr>
          <w:r w:rsidRPr="00C07AFC">
            <w:rPr>
              <w:rFonts w:ascii="Calibri" w:hAnsi="Calibri" w:cs="Calibri"/>
              <w:color w:val="222222"/>
              <w:sz w:val="13"/>
              <w:szCs w:val="13"/>
            </w:rPr>
            <w:t>Bandung tlp.022-87243271</w:t>
          </w:r>
        </w:p>
        <w:p w14:paraId="79A0E675" w14:textId="77777777" w:rsidR="00741489" w:rsidRPr="00C07AFC" w:rsidRDefault="00741489" w:rsidP="003D2A68">
          <w:pPr>
            <w:jc w:val="right"/>
            <w:rPr>
              <w:rFonts w:ascii="Calibri" w:hAnsi="Calibri" w:cs="Calibri"/>
              <w:bCs/>
              <w:sz w:val="13"/>
              <w:szCs w:val="13"/>
            </w:rPr>
          </w:pPr>
        </w:p>
        <w:p w14:paraId="2CB60121" w14:textId="77777777" w:rsidR="00741489" w:rsidRDefault="00741489" w:rsidP="003D2A68">
          <w:pPr>
            <w:pStyle w:val="Header"/>
            <w:jc w:val="right"/>
          </w:pPr>
          <w:r w:rsidRPr="00C07AFC">
            <w:rPr>
              <w:rFonts w:cs="Calibri"/>
              <w:b/>
              <w:bCs/>
              <w:sz w:val="15"/>
              <w:szCs w:val="13"/>
            </w:rPr>
            <w:t>www.recis.co.id</w:t>
          </w:r>
        </w:p>
      </w:tc>
    </w:tr>
  </w:tbl>
  <w:p w14:paraId="4A66C159" w14:textId="77777777" w:rsidR="00741489" w:rsidRDefault="00741489" w:rsidP="008E66E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165AFABA"/>
    <w:lvl w:ilvl="0">
      <w:start w:val="1"/>
      <w:numFmt w:val="decimal"/>
      <w:pStyle w:val="ListNumb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1" w15:restartNumberingAfterBreak="0">
    <w:nsid w:val="0983087E"/>
    <w:multiLevelType w:val="singleLevel"/>
    <w:tmpl w:val="59D2420E"/>
    <w:lvl w:ilvl="0">
      <w:start w:val="1"/>
      <w:numFmt w:val="bullet"/>
      <w:pStyle w:val="Entry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D603F2F"/>
    <w:multiLevelType w:val="multilevel"/>
    <w:tmpl w:val="AAE20CD2"/>
    <w:lvl w:ilvl="0">
      <w:start w:val="1"/>
      <w:numFmt w:val="decimal"/>
      <w:lvlText w:val="%1."/>
      <w:lvlJc w:val="left"/>
      <w:pPr>
        <w:ind w:left="2563" w:hanging="360"/>
      </w:pPr>
    </w:lvl>
    <w:lvl w:ilvl="1">
      <w:start w:val="3"/>
      <w:numFmt w:val="decimal"/>
      <w:isLgl/>
      <w:lvlText w:val="%1.%2"/>
      <w:lvlJc w:val="left"/>
      <w:pPr>
        <w:ind w:left="2923" w:hanging="72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8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8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3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63" w:hanging="2160"/>
      </w:pPr>
      <w:rPr>
        <w:rFonts w:hint="default"/>
      </w:rPr>
    </w:lvl>
  </w:abstractNum>
  <w:abstractNum w:abstractNumId="3" w15:restartNumberingAfterBreak="0">
    <w:nsid w:val="13611BF7"/>
    <w:multiLevelType w:val="singleLevel"/>
    <w:tmpl w:val="F374486E"/>
    <w:lvl w:ilvl="0">
      <w:start w:val="1"/>
      <w:numFmt w:val="bullet"/>
      <w:pStyle w:val="ListBullet2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1EF018F9"/>
    <w:multiLevelType w:val="hybridMultilevel"/>
    <w:tmpl w:val="2D78C69A"/>
    <w:lvl w:ilvl="0" w:tplc="ECDE88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ADCABA"/>
    <w:multiLevelType w:val="multilevel"/>
    <w:tmpl w:val="59ADCABA"/>
    <w:lvl w:ilvl="0">
      <w:start w:val="1"/>
      <w:numFmt w:val="decimal"/>
      <w:pStyle w:val="bullet1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6" w15:restartNumberingAfterBreak="0">
    <w:nsid w:val="5ADE2FD2"/>
    <w:multiLevelType w:val="hybridMultilevel"/>
    <w:tmpl w:val="0E343C38"/>
    <w:lvl w:ilvl="0" w:tplc="7986A4BA">
      <w:start w:val="1"/>
      <w:numFmt w:val="decimal"/>
      <w:pStyle w:val="Heading1"/>
      <w:lvlText w:val="%1."/>
      <w:lvlJc w:val="left"/>
      <w:pPr>
        <w:ind w:left="720" w:hanging="360"/>
      </w:pPr>
      <w:rPr>
        <w:rFonts w:ascii="Arial" w:hAnsi="Arial" w:cs="Arial" w:hint="default"/>
        <w:b/>
        <w:i w:val="0"/>
        <w:sz w:val="22"/>
        <w:szCs w:val="22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6C3045"/>
    <w:multiLevelType w:val="hybridMultilevel"/>
    <w:tmpl w:val="ED38299E"/>
    <w:lvl w:ilvl="0" w:tplc="3809000F">
      <w:start w:val="1"/>
      <w:numFmt w:val="decimal"/>
      <w:lvlText w:val="%1."/>
      <w:lvlJc w:val="left"/>
      <w:pPr>
        <w:ind w:left="1296" w:hanging="360"/>
      </w:pPr>
    </w:lvl>
    <w:lvl w:ilvl="1" w:tplc="38090019" w:tentative="1">
      <w:start w:val="1"/>
      <w:numFmt w:val="lowerLetter"/>
      <w:lvlText w:val="%2."/>
      <w:lvlJc w:val="left"/>
      <w:pPr>
        <w:ind w:left="2016" w:hanging="360"/>
      </w:pPr>
    </w:lvl>
    <w:lvl w:ilvl="2" w:tplc="3809001B" w:tentative="1">
      <w:start w:val="1"/>
      <w:numFmt w:val="lowerRoman"/>
      <w:lvlText w:val="%3."/>
      <w:lvlJc w:val="right"/>
      <w:pPr>
        <w:ind w:left="2736" w:hanging="180"/>
      </w:pPr>
    </w:lvl>
    <w:lvl w:ilvl="3" w:tplc="3809000F" w:tentative="1">
      <w:start w:val="1"/>
      <w:numFmt w:val="decimal"/>
      <w:lvlText w:val="%4."/>
      <w:lvlJc w:val="left"/>
      <w:pPr>
        <w:ind w:left="3456" w:hanging="360"/>
      </w:pPr>
    </w:lvl>
    <w:lvl w:ilvl="4" w:tplc="38090019" w:tentative="1">
      <w:start w:val="1"/>
      <w:numFmt w:val="lowerLetter"/>
      <w:lvlText w:val="%5."/>
      <w:lvlJc w:val="left"/>
      <w:pPr>
        <w:ind w:left="4176" w:hanging="360"/>
      </w:pPr>
    </w:lvl>
    <w:lvl w:ilvl="5" w:tplc="3809001B" w:tentative="1">
      <w:start w:val="1"/>
      <w:numFmt w:val="lowerRoman"/>
      <w:lvlText w:val="%6."/>
      <w:lvlJc w:val="right"/>
      <w:pPr>
        <w:ind w:left="4896" w:hanging="180"/>
      </w:pPr>
    </w:lvl>
    <w:lvl w:ilvl="6" w:tplc="3809000F" w:tentative="1">
      <w:start w:val="1"/>
      <w:numFmt w:val="decimal"/>
      <w:lvlText w:val="%7."/>
      <w:lvlJc w:val="left"/>
      <w:pPr>
        <w:ind w:left="5616" w:hanging="360"/>
      </w:pPr>
    </w:lvl>
    <w:lvl w:ilvl="7" w:tplc="38090019" w:tentative="1">
      <w:start w:val="1"/>
      <w:numFmt w:val="lowerLetter"/>
      <w:lvlText w:val="%8."/>
      <w:lvlJc w:val="left"/>
      <w:pPr>
        <w:ind w:left="6336" w:hanging="360"/>
      </w:pPr>
    </w:lvl>
    <w:lvl w:ilvl="8" w:tplc="38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8" w15:restartNumberingAfterBreak="0">
    <w:nsid w:val="6757395B"/>
    <w:multiLevelType w:val="multilevel"/>
    <w:tmpl w:val="A04ACCCE"/>
    <w:styleLink w:val="CurrentList1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hAnsi="Arial" w:cs="Arial" w:hint="default"/>
        <w:i w:val="0"/>
        <w:color w:val="auto"/>
        <w:sz w:val="24"/>
        <w:szCs w:val="24"/>
      </w:rPr>
    </w:lvl>
    <w:lvl w:ilvl="3">
      <w:start w:val="1"/>
      <w:numFmt w:val="decimal"/>
      <w:lvlText w:val="%1.%2.%3.%4"/>
      <w:lvlJc w:val="left"/>
      <w:pPr>
        <w:ind w:left="2214" w:hanging="864"/>
      </w:pPr>
      <w:rPr>
        <w:rFonts w:ascii="Arial" w:hAnsi="Arial" w:cs="Arial" w:hint="default"/>
        <w:b/>
        <w:i w:val="0"/>
        <w:color w:val="auto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6C971F57"/>
    <w:multiLevelType w:val="multilevel"/>
    <w:tmpl w:val="0E1E0C9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color w:val="auto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Arial" w:hAnsi="Arial" w:cs="Arial" w:hint="default"/>
        <w:i w:val="0"/>
        <w:color w:val="auto"/>
        <w:sz w:val="22"/>
        <w:szCs w:val="22"/>
      </w:rPr>
    </w:lvl>
    <w:lvl w:ilvl="3">
      <w:start w:val="1"/>
      <w:numFmt w:val="decimal"/>
      <w:pStyle w:val="Heading4"/>
      <w:lvlText w:val="%1.%2.%3.%4"/>
      <w:lvlJc w:val="left"/>
      <w:pPr>
        <w:ind w:left="2214" w:hanging="864"/>
      </w:pPr>
      <w:rPr>
        <w:rFonts w:ascii="Arial" w:hAnsi="Arial" w:cs="Arial" w:hint="default"/>
        <w:b/>
        <w:i w:val="0"/>
        <w:color w:val="auto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7378031B"/>
    <w:multiLevelType w:val="multilevel"/>
    <w:tmpl w:val="81226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8368599">
    <w:abstractNumId w:val="9"/>
  </w:num>
  <w:num w:numId="2" w16cid:durableId="171452951">
    <w:abstractNumId w:val="6"/>
  </w:num>
  <w:num w:numId="3" w16cid:durableId="1806000171">
    <w:abstractNumId w:val="3"/>
  </w:num>
  <w:num w:numId="4" w16cid:durableId="580020867">
    <w:abstractNumId w:val="5"/>
  </w:num>
  <w:num w:numId="5" w16cid:durableId="1636913795">
    <w:abstractNumId w:val="6"/>
    <w:lvlOverride w:ilvl="0">
      <w:startOverride w:val="1"/>
    </w:lvlOverride>
  </w:num>
  <w:num w:numId="6" w16cid:durableId="670572183">
    <w:abstractNumId w:val="1"/>
  </w:num>
  <w:num w:numId="7" w16cid:durableId="781993995">
    <w:abstractNumId w:val="0"/>
  </w:num>
  <w:num w:numId="8" w16cid:durableId="1459838207">
    <w:abstractNumId w:val="2"/>
  </w:num>
  <w:num w:numId="9" w16cid:durableId="9451894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49398680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9260778">
    <w:abstractNumId w:val="4"/>
  </w:num>
  <w:num w:numId="12" w16cid:durableId="2139250816">
    <w:abstractNumId w:val="9"/>
    <w:lvlOverride w:ilvl="0">
      <w:startOverride w:val="1"/>
    </w:lvlOverride>
  </w:num>
  <w:num w:numId="13" w16cid:durableId="460348147">
    <w:abstractNumId w:val="8"/>
  </w:num>
  <w:num w:numId="14" w16cid:durableId="983896605">
    <w:abstractNumId w:val="10"/>
  </w:num>
  <w:num w:numId="15" w16cid:durableId="660499572">
    <w:abstractNumId w:val="7"/>
  </w:num>
  <w:numIdMacAtCleanup w:val="1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lvat Taupik">
    <w15:presenceInfo w15:providerId="Windows Live" w15:userId="4e36c683aca67f5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D47"/>
    <w:rsid w:val="00000A4F"/>
    <w:rsid w:val="00001556"/>
    <w:rsid w:val="00010765"/>
    <w:rsid w:val="00013E01"/>
    <w:rsid w:val="00014785"/>
    <w:rsid w:val="00020F7F"/>
    <w:rsid w:val="0002257E"/>
    <w:rsid w:val="00025729"/>
    <w:rsid w:val="00025FB2"/>
    <w:rsid w:val="00027113"/>
    <w:rsid w:val="00027DEB"/>
    <w:rsid w:val="00033C3F"/>
    <w:rsid w:val="000343F5"/>
    <w:rsid w:val="00034CBA"/>
    <w:rsid w:val="00034D9A"/>
    <w:rsid w:val="000356FF"/>
    <w:rsid w:val="00035F7E"/>
    <w:rsid w:val="00036217"/>
    <w:rsid w:val="00040F0E"/>
    <w:rsid w:val="000431BF"/>
    <w:rsid w:val="00046539"/>
    <w:rsid w:val="00046798"/>
    <w:rsid w:val="000472B9"/>
    <w:rsid w:val="000509A9"/>
    <w:rsid w:val="00053D9B"/>
    <w:rsid w:val="0005514B"/>
    <w:rsid w:val="00057B9B"/>
    <w:rsid w:val="0006238C"/>
    <w:rsid w:val="00062FDE"/>
    <w:rsid w:val="00064A77"/>
    <w:rsid w:val="000667DA"/>
    <w:rsid w:val="0007018D"/>
    <w:rsid w:val="0007326E"/>
    <w:rsid w:val="00073B21"/>
    <w:rsid w:val="000765FF"/>
    <w:rsid w:val="000771C0"/>
    <w:rsid w:val="00077D05"/>
    <w:rsid w:val="000826CD"/>
    <w:rsid w:val="0008424F"/>
    <w:rsid w:val="00084D74"/>
    <w:rsid w:val="00090625"/>
    <w:rsid w:val="0009247A"/>
    <w:rsid w:val="00094538"/>
    <w:rsid w:val="000952A4"/>
    <w:rsid w:val="00095C42"/>
    <w:rsid w:val="00096E22"/>
    <w:rsid w:val="000A2444"/>
    <w:rsid w:val="000A667C"/>
    <w:rsid w:val="000A68A5"/>
    <w:rsid w:val="000A775B"/>
    <w:rsid w:val="000B18AC"/>
    <w:rsid w:val="000B190E"/>
    <w:rsid w:val="000B5DF3"/>
    <w:rsid w:val="000C1C8F"/>
    <w:rsid w:val="000C34C5"/>
    <w:rsid w:val="000C5EE9"/>
    <w:rsid w:val="000C7A2C"/>
    <w:rsid w:val="000C7AD6"/>
    <w:rsid w:val="000D0F08"/>
    <w:rsid w:val="000D1FEE"/>
    <w:rsid w:val="000D59CB"/>
    <w:rsid w:val="000D6D24"/>
    <w:rsid w:val="000D7968"/>
    <w:rsid w:val="000E1CDB"/>
    <w:rsid w:val="000E1D7A"/>
    <w:rsid w:val="000E2258"/>
    <w:rsid w:val="000E4A34"/>
    <w:rsid w:val="000F4017"/>
    <w:rsid w:val="00106774"/>
    <w:rsid w:val="00106EFD"/>
    <w:rsid w:val="0011145B"/>
    <w:rsid w:val="00112B55"/>
    <w:rsid w:val="00113324"/>
    <w:rsid w:val="00113A58"/>
    <w:rsid w:val="00116F1A"/>
    <w:rsid w:val="001229DE"/>
    <w:rsid w:val="00123549"/>
    <w:rsid w:val="00124071"/>
    <w:rsid w:val="0012597B"/>
    <w:rsid w:val="00131D98"/>
    <w:rsid w:val="00132BF8"/>
    <w:rsid w:val="00132D65"/>
    <w:rsid w:val="00133109"/>
    <w:rsid w:val="00133895"/>
    <w:rsid w:val="001374E4"/>
    <w:rsid w:val="001424E0"/>
    <w:rsid w:val="00143DA1"/>
    <w:rsid w:val="00146DA6"/>
    <w:rsid w:val="001510A2"/>
    <w:rsid w:val="00151111"/>
    <w:rsid w:val="00151AB8"/>
    <w:rsid w:val="00152106"/>
    <w:rsid w:val="00154DEA"/>
    <w:rsid w:val="0015603A"/>
    <w:rsid w:val="0015634C"/>
    <w:rsid w:val="0016408B"/>
    <w:rsid w:val="00165592"/>
    <w:rsid w:val="0017547C"/>
    <w:rsid w:val="001807C8"/>
    <w:rsid w:val="001824FA"/>
    <w:rsid w:val="0018494E"/>
    <w:rsid w:val="00186832"/>
    <w:rsid w:val="00190E8A"/>
    <w:rsid w:val="00190F9C"/>
    <w:rsid w:val="00192676"/>
    <w:rsid w:val="00196624"/>
    <w:rsid w:val="001A0D98"/>
    <w:rsid w:val="001A141C"/>
    <w:rsid w:val="001A273B"/>
    <w:rsid w:val="001A29E6"/>
    <w:rsid w:val="001A3570"/>
    <w:rsid w:val="001A424B"/>
    <w:rsid w:val="001A79CE"/>
    <w:rsid w:val="001B1978"/>
    <w:rsid w:val="001B440C"/>
    <w:rsid w:val="001B708B"/>
    <w:rsid w:val="001C0401"/>
    <w:rsid w:val="001C22E7"/>
    <w:rsid w:val="001C26F0"/>
    <w:rsid w:val="001C339E"/>
    <w:rsid w:val="001C46AF"/>
    <w:rsid w:val="001C694F"/>
    <w:rsid w:val="001D1BF6"/>
    <w:rsid w:val="001D1DA7"/>
    <w:rsid w:val="001D377B"/>
    <w:rsid w:val="001D5E02"/>
    <w:rsid w:val="001D6989"/>
    <w:rsid w:val="001E06F3"/>
    <w:rsid w:val="001E0C9F"/>
    <w:rsid w:val="001E4E96"/>
    <w:rsid w:val="001F183C"/>
    <w:rsid w:val="001F1DF0"/>
    <w:rsid w:val="001F2A3F"/>
    <w:rsid w:val="001F719A"/>
    <w:rsid w:val="002057A7"/>
    <w:rsid w:val="00206FF9"/>
    <w:rsid w:val="002071DE"/>
    <w:rsid w:val="00207E21"/>
    <w:rsid w:val="00210964"/>
    <w:rsid w:val="0021233A"/>
    <w:rsid w:val="002136EA"/>
    <w:rsid w:val="002139CE"/>
    <w:rsid w:val="002139F9"/>
    <w:rsid w:val="00214001"/>
    <w:rsid w:val="00216DCF"/>
    <w:rsid w:val="00221B24"/>
    <w:rsid w:val="00221FC3"/>
    <w:rsid w:val="00226326"/>
    <w:rsid w:val="00226EE0"/>
    <w:rsid w:val="00227E33"/>
    <w:rsid w:val="00234CBD"/>
    <w:rsid w:val="00237364"/>
    <w:rsid w:val="00241AFA"/>
    <w:rsid w:val="00242FD0"/>
    <w:rsid w:val="002436A8"/>
    <w:rsid w:val="00243CBA"/>
    <w:rsid w:val="00250108"/>
    <w:rsid w:val="00250963"/>
    <w:rsid w:val="00251A17"/>
    <w:rsid w:val="00252115"/>
    <w:rsid w:val="0025322C"/>
    <w:rsid w:val="00255256"/>
    <w:rsid w:val="00256CE3"/>
    <w:rsid w:val="00256ED0"/>
    <w:rsid w:val="00260D4E"/>
    <w:rsid w:val="0026401B"/>
    <w:rsid w:val="0027009B"/>
    <w:rsid w:val="002723E9"/>
    <w:rsid w:val="00272D8C"/>
    <w:rsid w:val="00276210"/>
    <w:rsid w:val="00276C47"/>
    <w:rsid w:val="00280750"/>
    <w:rsid w:val="00280FEC"/>
    <w:rsid w:val="00281928"/>
    <w:rsid w:val="0029557A"/>
    <w:rsid w:val="00297CBE"/>
    <w:rsid w:val="002A0345"/>
    <w:rsid w:val="002A1A3F"/>
    <w:rsid w:val="002A216B"/>
    <w:rsid w:val="002A2603"/>
    <w:rsid w:val="002B292B"/>
    <w:rsid w:val="002B4F21"/>
    <w:rsid w:val="002B5AA9"/>
    <w:rsid w:val="002B60B0"/>
    <w:rsid w:val="002B7F82"/>
    <w:rsid w:val="002C0A53"/>
    <w:rsid w:val="002C7A98"/>
    <w:rsid w:val="002D3815"/>
    <w:rsid w:val="002D3A4D"/>
    <w:rsid w:val="002D3A5A"/>
    <w:rsid w:val="002D42B3"/>
    <w:rsid w:val="002D511C"/>
    <w:rsid w:val="002E1885"/>
    <w:rsid w:val="002E1F54"/>
    <w:rsid w:val="002E256C"/>
    <w:rsid w:val="002E318F"/>
    <w:rsid w:val="002E40F2"/>
    <w:rsid w:val="002F1210"/>
    <w:rsid w:val="002F6649"/>
    <w:rsid w:val="003003B2"/>
    <w:rsid w:val="00301B9D"/>
    <w:rsid w:val="0030319E"/>
    <w:rsid w:val="003048D7"/>
    <w:rsid w:val="00304C17"/>
    <w:rsid w:val="003052A1"/>
    <w:rsid w:val="00306C1D"/>
    <w:rsid w:val="00313CD0"/>
    <w:rsid w:val="003165FB"/>
    <w:rsid w:val="00317401"/>
    <w:rsid w:val="003207EB"/>
    <w:rsid w:val="00327DFB"/>
    <w:rsid w:val="00330349"/>
    <w:rsid w:val="00334858"/>
    <w:rsid w:val="003348F8"/>
    <w:rsid w:val="003359FC"/>
    <w:rsid w:val="00340C3A"/>
    <w:rsid w:val="003411DB"/>
    <w:rsid w:val="00342B15"/>
    <w:rsid w:val="00342E4A"/>
    <w:rsid w:val="00344669"/>
    <w:rsid w:val="00344B9A"/>
    <w:rsid w:val="00345052"/>
    <w:rsid w:val="0034665A"/>
    <w:rsid w:val="00346663"/>
    <w:rsid w:val="0034777E"/>
    <w:rsid w:val="00347E05"/>
    <w:rsid w:val="00351EC2"/>
    <w:rsid w:val="00352257"/>
    <w:rsid w:val="00353675"/>
    <w:rsid w:val="00354769"/>
    <w:rsid w:val="0035652B"/>
    <w:rsid w:val="00356BC9"/>
    <w:rsid w:val="00360CB3"/>
    <w:rsid w:val="003610DF"/>
    <w:rsid w:val="00365337"/>
    <w:rsid w:val="0036694F"/>
    <w:rsid w:val="00371CC4"/>
    <w:rsid w:val="0037291C"/>
    <w:rsid w:val="0038181D"/>
    <w:rsid w:val="00384DBC"/>
    <w:rsid w:val="00385127"/>
    <w:rsid w:val="00385219"/>
    <w:rsid w:val="00392D6F"/>
    <w:rsid w:val="00393D89"/>
    <w:rsid w:val="00393EA1"/>
    <w:rsid w:val="00394616"/>
    <w:rsid w:val="00396320"/>
    <w:rsid w:val="00396D54"/>
    <w:rsid w:val="00396D5A"/>
    <w:rsid w:val="0039717C"/>
    <w:rsid w:val="00397BF6"/>
    <w:rsid w:val="003A052F"/>
    <w:rsid w:val="003A76D9"/>
    <w:rsid w:val="003A77FE"/>
    <w:rsid w:val="003B19BA"/>
    <w:rsid w:val="003B3961"/>
    <w:rsid w:val="003B60EC"/>
    <w:rsid w:val="003C1187"/>
    <w:rsid w:val="003C1AFE"/>
    <w:rsid w:val="003C2AEE"/>
    <w:rsid w:val="003C5123"/>
    <w:rsid w:val="003C7A9C"/>
    <w:rsid w:val="003D00C4"/>
    <w:rsid w:val="003D01D4"/>
    <w:rsid w:val="003D094B"/>
    <w:rsid w:val="003D0BB5"/>
    <w:rsid w:val="003D28EF"/>
    <w:rsid w:val="003D2A68"/>
    <w:rsid w:val="003D7C60"/>
    <w:rsid w:val="003E04CB"/>
    <w:rsid w:val="003E2299"/>
    <w:rsid w:val="003E3D2A"/>
    <w:rsid w:val="003E4B0E"/>
    <w:rsid w:val="003E50EA"/>
    <w:rsid w:val="003E6004"/>
    <w:rsid w:val="003E6705"/>
    <w:rsid w:val="003E71EB"/>
    <w:rsid w:val="003F164D"/>
    <w:rsid w:val="003F5850"/>
    <w:rsid w:val="003F59FC"/>
    <w:rsid w:val="00400946"/>
    <w:rsid w:val="0040184A"/>
    <w:rsid w:val="00406979"/>
    <w:rsid w:val="00410D09"/>
    <w:rsid w:val="004170CD"/>
    <w:rsid w:val="00417AB8"/>
    <w:rsid w:val="00420C50"/>
    <w:rsid w:val="004231B5"/>
    <w:rsid w:val="004303C2"/>
    <w:rsid w:val="00434E7E"/>
    <w:rsid w:val="0043704E"/>
    <w:rsid w:val="00440A07"/>
    <w:rsid w:val="00441C30"/>
    <w:rsid w:val="00444B7E"/>
    <w:rsid w:val="00445ED6"/>
    <w:rsid w:val="00446316"/>
    <w:rsid w:val="0044681E"/>
    <w:rsid w:val="00451EAC"/>
    <w:rsid w:val="00455317"/>
    <w:rsid w:val="004554EE"/>
    <w:rsid w:val="00457718"/>
    <w:rsid w:val="00461D69"/>
    <w:rsid w:val="00466239"/>
    <w:rsid w:val="00471256"/>
    <w:rsid w:val="00472697"/>
    <w:rsid w:val="004748EC"/>
    <w:rsid w:val="00474C74"/>
    <w:rsid w:val="004757B6"/>
    <w:rsid w:val="00475E29"/>
    <w:rsid w:val="00475F84"/>
    <w:rsid w:val="00477D64"/>
    <w:rsid w:val="00481F1B"/>
    <w:rsid w:val="0048250F"/>
    <w:rsid w:val="004A0E16"/>
    <w:rsid w:val="004B0B5A"/>
    <w:rsid w:val="004B1576"/>
    <w:rsid w:val="004B253A"/>
    <w:rsid w:val="004B3558"/>
    <w:rsid w:val="004B3E44"/>
    <w:rsid w:val="004B5B61"/>
    <w:rsid w:val="004B692D"/>
    <w:rsid w:val="004B7431"/>
    <w:rsid w:val="004C0034"/>
    <w:rsid w:val="004C15EA"/>
    <w:rsid w:val="004C1C17"/>
    <w:rsid w:val="004C30B7"/>
    <w:rsid w:val="004C575F"/>
    <w:rsid w:val="004C65E4"/>
    <w:rsid w:val="004C6F89"/>
    <w:rsid w:val="004D06A8"/>
    <w:rsid w:val="004D07D0"/>
    <w:rsid w:val="004D0D9E"/>
    <w:rsid w:val="004D4AA7"/>
    <w:rsid w:val="004D63BA"/>
    <w:rsid w:val="004D67E1"/>
    <w:rsid w:val="004D6B6E"/>
    <w:rsid w:val="004E190F"/>
    <w:rsid w:val="004E3416"/>
    <w:rsid w:val="004E3C21"/>
    <w:rsid w:val="004E4BC4"/>
    <w:rsid w:val="004E5048"/>
    <w:rsid w:val="004E6F9D"/>
    <w:rsid w:val="004E77A1"/>
    <w:rsid w:val="004F076A"/>
    <w:rsid w:val="004F0859"/>
    <w:rsid w:val="004F2200"/>
    <w:rsid w:val="004F2D6A"/>
    <w:rsid w:val="00501CDF"/>
    <w:rsid w:val="005033E6"/>
    <w:rsid w:val="00503D27"/>
    <w:rsid w:val="00503FA4"/>
    <w:rsid w:val="00504138"/>
    <w:rsid w:val="005107AA"/>
    <w:rsid w:val="0051275F"/>
    <w:rsid w:val="0051328D"/>
    <w:rsid w:val="0052034E"/>
    <w:rsid w:val="005210F2"/>
    <w:rsid w:val="005214DC"/>
    <w:rsid w:val="0052657D"/>
    <w:rsid w:val="005274BC"/>
    <w:rsid w:val="0052769B"/>
    <w:rsid w:val="00534B23"/>
    <w:rsid w:val="005421D0"/>
    <w:rsid w:val="00543734"/>
    <w:rsid w:val="00545637"/>
    <w:rsid w:val="00547D29"/>
    <w:rsid w:val="00550DAD"/>
    <w:rsid w:val="00551B51"/>
    <w:rsid w:val="0055395A"/>
    <w:rsid w:val="0055539C"/>
    <w:rsid w:val="00555AA0"/>
    <w:rsid w:val="005633DC"/>
    <w:rsid w:val="005637BE"/>
    <w:rsid w:val="005644D0"/>
    <w:rsid w:val="00566CF5"/>
    <w:rsid w:val="00567D3B"/>
    <w:rsid w:val="00572862"/>
    <w:rsid w:val="00574B08"/>
    <w:rsid w:val="00574E20"/>
    <w:rsid w:val="00574F7C"/>
    <w:rsid w:val="00575CE3"/>
    <w:rsid w:val="00576973"/>
    <w:rsid w:val="005812EE"/>
    <w:rsid w:val="00583009"/>
    <w:rsid w:val="0058394E"/>
    <w:rsid w:val="00584797"/>
    <w:rsid w:val="00587B0C"/>
    <w:rsid w:val="00595863"/>
    <w:rsid w:val="00596EEF"/>
    <w:rsid w:val="00597F8F"/>
    <w:rsid w:val="005A3EBB"/>
    <w:rsid w:val="005A68E6"/>
    <w:rsid w:val="005A6959"/>
    <w:rsid w:val="005A6C52"/>
    <w:rsid w:val="005A77D5"/>
    <w:rsid w:val="005B1B73"/>
    <w:rsid w:val="005B2C5B"/>
    <w:rsid w:val="005B46C5"/>
    <w:rsid w:val="005B539C"/>
    <w:rsid w:val="005B557F"/>
    <w:rsid w:val="005B6C50"/>
    <w:rsid w:val="005C0111"/>
    <w:rsid w:val="005C1680"/>
    <w:rsid w:val="005C3955"/>
    <w:rsid w:val="005C5AD7"/>
    <w:rsid w:val="005C5DEF"/>
    <w:rsid w:val="005C6E03"/>
    <w:rsid w:val="005D4937"/>
    <w:rsid w:val="005D613E"/>
    <w:rsid w:val="005D7D87"/>
    <w:rsid w:val="005E07EE"/>
    <w:rsid w:val="005E0A04"/>
    <w:rsid w:val="005E2B1E"/>
    <w:rsid w:val="005E352E"/>
    <w:rsid w:val="005E4C59"/>
    <w:rsid w:val="005E6F77"/>
    <w:rsid w:val="005F16BA"/>
    <w:rsid w:val="005F1A94"/>
    <w:rsid w:val="005F2E5E"/>
    <w:rsid w:val="005F3643"/>
    <w:rsid w:val="005F3CBE"/>
    <w:rsid w:val="005F4451"/>
    <w:rsid w:val="005F48A9"/>
    <w:rsid w:val="005F6842"/>
    <w:rsid w:val="00600A86"/>
    <w:rsid w:val="006031DB"/>
    <w:rsid w:val="00604EDE"/>
    <w:rsid w:val="00605307"/>
    <w:rsid w:val="0061558C"/>
    <w:rsid w:val="006164B7"/>
    <w:rsid w:val="00621B6E"/>
    <w:rsid w:val="00623C9F"/>
    <w:rsid w:val="00624BCF"/>
    <w:rsid w:val="00627441"/>
    <w:rsid w:val="006310BE"/>
    <w:rsid w:val="00631699"/>
    <w:rsid w:val="006322DE"/>
    <w:rsid w:val="0063382E"/>
    <w:rsid w:val="0063424B"/>
    <w:rsid w:val="006348EA"/>
    <w:rsid w:val="00634FD5"/>
    <w:rsid w:val="006358A4"/>
    <w:rsid w:val="006410AC"/>
    <w:rsid w:val="00641E33"/>
    <w:rsid w:val="00645209"/>
    <w:rsid w:val="00645B44"/>
    <w:rsid w:val="00646A7E"/>
    <w:rsid w:val="00647071"/>
    <w:rsid w:val="00656FD4"/>
    <w:rsid w:val="00657AB3"/>
    <w:rsid w:val="006630E8"/>
    <w:rsid w:val="00666026"/>
    <w:rsid w:val="00672C64"/>
    <w:rsid w:val="00675594"/>
    <w:rsid w:val="0067606A"/>
    <w:rsid w:val="00676360"/>
    <w:rsid w:val="00676689"/>
    <w:rsid w:val="006801AE"/>
    <w:rsid w:val="0068106D"/>
    <w:rsid w:val="006879F1"/>
    <w:rsid w:val="00687EB4"/>
    <w:rsid w:val="006935E8"/>
    <w:rsid w:val="00693B16"/>
    <w:rsid w:val="00694EDA"/>
    <w:rsid w:val="00696252"/>
    <w:rsid w:val="006A2A0E"/>
    <w:rsid w:val="006A3007"/>
    <w:rsid w:val="006A6B80"/>
    <w:rsid w:val="006A6CF7"/>
    <w:rsid w:val="006A7D9B"/>
    <w:rsid w:val="006B28F5"/>
    <w:rsid w:val="006B37D4"/>
    <w:rsid w:val="006B38D0"/>
    <w:rsid w:val="006B4136"/>
    <w:rsid w:val="006B4F26"/>
    <w:rsid w:val="006B61AA"/>
    <w:rsid w:val="006B6ADF"/>
    <w:rsid w:val="006B73EF"/>
    <w:rsid w:val="006C22F0"/>
    <w:rsid w:val="006C499C"/>
    <w:rsid w:val="006C5B94"/>
    <w:rsid w:val="006C782E"/>
    <w:rsid w:val="006C7E3D"/>
    <w:rsid w:val="006D0414"/>
    <w:rsid w:val="006D050C"/>
    <w:rsid w:val="006D2BCD"/>
    <w:rsid w:val="006D6E21"/>
    <w:rsid w:val="006D76B3"/>
    <w:rsid w:val="006E0A33"/>
    <w:rsid w:val="006E2492"/>
    <w:rsid w:val="006E5198"/>
    <w:rsid w:val="006E577E"/>
    <w:rsid w:val="006E5E0D"/>
    <w:rsid w:val="006F2185"/>
    <w:rsid w:val="006F5A18"/>
    <w:rsid w:val="007009F3"/>
    <w:rsid w:val="00703960"/>
    <w:rsid w:val="00706351"/>
    <w:rsid w:val="0070739F"/>
    <w:rsid w:val="00721531"/>
    <w:rsid w:val="007250A0"/>
    <w:rsid w:val="0073210F"/>
    <w:rsid w:val="00732F94"/>
    <w:rsid w:val="007332D4"/>
    <w:rsid w:val="0074070E"/>
    <w:rsid w:val="00741489"/>
    <w:rsid w:val="007432F6"/>
    <w:rsid w:val="00744A98"/>
    <w:rsid w:val="00744D86"/>
    <w:rsid w:val="0074517B"/>
    <w:rsid w:val="0074664B"/>
    <w:rsid w:val="007518C2"/>
    <w:rsid w:val="00754052"/>
    <w:rsid w:val="00754493"/>
    <w:rsid w:val="0075587D"/>
    <w:rsid w:val="007610B2"/>
    <w:rsid w:val="00761976"/>
    <w:rsid w:val="00761FE2"/>
    <w:rsid w:val="00765AE9"/>
    <w:rsid w:val="00770454"/>
    <w:rsid w:val="007734C4"/>
    <w:rsid w:val="00773F69"/>
    <w:rsid w:val="00780765"/>
    <w:rsid w:val="0078084A"/>
    <w:rsid w:val="007812A9"/>
    <w:rsid w:val="00782486"/>
    <w:rsid w:val="0078263E"/>
    <w:rsid w:val="00783C3D"/>
    <w:rsid w:val="00784843"/>
    <w:rsid w:val="00785F6D"/>
    <w:rsid w:val="0078758C"/>
    <w:rsid w:val="007911F8"/>
    <w:rsid w:val="007918C8"/>
    <w:rsid w:val="00791F4E"/>
    <w:rsid w:val="0079489E"/>
    <w:rsid w:val="00794A6E"/>
    <w:rsid w:val="00794F76"/>
    <w:rsid w:val="00795476"/>
    <w:rsid w:val="0079712D"/>
    <w:rsid w:val="00797601"/>
    <w:rsid w:val="007A5563"/>
    <w:rsid w:val="007A706E"/>
    <w:rsid w:val="007A7E02"/>
    <w:rsid w:val="007B164C"/>
    <w:rsid w:val="007B7DD3"/>
    <w:rsid w:val="007C1970"/>
    <w:rsid w:val="007C25B0"/>
    <w:rsid w:val="007C3914"/>
    <w:rsid w:val="007C3968"/>
    <w:rsid w:val="007C5026"/>
    <w:rsid w:val="007C68BC"/>
    <w:rsid w:val="007D1F09"/>
    <w:rsid w:val="007D2023"/>
    <w:rsid w:val="007D2A1F"/>
    <w:rsid w:val="007D30AA"/>
    <w:rsid w:val="007D30B1"/>
    <w:rsid w:val="007D3C8C"/>
    <w:rsid w:val="007D408B"/>
    <w:rsid w:val="007D454D"/>
    <w:rsid w:val="007D5AB4"/>
    <w:rsid w:val="007D64B5"/>
    <w:rsid w:val="007E02E7"/>
    <w:rsid w:val="007E5660"/>
    <w:rsid w:val="007F041A"/>
    <w:rsid w:val="007F2D4B"/>
    <w:rsid w:val="00802660"/>
    <w:rsid w:val="008041BF"/>
    <w:rsid w:val="0080726A"/>
    <w:rsid w:val="008126FD"/>
    <w:rsid w:val="00813114"/>
    <w:rsid w:val="00813AA8"/>
    <w:rsid w:val="008156C3"/>
    <w:rsid w:val="00816F9B"/>
    <w:rsid w:val="008209ED"/>
    <w:rsid w:val="008216EC"/>
    <w:rsid w:val="008226AB"/>
    <w:rsid w:val="00831449"/>
    <w:rsid w:val="00832AB1"/>
    <w:rsid w:val="00833124"/>
    <w:rsid w:val="00833449"/>
    <w:rsid w:val="00833CF9"/>
    <w:rsid w:val="008347C3"/>
    <w:rsid w:val="008373F8"/>
    <w:rsid w:val="00840702"/>
    <w:rsid w:val="008407ED"/>
    <w:rsid w:val="008418FE"/>
    <w:rsid w:val="0084306E"/>
    <w:rsid w:val="00845CCD"/>
    <w:rsid w:val="00845FBC"/>
    <w:rsid w:val="008467F8"/>
    <w:rsid w:val="00847E92"/>
    <w:rsid w:val="00851B09"/>
    <w:rsid w:val="00852905"/>
    <w:rsid w:val="00853EC7"/>
    <w:rsid w:val="00854524"/>
    <w:rsid w:val="0085587D"/>
    <w:rsid w:val="008578AC"/>
    <w:rsid w:val="00861EB2"/>
    <w:rsid w:val="008643DE"/>
    <w:rsid w:val="008657A1"/>
    <w:rsid w:val="00871AC4"/>
    <w:rsid w:val="00873092"/>
    <w:rsid w:val="00880E46"/>
    <w:rsid w:val="00882994"/>
    <w:rsid w:val="0088346D"/>
    <w:rsid w:val="008847B9"/>
    <w:rsid w:val="0088590D"/>
    <w:rsid w:val="00885AB0"/>
    <w:rsid w:val="00892393"/>
    <w:rsid w:val="0089345A"/>
    <w:rsid w:val="0089795E"/>
    <w:rsid w:val="008A17FA"/>
    <w:rsid w:val="008A266F"/>
    <w:rsid w:val="008A481B"/>
    <w:rsid w:val="008A6D09"/>
    <w:rsid w:val="008A759F"/>
    <w:rsid w:val="008B0C3D"/>
    <w:rsid w:val="008B222B"/>
    <w:rsid w:val="008B37C8"/>
    <w:rsid w:val="008C2681"/>
    <w:rsid w:val="008C4F0A"/>
    <w:rsid w:val="008C6DE7"/>
    <w:rsid w:val="008D13B3"/>
    <w:rsid w:val="008D3E5A"/>
    <w:rsid w:val="008D6994"/>
    <w:rsid w:val="008E155F"/>
    <w:rsid w:val="008E20B2"/>
    <w:rsid w:val="008E66E7"/>
    <w:rsid w:val="008E77D3"/>
    <w:rsid w:val="008E7FA0"/>
    <w:rsid w:val="008F1215"/>
    <w:rsid w:val="008F1E0F"/>
    <w:rsid w:val="008F248D"/>
    <w:rsid w:val="008F24B1"/>
    <w:rsid w:val="008F358F"/>
    <w:rsid w:val="008F7107"/>
    <w:rsid w:val="00901323"/>
    <w:rsid w:val="009026A0"/>
    <w:rsid w:val="00903C4B"/>
    <w:rsid w:val="00905C69"/>
    <w:rsid w:val="009072BC"/>
    <w:rsid w:val="00907FE5"/>
    <w:rsid w:val="00911B71"/>
    <w:rsid w:val="00912389"/>
    <w:rsid w:val="00912F43"/>
    <w:rsid w:val="009134CF"/>
    <w:rsid w:val="009150B2"/>
    <w:rsid w:val="00917540"/>
    <w:rsid w:val="00920585"/>
    <w:rsid w:val="0092473A"/>
    <w:rsid w:val="00927025"/>
    <w:rsid w:val="009275C0"/>
    <w:rsid w:val="009301B5"/>
    <w:rsid w:val="00931B37"/>
    <w:rsid w:val="00933368"/>
    <w:rsid w:val="0093419B"/>
    <w:rsid w:val="0093475B"/>
    <w:rsid w:val="00935F1E"/>
    <w:rsid w:val="00937DED"/>
    <w:rsid w:val="0094077B"/>
    <w:rsid w:val="00940A0B"/>
    <w:rsid w:val="009419A4"/>
    <w:rsid w:val="0094378F"/>
    <w:rsid w:val="00943ADB"/>
    <w:rsid w:val="009464D4"/>
    <w:rsid w:val="0094789F"/>
    <w:rsid w:val="00947C3A"/>
    <w:rsid w:val="00947F19"/>
    <w:rsid w:val="00950358"/>
    <w:rsid w:val="00952BB3"/>
    <w:rsid w:val="009560C2"/>
    <w:rsid w:val="00956928"/>
    <w:rsid w:val="00963951"/>
    <w:rsid w:val="00964932"/>
    <w:rsid w:val="009678AB"/>
    <w:rsid w:val="00970B4C"/>
    <w:rsid w:val="00971656"/>
    <w:rsid w:val="009808D4"/>
    <w:rsid w:val="009814D9"/>
    <w:rsid w:val="00986429"/>
    <w:rsid w:val="00992925"/>
    <w:rsid w:val="0099362F"/>
    <w:rsid w:val="0099386E"/>
    <w:rsid w:val="009948D1"/>
    <w:rsid w:val="00995961"/>
    <w:rsid w:val="009979DC"/>
    <w:rsid w:val="009A24CE"/>
    <w:rsid w:val="009B7C96"/>
    <w:rsid w:val="009C3254"/>
    <w:rsid w:val="009C3859"/>
    <w:rsid w:val="009C46B6"/>
    <w:rsid w:val="009C6399"/>
    <w:rsid w:val="009C7893"/>
    <w:rsid w:val="009D00C5"/>
    <w:rsid w:val="009D1E8F"/>
    <w:rsid w:val="009D2222"/>
    <w:rsid w:val="009D2697"/>
    <w:rsid w:val="009D2D93"/>
    <w:rsid w:val="009D3A36"/>
    <w:rsid w:val="009D3EAA"/>
    <w:rsid w:val="009D69E4"/>
    <w:rsid w:val="009E050A"/>
    <w:rsid w:val="009E0653"/>
    <w:rsid w:val="009E0748"/>
    <w:rsid w:val="009E1167"/>
    <w:rsid w:val="009E259E"/>
    <w:rsid w:val="009E27EA"/>
    <w:rsid w:val="009E338A"/>
    <w:rsid w:val="009E3890"/>
    <w:rsid w:val="009E4BD1"/>
    <w:rsid w:val="009E5E96"/>
    <w:rsid w:val="009E6DF3"/>
    <w:rsid w:val="009E79EC"/>
    <w:rsid w:val="009F0F04"/>
    <w:rsid w:val="009F5C41"/>
    <w:rsid w:val="009F6175"/>
    <w:rsid w:val="009F6F41"/>
    <w:rsid w:val="00A03366"/>
    <w:rsid w:val="00A0368D"/>
    <w:rsid w:val="00A04BE7"/>
    <w:rsid w:val="00A06C6A"/>
    <w:rsid w:val="00A06D6B"/>
    <w:rsid w:val="00A11CF2"/>
    <w:rsid w:val="00A13506"/>
    <w:rsid w:val="00A148B9"/>
    <w:rsid w:val="00A16EDE"/>
    <w:rsid w:val="00A17F5E"/>
    <w:rsid w:val="00A221A6"/>
    <w:rsid w:val="00A30C8D"/>
    <w:rsid w:val="00A30DCD"/>
    <w:rsid w:val="00A3120D"/>
    <w:rsid w:val="00A34882"/>
    <w:rsid w:val="00A3623F"/>
    <w:rsid w:val="00A435F5"/>
    <w:rsid w:val="00A44C1A"/>
    <w:rsid w:val="00A500B5"/>
    <w:rsid w:val="00A534EB"/>
    <w:rsid w:val="00A65F8D"/>
    <w:rsid w:val="00A70E9F"/>
    <w:rsid w:val="00A720F3"/>
    <w:rsid w:val="00A73AB7"/>
    <w:rsid w:val="00A74CF6"/>
    <w:rsid w:val="00A76A8F"/>
    <w:rsid w:val="00A77660"/>
    <w:rsid w:val="00A823C6"/>
    <w:rsid w:val="00A829DD"/>
    <w:rsid w:val="00A83E26"/>
    <w:rsid w:val="00A84A44"/>
    <w:rsid w:val="00A85E84"/>
    <w:rsid w:val="00A91630"/>
    <w:rsid w:val="00A91899"/>
    <w:rsid w:val="00A9284A"/>
    <w:rsid w:val="00AA1031"/>
    <w:rsid w:val="00AA2DA2"/>
    <w:rsid w:val="00AA6AE4"/>
    <w:rsid w:val="00AB1678"/>
    <w:rsid w:val="00AB22EB"/>
    <w:rsid w:val="00AB2A36"/>
    <w:rsid w:val="00AB2B44"/>
    <w:rsid w:val="00AB48EB"/>
    <w:rsid w:val="00AB5224"/>
    <w:rsid w:val="00AB5BB8"/>
    <w:rsid w:val="00AC01FA"/>
    <w:rsid w:val="00AC1107"/>
    <w:rsid w:val="00AC14FA"/>
    <w:rsid w:val="00AC26E8"/>
    <w:rsid w:val="00AC399B"/>
    <w:rsid w:val="00AC6626"/>
    <w:rsid w:val="00AC7715"/>
    <w:rsid w:val="00AD2463"/>
    <w:rsid w:val="00AD335A"/>
    <w:rsid w:val="00AD640B"/>
    <w:rsid w:val="00AD678E"/>
    <w:rsid w:val="00AD7541"/>
    <w:rsid w:val="00AE0FA4"/>
    <w:rsid w:val="00AE62BD"/>
    <w:rsid w:val="00AF0120"/>
    <w:rsid w:val="00AF144C"/>
    <w:rsid w:val="00AF30B5"/>
    <w:rsid w:val="00AF3606"/>
    <w:rsid w:val="00AF62F5"/>
    <w:rsid w:val="00B0001A"/>
    <w:rsid w:val="00B02150"/>
    <w:rsid w:val="00B04190"/>
    <w:rsid w:val="00B06D7E"/>
    <w:rsid w:val="00B123D5"/>
    <w:rsid w:val="00B15B07"/>
    <w:rsid w:val="00B17BBD"/>
    <w:rsid w:val="00B228F0"/>
    <w:rsid w:val="00B23DB8"/>
    <w:rsid w:val="00B25F4E"/>
    <w:rsid w:val="00B2698D"/>
    <w:rsid w:val="00B27587"/>
    <w:rsid w:val="00B31FF6"/>
    <w:rsid w:val="00B34DFD"/>
    <w:rsid w:val="00B377C1"/>
    <w:rsid w:val="00B37ED7"/>
    <w:rsid w:val="00B427D7"/>
    <w:rsid w:val="00B45529"/>
    <w:rsid w:val="00B52304"/>
    <w:rsid w:val="00B524AB"/>
    <w:rsid w:val="00B57400"/>
    <w:rsid w:val="00B57B68"/>
    <w:rsid w:val="00B621FE"/>
    <w:rsid w:val="00B6556E"/>
    <w:rsid w:val="00B6616F"/>
    <w:rsid w:val="00B66766"/>
    <w:rsid w:val="00B7045D"/>
    <w:rsid w:val="00B71258"/>
    <w:rsid w:val="00B7493D"/>
    <w:rsid w:val="00B77CE6"/>
    <w:rsid w:val="00B8102C"/>
    <w:rsid w:val="00B81B69"/>
    <w:rsid w:val="00B825F4"/>
    <w:rsid w:val="00B83F92"/>
    <w:rsid w:val="00B8420E"/>
    <w:rsid w:val="00B84F6C"/>
    <w:rsid w:val="00B910A1"/>
    <w:rsid w:val="00B93141"/>
    <w:rsid w:val="00B93B64"/>
    <w:rsid w:val="00BA0744"/>
    <w:rsid w:val="00BA0CF1"/>
    <w:rsid w:val="00BA3508"/>
    <w:rsid w:val="00BA5B33"/>
    <w:rsid w:val="00BB13E5"/>
    <w:rsid w:val="00BB21D3"/>
    <w:rsid w:val="00BB317A"/>
    <w:rsid w:val="00BB4AEC"/>
    <w:rsid w:val="00BB6B57"/>
    <w:rsid w:val="00BB76D9"/>
    <w:rsid w:val="00BB7A4E"/>
    <w:rsid w:val="00BC0937"/>
    <w:rsid w:val="00BC4628"/>
    <w:rsid w:val="00BC6464"/>
    <w:rsid w:val="00BC7604"/>
    <w:rsid w:val="00BD1717"/>
    <w:rsid w:val="00BD32FC"/>
    <w:rsid w:val="00BD426D"/>
    <w:rsid w:val="00BD664A"/>
    <w:rsid w:val="00BD6A45"/>
    <w:rsid w:val="00BD6B25"/>
    <w:rsid w:val="00BD743E"/>
    <w:rsid w:val="00BE38C4"/>
    <w:rsid w:val="00BE6087"/>
    <w:rsid w:val="00BE7D74"/>
    <w:rsid w:val="00BF1908"/>
    <w:rsid w:val="00BF7744"/>
    <w:rsid w:val="00C035F9"/>
    <w:rsid w:val="00C06431"/>
    <w:rsid w:val="00C06E44"/>
    <w:rsid w:val="00C07037"/>
    <w:rsid w:val="00C15A43"/>
    <w:rsid w:val="00C16845"/>
    <w:rsid w:val="00C16896"/>
    <w:rsid w:val="00C17E8C"/>
    <w:rsid w:val="00C219C3"/>
    <w:rsid w:val="00C26EAC"/>
    <w:rsid w:val="00C30827"/>
    <w:rsid w:val="00C33F7A"/>
    <w:rsid w:val="00C40445"/>
    <w:rsid w:val="00C404A9"/>
    <w:rsid w:val="00C4213B"/>
    <w:rsid w:val="00C422CE"/>
    <w:rsid w:val="00C43357"/>
    <w:rsid w:val="00C475EB"/>
    <w:rsid w:val="00C517FB"/>
    <w:rsid w:val="00C53240"/>
    <w:rsid w:val="00C53876"/>
    <w:rsid w:val="00C53C56"/>
    <w:rsid w:val="00C566F2"/>
    <w:rsid w:val="00C60DFC"/>
    <w:rsid w:val="00C634AF"/>
    <w:rsid w:val="00C63783"/>
    <w:rsid w:val="00C65F1F"/>
    <w:rsid w:val="00C67919"/>
    <w:rsid w:val="00C7340E"/>
    <w:rsid w:val="00C745FA"/>
    <w:rsid w:val="00C75E5E"/>
    <w:rsid w:val="00C81642"/>
    <w:rsid w:val="00C8282E"/>
    <w:rsid w:val="00C847A4"/>
    <w:rsid w:val="00C84F82"/>
    <w:rsid w:val="00C85BCB"/>
    <w:rsid w:val="00C8616B"/>
    <w:rsid w:val="00C86B6A"/>
    <w:rsid w:val="00C87F1A"/>
    <w:rsid w:val="00C9003B"/>
    <w:rsid w:val="00C90474"/>
    <w:rsid w:val="00C91352"/>
    <w:rsid w:val="00C95CA2"/>
    <w:rsid w:val="00C96402"/>
    <w:rsid w:val="00CA27C7"/>
    <w:rsid w:val="00CA33A2"/>
    <w:rsid w:val="00CA518F"/>
    <w:rsid w:val="00CB2BEC"/>
    <w:rsid w:val="00CB54B2"/>
    <w:rsid w:val="00CB644A"/>
    <w:rsid w:val="00CC0A0B"/>
    <w:rsid w:val="00CC390B"/>
    <w:rsid w:val="00CC5F28"/>
    <w:rsid w:val="00CD21E8"/>
    <w:rsid w:val="00CD2446"/>
    <w:rsid w:val="00CD3A71"/>
    <w:rsid w:val="00CD4E2E"/>
    <w:rsid w:val="00CE19A2"/>
    <w:rsid w:val="00CE2678"/>
    <w:rsid w:val="00CE2C5F"/>
    <w:rsid w:val="00CE764E"/>
    <w:rsid w:val="00CE7B3C"/>
    <w:rsid w:val="00CE7E9F"/>
    <w:rsid w:val="00CF14BB"/>
    <w:rsid w:val="00CF22FE"/>
    <w:rsid w:val="00CF2B65"/>
    <w:rsid w:val="00CF5B03"/>
    <w:rsid w:val="00CF7A27"/>
    <w:rsid w:val="00D0204B"/>
    <w:rsid w:val="00D03F25"/>
    <w:rsid w:val="00D0700F"/>
    <w:rsid w:val="00D11260"/>
    <w:rsid w:val="00D174BC"/>
    <w:rsid w:val="00D23AC2"/>
    <w:rsid w:val="00D26BE7"/>
    <w:rsid w:val="00D30616"/>
    <w:rsid w:val="00D3128D"/>
    <w:rsid w:val="00D3538E"/>
    <w:rsid w:val="00D40DCF"/>
    <w:rsid w:val="00D43118"/>
    <w:rsid w:val="00D434D7"/>
    <w:rsid w:val="00D44E32"/>
    <w:rsid w:val="00D45257"/>
    <w:rsid w:val="00D46572"/>
    <w:rsid w:val="00D51676"/>
    <w:rsid w:val="00D54F65"/>
    <w:rsid w:val="00D57611"/>
    <w:rsid w:val="00D6139E"/>
    <w:rsid w:val="00D61813"/>
    <w:rsid w:val="00D62C44"/>
    <w:rsid w:val="00D62EC8"/>
    <w:rsid w:val="00D6358B"/>
    <w:rsid w:val="00D63DE1"/>
    <w:rsid w:val="00D64945"/>
    <w:rsid w:val="00D64AF2"/>
    <w:rsid w:val="00D64D31"/>
    <w:rsid w:val="00D67C6D"/>
    <w:rsid w:val="00D67D69"/>
    <w:rsid w:val="00D74288"/>
    <w:rsid w:val="00D74A2E"/>
    <w:rsid w:val="00D757DC"/>
    <w:rsid w:val="00D77075"/>
    <w:rsid w:val="00D82108"/>
    <w:rsid w:val="00D82D56"/>
    <w:rsid w:val="00D839E9"/>
    <w:rsid w:val="00D86E2C"/>
    <w:rsid w:val="00D91617"/>
    <w:rsid w:val="00D93323"/>
    <w:rsid w:val="00D9427F"/>
    <w:rsid w:val="00D94B3B"/>
    <w:rsid w:val="00D94F6D"/>
    <w:rsid w:val="00D96535"/>
    <w:rsid w:val="00D97CFB"/>
    <w:rsid w:val="00DA0DDB"/>
    <w:rsid w:val="00DA26CD"/>
    <w:rsid w:val="00DA4194"/>
    <w:rsid w:val="00DA57FF"/>
    <w:rsid w:val="00DB1E3E"/>
    <w:rsid w:val="00DB22D7"/>
    <w:rsid w:val="00DB3E8E"/>
    <w:rsid w:val="00DB52D5"/>
    <w:rsid w:val="00DB79F5"/>
    <w:rsid w:val="00DC45AB"/>
    <w:rsid w:val="00DD0773"/>
    <w:rsid w:val="00DD091B"/>
    <w:rsid w:val="00DD115E"/>
    <w:rsid w:val="00DD1A69"/>
    <w:rsid w:val="00DE311D"/>
    <w:rsid w:val="00DE4A03"/>
    <w:rsid w:val="00DF10CF"/>
    <w:rsid w:val="00DF15FD"/>
    <w:rsid w:val="00DF1AEC"/>
    <w:rsid w:val="00DF3154"/>
    <w:rsid w:val="00DF5307"/>
    <w:rsid w:val="00DF5B45"/>
    <w:rsid w:val="00DF653D"/>
    <w:rsid w:val="00DF77A3"/>
    <w:rsid w:val="00E01F09"/>
    <w:rsid w:val="00E04CAA"/>
    <w:rsid w:val="00E05291"/>
    <w:rsid w:val="00E057EA"/>
    <w:rsid w:val="00E073BE"/>
    <w:rsid w:val="00E07D89"/>
    <w:rsid w:val="00E14BE1"/>
    <w:rsid w:val="00E1553D"/>
    <w:rsid w:val="00E1617D"/>
    <w:rsid w:val="00E174D8"/>
    <w:rsid w:val="00E20BEF"/>
    <w:rsid w:val="00E2286C"/>
    <w:rsid w:val="00E23E7E"/>
    <w:rsid w:val="00E261C2"/>
    <w:rsid w:val="00E26424"/>
    <w:rsid w:val="00E27344"/>
    <w:rsid w:val="00E30A01"/>
    <w:rsid w:val="00E31B32"/>
    <w:rsid w:val="00E34682"/>
    <w:rsid w:val="00E35573"/>
    <w:rsid w:val="00E3564D"/>
    <w:rsid w:val="00E362FD"/>
    <w:rsid w:val="00E44B4D"/>
    <w:rsid w:val="00E44FD0"/>
    <w:rsid w:val="00E45714"/>
    <w:rsid w:val="00E458C4"/>
    <w:rsid w:val="00E458D5"/>
    <w:rsid w:val="00E45D88"/>
    <w:rsid w:val="00E45FAB"/>
    <w:rsid w:val="00E478ED"/>
    <w:rsid w:val="00E5005D"/>
    <w:rsid w:val="00E5105D"/>
    <w:rsid w:val="00E51A9A"/>
    <w:rsid w:val="00E52AD7"/>
    <w:rsid w:val="00E53506"/>
    <w:rsid w:val="00E55D7C"/>
    <w:rsid w:val="00E57F9A"/>
    <w:rsid w:val="00E63467"/>
    <w:rsid w:val="00E6382D"/>
    <w:rsid w:val="00E65CC6"/>
    <w:rsid w:val="00E701CF"/>
    <w:rsid w:val="00E712AC"/>
    <w:rsid w:val="00E72B6D"/>
    <w:rsid w:val="00E73D6D"/>
    <w:rsid w:val="00E73DC4"/>
    <w:rsid w:val="00E73F73"/>
    <w:rsid w:val="00E743BC"/>
    <w:rsid w:val="00E75B73"/>
    <w:rsid w:val="00E76D4B"/>
    <w:rsid w:val="00E77CB9"/>
    <w:rsid w:val="00E81140"/>
    <w:rsid w:val="00E814B0"/>
    <w:rsid w:val="00E81793"/>
    <w:rsid w:val="00E82F84"/>
    <w:rsid w:val="00E832AB"/>
    <w:rsid w:val="00E84DB0"/>
    <w:rsid w:val="00E91BF9"/>
    <w:rsid w:val="00E9707E"/>
    <w:rsid w:val="00E97E61"/>
    <w:rsid w:val="00EA44B8"/>
    <w:rsid w:val="00EA7930"/>
    <w:rsid w:val="00EB17F2"/>
    <w:rsid w:val="00EB24B6"/>
    <w:rsid w:val="00EB3F1D"/>
    <w:rsid w:val="00EB718F"/>
    <w:rsid w:val="00EC234E"/>
    <w:rsid w:val="00EC7457"/>
    <w:rsid w:val="00ED1801"/>
    <w:rsid w:val="00ED2C5D"/>
    <w:rsid w:val="00ED527C"/>
    <w:rsid w:val="00EE0D8C"/>
    <w:rsid w:val="00EE195D"/>
    <w:rsid w:val="00EE1DDF"/>
    <w:rsid w:val="00EE2B31"/>
    <w:rsid w:val="00EE36DB"/>
    <w:rsid w:val="00EE4794"/>
    <w:rsid w:val="00EE6D3E"/>
    <w:rsid w:val="00EF1587"/>
    <w:rsid w:val="00EF19F3"/>
    <w:rsid w:val="00EF57A3"/>
    <w:rsid w:val="00F00313"/>
    <w:rsid w:val="00F02CF8"/>
    <w:rsid w:val="00F100D5"/>
    <w:rsid w:val="00F10C93"/>
    <w:rsid w:val="00F13AB5"/>
    <w:rsid w:val="00F1762A"/>
    <w:rsid w:val="00F17D5B"/>
    <w:rsid w:val="00F20AD1"/>
    <w:rsid w:val="00F21B80"/>
    <w:rsid w:val="00F25AAF"/>
    <w:rsid w:val="00F26035"/>
    <w:rsid w:val="00F278DB"/>
    <w:rsid w:val="00F337C9"/>
    <w:rsid w:val="00F3405A"/>
    <w:rsid w:val="00F3425F"/>
    <w:rsid w:val="00F36C47"/>
    <w:rsid w:val="00F432E3"/>
    <w:rsid w:val="00F43735"/>
    <w:rsid w:val="00F4417F"/>
    <w:rsid w:val="00F441D2"/>
    <w:rsid w:val="00F500D0"/>
    <w:rsid w:val="00F507AF"/>
    <w:rsid w:val="00F51544"/>
    <w:rsid w:val="00F5391A"/>
    <w:rsid w:val="00F613D8"/>
    <w:rsid w:val="00F61B20"/>
    <w:rsid w:val="00F61DC9"/>
    <w:rsid w:val="00F62B5A"/>
    <w:rsid w:val="00F63F02"/>
    <w:rsid w:val="00F66DF0"/>
    <w:rsid w:val="00F67DEA"/>
    <w:rsid w:val="00F70B79"/>
    <w:rsid w:val="00F7110A"/>
    <w:rsid w:val="00F7167B"/>
    <w:rsid w:val="00F7220C"/>
    <w:rsid w:val="00F73A57"/>
    <w:rsid w:val="00F74629"/>
    <w:rsid w:val="00F7526D"/>
    <w:rsid w:val="00F76B61"/>
    <w:rsid w:val="00F776E8"/>
    <w:rsid w:val="00F801BB"/>
    <w:rsid w:val="00F8167C"/>
    <w:rsid w:val="00F8170E"/>
    <w:rsid w:val="00F82197"/>
    <w:rsid w:val="00F83267"/>
    <w:rsid w:val="00F84D47"/>
    <w:rsid w:val="00F85310"/>
    <w:rsid w:val="00F86E7C"/>
    <w:rsid w:val="00F873D4"/>
    <w:rsid w:val="00F922DB"/>
    <w:rsid w:val="00F944C9"/>
    <w:rsid w:val="00F96590"/>
    <w:rsid w:val="00F96CC1"/>
    <w:rsid w:val="00F96CC2"/>
    <w:rsid w:val="00F97E18"/>
    <w:rsid w:val="00FA00D9"/>
    <w:rsid w:val="00FA304D"/>
    <w:rsid w:val="00FA4870"/>
    <w:rsid w:val="00FA4A05"/>
    <w:rsid w:val="00FA51CA"/>
    <w:rsid w:val="00FA6985"/>
    <w:rsid w:val="00FA70AA"/>
    <w:rsid w:val="00FA770C"/>
    <w:rsid w:val="00FB23AA"/>
    <w:rsid w:val="00FB470A"/>
    <w:rsid w:val="00FD0458"/>
    <w:rsid w:val="00FD0CCF"/>
    <w:rsid w:val="00FD1CDD"/>
    <w:rsid w:val="00FD2B65"/>
    <w:rsid w:val="00FD5125"/>
    <w:rsid w:val="00FD6603"/>
    <w:rsid w:val="00FD6CAD"/>
    <w:rsid w:val="00FE53ED"/>
    <w:rsid w:val="00FE5882"/>
    <w:rsid w:val="00FE7698"/>
    <w:rsid w:val="00FF4257"/>
    <w:rsid w:val="00FF6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393297"/>
  <w15:chartTrackingRefBased/>
  <w15:docId w15:val="{F4A6AC92-31A7-A34C-A4FE-7EC0F28F2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ID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517B"/>
    <w:rPr>
      <w:rFonts w:ascii="Times New Roman" w:eastAsia="Times New Roman" w:hAnsi="Times New Roman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A720F3"/>
    <w:pPr>
      <w:numPr>
        <w:numId w:val="2"/>
      </w:numPr>
      <w:spacing w:before="120" w:after="240" w:line="276" w:lineRule="auto"/>
      <w:jc w:val="both"/>
      <w:outlineLvl w:val="0"/>
    </w:pPr>
    <w:rPr>
      <w:rFonts w:ascii="Arial" w:hAnsi="Arial"/>
      <w:b/>
      <w:bCs/>
      <w:sz w:val="36"/>
      <w:szCs w:val="28"/>
      <w:lang w:val="en-GB" w:eastAsia="id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52A4"/>
    <w:pPr>
      <w:keepNext/>
      <w:keepLines/>
      <w:numPr>
        <w:ilvl w:val="1"/>
        <w:numId w:val="1"/>
      </w:numPr>
      <w:spacing w:before="200" w:after="200" w:line="276" w:lineRule="auto"/>
      <w:outlineLvl w:val="1"/>
    </w:pPr>
    <w:rPr>
      <w:rFonts w:ascii="Arial" w:hAnsi="Arial"/>
      <w:b/>
      <w:bCs/>
      <w:sz w:val="28"/>
      <w:lang w:val="en-US" w:eastAsia="id-ID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3EBB"/>
    <w:pPr>
      <w:keepNext/>
      <w:keepLines/>
      <w:numPr>
        <w:ilvl w:val="2"/>
        <w:numId w:val="1"/>
      </w:numPr>
      <w:spacing w:before="200" w:after="200" w:line="276" w:lineRule="auto"/>
      <w:outlineLvl w:val="2"/>
    </w:pPr>
    <w:rPr>
      <w:rFonts w:ascii="Arial" w:hAnsi="Arial"/>
      <w:b/>
      <w:bCs/>
      <w:sz w:val="26"/>
      <w:szCs w:val="22"/>
      <w:lang w:val="id-ID" w:eastAsia="id-ID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5026"/>
    <w:pPr>
      <w:numPr>
        <w:ilvl w:val="3"/>
        <w:numId w:val="1"/>
      </w:numPr>
      <w:spacing w:before="200" w:after="200" w:line="276" w:lineRule="auto"/>
      <w:outlineLvl w:val="3"/>
    </w:pPr>
    <w:rPr>
      <w:rFonts w:ascii="Arial" w:hAnsi="Arial"/>
      <w:b/>
      <w:bCs/>
      <w:iCs/>
      <w:sz w:val="22"/>
      <w:szCs w:val="22"/>
      <w:lang w:val="id-ID" w:eastAsia="id-ID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B2C5B"/>
    <w:pPr>
      <w:keepNext/>
      <w:keepLines/>
      <w:numPr>
        <w:ilvl w:val="4"/>
        <w:numId w:val="1"/>
      </w:numPr>
      <w:spacing w:before="200" w:after="200" w:line="276" w:lineRule="auto"/>
      <w:outlineLvl w:val="4"/>
    </w:pPr>
    <w:rPr>
      <w:rFonts w:ascii="Arial" w:hAnsi="Arial"/>
      <w:b/>
      <w:sz w:val="18"/>
      <w:lang w:val="en-US" w:eastAsia="id-ID"/>
    </w:rPr>
  </w:style>
  <w:style w:type="paragraph" w:styleId="Heading6">
    <w:name w:val="heading 6"/>
    <w:basedOn w:val="Normal"/>
    <w:next w:val="Normal"/>
    <w:link w:val="Heading6Char"/>
    <w:uiPriority w:val="9"/>
    <w:qFormat/>
    <w:rsid w:val="005A3EBB"/>
    <w:pPr>
      <w:keepNext/>
      <w:tabs>
        <w:tab w:val="num" w:pos="1152"/>
      </w:tabs>
      <w:spacing w:before="240" w:after="60"/>
      <w:ind w:left="1152" w:hanging="1152"/>
      <w:jc w:val="both"/>
      <w:outlineLvl w:val="5"/>
    </w:pPr>
    <w:rPr>
      <w:b/>
      <w:szCs w:val="20"/>
      <w:lang w:val="en-US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74F7C"/>
    <w:pPr>
      <w:spacing w:before="240" w:after="60"/>
      <w:outlineLvl w:val="6"/>
    </w:pPr>
    <w:rPr>
      <w:rFonts w:ascii="Calibri" w:hAnsi="Calibri"/>
      <w:sz w:val="22"/>
      <w:lang w:val="id-ID" w:eastAsia="id-ID"/>
    </w:rPr>
  </w:style>
  <w:style w:type="paragraph" w:styleId="Heading8">
    <w:name w:val="heading 8"/>
    <w:basedOn w:val="Normal"/>
    <w:next w:val="Normal"/>
    <w:link w:val="Heading8Char"/>
    <w:uiPriority w:val="9"/>
    <w:qFormat/>
    <w:rsid w:val="005A3EBB"/>
    <w:pPr>
      <w:tabs>
        <w:tab w:val="num" w:pos="1440"/>
      </w:tabs>
      <w:spacing w:before="240" w:after="60"/>
      <w:ind w:left="1440" w:hanging="1440"/>
      <w:jc w:val="both"/>
      <w:outlineLvl w:val="7"/>
    </w:pPr>
    <w:rPr>
      <w:rFonts w:ascii="Arial" w:hAnsi="Arial"/>
      <w:i/>
      <w:sz w:val="20"/>
      <w:szCs w:val="20"/>
      <w:lang w:val="en-US"/>
    </w:rPr>
  </w:style>
  <w:style w:type="paragraph" w:styleId="Heading9">
    <w:name w:val="heading 9"/>
    <w:basedOn w:val="Normal"/>
    <w:next w:val="Normal"/>
    <w:link w:val="Heading9Char"/>
    <w:uiPriority w:val="9"/>
    <w:qFormat/>
    <w:rsid w:val="005A3EBB"/>
    <w:pPr>
      <w:tabs>
        <w:tab w:val="num" w:pos="1584"/>
      </w:tabs>
      <w:spacing w:before="240" w:after="60"/>
      <w:ind w:left="1584" w:hanging="1584"/>
      <w:jc w:val="both"/>
      <w:outlineLvl w:val="8"/>
    </w:pPr>
    <w:rPr>
      <w:rFonts w:ascii="Arial" w:hAnsi="Arial"/>
      <w:b/>
      <w:i/>
      <w:sz w:val="18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A720F3"/>
    <w:rPr>
      <w:rFonts w:ascii="Arial" w:eastAsia="Times New Roman" w:hAnsi="Arial"/>
      <w:b/>
      <w:bCs/>
      <w:sz w:val="36"/>
      <w:szCs w:val="28"/>
      <w:lang w:val="en-GB" w:eastAsia="id-ID"/>
    </w:rPr>
  </w:style>
  <w:style w:type="character" w:customStyle="1" w:styleId="Heading2Char">
    <w:name w:val="Heading 2 Char"/>
    <w:link w:val="Heading2"/>
    <w:uiPriority w:val="9"/>
    <w:rsid w:val="000952A4"/>
    <w:rPr>
      <w:rFonts w:ascii="Arial" w:eastAsia="Times New Roman" w:hAnsi="Arial"/>
      <w:b/>
      <w:bCs/>
      <w:sz w:val="28"/>
      <w:szCs w:val="24"/>
      <w:lang w:val="en-US" w:eastAsia="id-ID"/>
    </w:rPr>
  </w:style>
  <w:style w:type="character" w:customStyle="1" w:styleId="Heading3Char">
    <w:name w:val="Heading 3 Char"/>
    <w:link w:val="Heading3"/>
    <w:uiPriority w:val="9"/>
    <w:rsid w:val="005A3EBB"/>
    <w:rPr>
      <w:rFonts w:ascii="Arial" w:eastAsia="Times New Roman" w:hAnsi="Arial"/>
      <w:b/>
      <w:bCs/>
      <w:sz w:val="26"/>
      <w:szCs w:val="22"/>
      <w:lang w:val="id-ID" w:eastAsia="id-ID"/>
    </w:rPr>
  </w:style>
  <w:style w:type="character" w:customStyle="1" w:styleId="Heading4Char">
    <w:name w:val="Heading 4 Char"/>
    <w:link w:val="Heading4"/>
    <w:uiPriority w:val="9"/>
    <w:rsid w:val="007C5026"/>
    <w:rPr>
      <w:rFonts w:ascii="Arial" w:eastAsia="Times New Roman" w:hAnsi="Arial"/>
      <w:b/>
      <w:bCs/>
      <w:iCs/>
      <w:sz w:val="22"/>
      <w:szCs w:val="22"/>
      <w:lang w:val="id-ID" w:eastAsia="id-ID"/>
    </w:rPr>
  </w:style>
  <w:style w:type="paragraph" w:styleId="Title">
    <w:name w:val="Title"/>
    <w:basedOn w:val="Normal"/>
    <w:link w:val="TitleChar"/>
    <w:qFormat/>
    <w:rsid w:val="0074070E"/>
    <w:pPr>
      <w:spacing w:before="240" w:after="60"/>
      <w:jc w:val="center"/>
      <w:outlineLvl w:val="0"/>
    </w:pPr>
    <w:rPr>
      <w:rFonts w:ascii="Arial" w:hAnsi="Arial"/>
      <w:b/>
      <w:kern w:val="28"/>
      <w:sz w:val="32"/>
      <w:szCs w:val="20"/>
      <w:lang w:val="id-ID" w:eastAsia="fr-FR"/>
    </w:rPr>
  </w:style>
  <w:style w:type="character" w:customStyle="1" w:styleId="TitleChar">
    <w:name w:val="Title Char"/>
    <w:link w:val="Title"/>
    <w:rsid w:val="0074070E"/>
    <w:rPr>
      <w:rFonts w:ascii="Arial" w:eastAsia="Times New Roman" w:hAnsi="Arial" w:cs="Times New Roman"/>
      <w:b/>
      <w:kern w:val="28"/>
      <w:sz w:val="32"/>
      <w:szCs w:val="20"/>
      <w:lang w:eastAsia="fr-FR"/>
    </w:rPr>
  </w:style>
  <w:style w:type="character" w:customStyle="1" w:styleId="Heading5Char">
    <w:name w:val="Heading 5 Char"/>
    <w:link w:val="Heading5"/>
    <w:uiPriority w:val="9"/>
    <w:rsid w:val="005B2C5B"/>
    <w:rPr>
      <w:rFonts w:ascii="Arial" w:eastAsia="Times New Roman" w:hAnsi="Arial"/>
      <w:b/>
      <w:sz w:val="18"/>
      <w:szCs w:val="24"/>
      <w:lang w:val="en-US" w:eastAsia="id-ID"/>
    </w:rPr>
  </w:style>
  <w:style w:type="paragraph" w:styleId="TableofFigures">
    <w:name w:val="table of figures"/>
    <w:basedOn w:val="Normal"/>
    <w:next w:val="Normal"/>
    <w:uiPriority w:val="99"/>
    <w:unhideWhenUsed/>
    <w:rsid w:val="00BA5B33"/>
    <w:pPr>
      <w:spacing w:line="360" w:lineRule="auto"/>
      <w:ind w:left="446" w:hanging="446"/>
    </w:pPr>
    <w:rPr>
      <w:rFonts w:ascii="Arial" w:hAnsi="Arial"/>
      <w:sz w:val="22"/>
      <w:lang w:val="id-ID" w:eastAsia="id-ID"/>
    </w:rPr>
  </w:style>
  <w:style w:type="paragraph" w:styleId="Header">
    <w:name w:val="header"/>
    <w:basedOn w:val="Normal"/>
    <w:link w:val="HeaderChar"/>
    <w:unhideWhenUsed/>
    <w:rsid w:val="00035F7E"/>
    <w:pPr>
      <w:tabs>
        <w:tab w:val="center" w:pos="4680"/>
        <w:tab w:val="right" w:pos="9360"/>
      </w:tabs>
    </w:pPr>
    <w:rPr>
      <w:rFonts w:ascii="Arial" w:hAnsi="Arial"/>
      <w:sz w:val="22"/>
      <w:lang w:val="id-ID" w:eastAsia="id-ID"/>
    </w:rPr>
  </w:style>
  <w:style w:type="character" w:customStyle="1" w:styleId="HeaderChar">
    <w:name w:val="Header Char"/>
    <w:link w:val="Header"/>
    <w:uiPriority w:val="99"/>
    <w:rsid w:val="00035F7E"/>
    <w:rPr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035F7E"/>
    <w:pPr>
      <w:tabs>
        <w:tab w:val="center" w:pos="4680"/>
        <w:tab w:val="right" w:pos="9360"/>
      </w:tabs>
    </w:pPr>
    <w:rPr>
      <w:rFonts w:ascii="Arial" w:hAnsi="Arial"/>
      <w:sz w:val="22"/>
      <w:lang w:val="id-ID" w:eastAsia="id-ID"/>
    </w:rPr>
  </w:style>
  <w:style w:type="character" w:customStyle="1" w:styleId="FooterChar">
    <w:name w:val="Footer Char"/>
    <w:link w:val="Footer"/>
    <w:uiPriority w:val="99"/>
    <w:rsid w:val="00035F7E"/>
    <w:rPr>
      <w:lang w:val="en-US" w:eastAsia="en-US"/>
    </w:rPr>
  </w:style>
  <w:style w:type="character" w:styleId="PageNumber">
    <w:name w:val="page number"/>
    <w:basedOn w:val="DefaultParagraphFont"/>
    <w:rsid w:val="00035F7E"/>
  </w:style>
  <w:style w:type="paragraph" w:customStyle="1" w:styleId="Confidentialit">
    <w:name w:val="Confidentialité"/>
    <w:basedOn w:val="Footer"/>
    <w:rsid w:val="00035F7E"/>
    <w:pPr>
      <w:tabs>
        <w:tab w:val="clear" w:pos="4680"/>
        <w:tab w:val="clear" w:pos="9360"/>
      </w:tabs>
      <w:spacing w:before="40" w:after="40"/>
      <w:jc w:val="center"/>
    </w:pPr>
    <w:rPr>
      <w:b/>
      <w:caps/>
      <w:color w:val="000080"/>
      <w:sz w:val="24"/>
      <w:lang w:eastAsia="fr-FR"/>
    </w:rPr>
  </w:style>
  <w:style w:type="paragraph" w:customStyle="1" w:styleId="Normal1">
    <w:name w:val="Normal1"/>
    <w:rsid w:val="00035F7E"/>
    <w:rPr>
      <w:rFonts w:ascii="Times New Roman" w:eastAsia="Times New Roman" w:hAnsi="Times New Roman"/>
      <w:snapToGrid w:val="0"/>
      <w:sz w:val="24"/>
      <w:lang w:val="fr-FR" w:eastAsia="fr-FR"/>
    </w:rPr>
  </w:style>
  <w:style w:type="paragraph" w:customStyle="1" w:styleId="14x6cell">
    <w:name w:val="14x6:cell"/>
    <w:rsid w:val="00035F7E"/>
    <w:pPr>
      <w:widowControl w:val="0"/>
      <w:tabs>
        <w:tab w:val="left" w:pos="0"/>
        <w:tab w:val="left" w:pos="720"/>
        <w:tab w:val="left" w:pos="1440"/>
        <w:tab w:val="left" w:pos="2160"/>
      </w:tabs>
      <w:spacing w:after="38" w:line="222" w:lineRule="atLeast"/>
    </w:pPr>
    <w:rPr>
      <w:rFonts w:ascii="Helvetica" w:eastAsia="Times New Roman" w:hAnsi="Helvetica"/>
      <w:lang w:val="fr-FR" w:eastAsia="fr-FR"/>
    </w:rPr>
  </w:style>
  <w:style w:type="paragraph" w:customStyle="1" w:styleId="TableText">
    <w:name w:val="Table Text"/>
    <w:basedOn w:val="Normal"/>
    <w:rsid w:val="00035F7E"/>
    <w:pPr>
      <w:spacing w:line="220" w:lineRule="exact"/>
    </w:pPr>
    <w:rPr>
      <w:rFonts w:ascii="Arial" w:hAnsi="Arial"/>
      <w:sz w:val="18"/>
      <w:lang w:val="id-ID" w:eastAsia="id-ID"/>
    </w:rPr>
  </w:style>
  <w:style w:type="paragraph" w:customStyle="1" w:styleId="Paragraphe">
    <w:name w:val="Paragraphe"/>
    <w:basedOn w:val="Normal"/>
    <w:rsid w:val="00035F7E"/>
    <w:pPr>
      <w:keepLines/>
      <w:spacing w:before="60" w:after="60"/>
      <w:jc w:val="both"/>
    </w:pPr>
    <w:rPr>
      <w:rFonts w:ascii="Arial" w:hAnsi="Arial"/>
      <w:color w:val="000080"/>
      <w:sz w:val="22"/>
      <w:lang w:val="id-ID" w:eastAsia="fr-FR"/>
    </w:rPr>
  </w:style>
  <w:style w:type="paragraph" w:styleId="ListParagraph">
    <w:name w:val="List Paragraph"/>
    <w:basedOn w:val="Normal"/>
    <w:uiPriority w:val="34"/>
    <w:qFormat/>
    <w:rsid w:val="00035F7E"/>
    <w:pPr>
      <w:spacing w:after="200" w:line="276" w:lineRule="auto"/>
      <w:ind w:left="720"/>
    </w:pPr>
    <w:rPr>
      <w:rFonts w:ascii="Arial" w:hAnsi="Arial" w:cs="Calibri"/>
      <w:sz w:val="22"/>
      <w:szCs w:val="22"/>
      <w:lang w:val="id-ID" w:eastAsia="id-ID"/>
    </w:rPr>
  </w:style>
  <w:style w:type="paragraph" w:styleId="Caption">
    <w:name w:val="caption"/>
    <w:basedOn w:val="Normal"/>
    <w:next w:val="Normal"/>
    <w:unhideWhenUsed/>
    <w:qFormat/>
    <w:rsid w:val="00E14BE1"/>
    <w:pPr>
      <w:spacing w:before="120" w:after="200" w:line="276" w:lineRule="auto"/>
      <w:jc w:val="center"/>
    </w:pPr>
    <w:rPr>
      <w:rFonts w:ascii="Calibri" w:hAnsi="Calibri"/>
      <w:b/>
      <w:bCs/>
      <w:i/>
      <w:color w:val="4F81BD"/>
      <w:sz w:val="20"/>
      <w:szCs w:val="18"/>
      <w:lang w:val="id-ID" w:eastAsia="id-ID"/>
    </w:rPr>
  </w:style>
  <w:style w:type="paragraph" w:styleId="NoSpacing">
    <w:name w:val="No Spacing"/>
    <w:link w:val="NoSpacingChar"/>
    <w:uiPriority w:val="1"/>
    <w:qFormat/>
    <w:rsid w:val="00DB22D7"/>
    <w:rPr>
      <w:rFonts w:eastAsia="Times New Roman"/>
      <w:sz w:val="22"/>
      <w:szCs w:val="22"/>
      <w:lang w:val="en-US" w:eastAsia="ja-JP"/>
    </w:rPr>
  </w:style>
  <w:style w:type="character" w:customStyle="1" w:styleId="NoSpacingChar">
    <w:name w:val="No Spacing Char"/>
    <w:link w:val="NoSpacing"/>
    <w:uiPriority w:val="1"/>
    <w:rsid w:val="00DB22D7"/>
    <w:rPr>
      <w:rFonts w:eastAsia="Times New Roman"/>
      <w:sz w:val="22"/>
      <w:szCs w:val="22"/>
      <w:lang w:val="en-US" w:eastAsia="ja-JP"/>
    </w:rPr>
  </w:style>
  <w:style w:type="character" w:styleId="Hyperlink">
    <w:name w:val="Hyperlink"/>
    <w:uiPriority w:val="99"/>
    <w:unhideWhenUsed/>
    <w:rsid w:val="00DB22D7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D4E2E"/>
    <w:pPr>
      <w:spacing w:line="360" w:lineRule="auto"/>
      <w:ind w:left="198"/>
    </w:pPr>
    <w:rPr>
      <w:rFonts w:ascii="Arial" w:hAnsi="Arial"/>
      <w:sz w:val="22"/>
      <w:lang w:val="id-ID" w:eastAsia="id-ID"/>
    </w:rPr>
  </w:style>
  <w:style w:type="paragraph" w:styleId="TOC1">
    <w:name w:val="toc 1"/>
    <w:basedOn w:val="Normal"/>
    <w:next w:val="Normal"/>
    <w:autoRedefine/>
    <w:uiPriority w:val="39"/>
    <w:unhideWhenUsed/>
    <w:rsid w:val="00400946"/>
    <w:pPr>
      <w:spacing w:line="360" w:lineRule="auto"/>
    </w:pPr>
    <w:rPr>
      <w:rFonts w:ascii="Arial" w:hAnsi="Arial"/>
      <w:sz w:val="22"/>
      <w:lang w:val="id-ID" w:eastAsia="id-ID"/>
    </w:rPr>
  </w:style>
  <w:style w:type="paragraph" w:styleId="TOC3">
    <w:name w:val="toc 3"/>
    <w:basedOn w:val="Normal"/>
    <w:next w:val="Normal"/>
    <w:autoRedefine/>
    <w:uiPriority w:val="39"/>
    <w:unhideWhenUsed/>
    <w:rsid w:val="00CD4E2E"/>
    <w:pPr>
      <w:tabs>
        <w:tab w:val="left" w:pos="1320"/>
        <w:tab w:val="right" w:leader="dot" w:pos="9451"/>
      </w:tabs>
      <w:spacing w:line="360" w:lineRule="auto"/>
      <w:ind w:left="403"/>
    </w:pPr>
    <w:rPr>
      <w:rFonts w:ascii="Arial" w:hAnsi="Arial"/>
      <w:sz w:val="22"/>
      <w:lang w:val="id-ID" w:eastAsia="id-ID"/>
    </w:rPr>
  </w:style>
  <w:style w:type="table" w:styleId="TableGrid">
    <w:name w:val="Table Grid"/>
    <w:basedOn w:val="TableNormal"/>
    <w:uiPriority w:val="39"/>
    <w:rsid w:val="003A77FE"/>
    <w:rPr>
      <w:rFonts w:eastAsia="Times New Roman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semiHidden/>
    <w:unhideWhenUsed/>
    <w:rsid w:val="00E07D89"/>
    <w:rPr>
      <w:rFonts w:ascii="Tahoma" w:hAnsi="Tahoma" w:cs="Tahoma"/>
      <w:sz w:val="16"/>
      <w:szCs w:val="16"/>
      <w:lang w:eastAsia="en-GB"/>
    </w:rPr>
  </w:style>
  <w:style w:type="character" w:customStyle="1" w:styleId="BalloonTextChar">
    <w:name w:val="Balloon Text Char"/>
    <w:link w:val="BalloonText"/>
    <w:uiPriority w:val="99"/>
    <w:semiHidden/>
    <w:rsid w:val="00E07D89"/>
    <w:rPr>
      <w:rFonts w:ascii="Tahoma" w:hAnsi="Tahoma" w:cs="Tahoma"/>
      <w:sz w:val="16"/>
      <w:szCs w:val="16"/>
      <w:lang w:val="en-US" w:eastAsia="en-US"/>
    </w:rPr>
  </w:style>
  <w:style w:type="paragraph" w:styleId="FootnoteText">
    <w:name w:val="footnote text"/>
    <w:basedOn w:val="Normal"/>
    <w:link w:val="FootnoteTextChar"/>
    <w:semiHidden/>
    <w:unhideWhenUsed/>
    <w:rsid w:val="00475E29"/>
    <w:rPr>
      <w:rFonts w:ascii="Arial" w:hAnsi="Arial"/>
      <w:sz w:val="22"/>
      <w:lang w:val="id-ID" w:eastAsia="id-ID"/>
    </w:rPr>
  </w:style>
  <w:style w:type="character" w:customStyle="1" w:styleId="FootnoteTextChar">
    <w:name w:val="Footnote Text Char"/>
    <w:link w:val="FootnoteText"/>
    <w:uiPriority w:val="99"/>
    <w:semiHidden/>
    <w:rsid w:val="00475E29"/>
    <w:rPr>
      <w:lang w:val="en-US" w:eastAsia="en-US"/>
    </w:rPr>
  </w:style>
  <w:style w:type="character" w:styleId="FootnoteReference">
    <w:name w:val="footnote reference"/>
    <w:semiHidden/>
    <w:unhideWhenUsed/>
    <w:rsid w:val="00475E29"/>
    <w:rPr>
      <w:vertAlign w:val="superscript"/>
    </w:rPr>
  </w:style>
  <w:style w:type="paragraph" w:customStyle="1" w:styleId="1texte-text">
    <w:name w:val="&gt;1: texte-text"/>
    <w:basedOn w:val="Normal"/>
    <w:rsid w:val="00475E29"/>
    <w:pPr>
      <w:spacing w:before="50" w:after="50" w:line="280" w:lineRule="exact"/>
      <w:jc w:val="both"/>
    </w:pPr>
    <w:rPr>
      <w:rFonts w:ascii="Arial" w:hAnsi="Arial" w:cs="Arial"/>
      <w:snapToGrid w:val="0"/>
      <w:sz w:val="22"/>
      <w:lang w:val="en-GB" w:eastAsia="fr-FR"/>
    </w:rPr>
  </w:style>
  <w:style w:type="paragraph" w:styleId="NormalWeb">
    <w:name w:val="Normal (Web)"/>
    <w:basedOn w:val="Normal"/>
    <w:uiPriority w:val="99"/>
    <w:unhideWhenUsed/>
    <w:rsid w:val="00CE764E"/>
    <w:pPr>
      <w:spacing w:before="100" w:beforeAutospacing="1" w:after="100" w:afterAutospacing="1"/>
    </w:pPr>
    <w:rPr>
      <w:lang w:val="en-US"/>
    </w:rPr>
  </w:style>
  <w:style w:type="character" w:customStyle="1" w:styleId="Heading7Char">
    <w:name w:val="Heading 7 Char"/>
    <w:link w:val="Heading7"/>
    <w:uiPriority w:val="9"/>
    <w:rsid w:val="00574F7C"/>
    <w:rPr>
      <w:rFonts w:ascii="Calibri" w:eastAsia="Times New Roman" w:hAnsi="Calibri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1C339E"/>
    <w:pPr>
      <w:widowControl w:val="0"/>
      <w:ind w:left="1668" w:hanging="360"/>
    </w:pPr>
    <w:rPr>
      <w:rFonts w:ascii="Myriad Pro" w:eastAsia="Myriad Pro" w:hAnsi="Myriad Pro"/>
      <w:sz w:val="22"/>
      <w:szCs w:val="22"/>
      <w:lang w:val="en-US"/>
    </w:rPr>
  </w:style>
  <w:style w:type="character" w:customStyle="1" w:styleId="BodyTextChar">
    <w:name w:val="Body Text Char"/>
    <w:link w:val="BodyText"/>
    <w:uiPriority w:val="1"/>
    <w:rsid w:val="001C339E"/>
    <w:rPr>
      <w:rFonts w:ascii="Myriad Pro" w:eastAsia="Myriad Pro" w:hAnsi="Myriad Pro"/>
      <w:sz w:val="22"/>
      <w:szCs w:val="22"/>
      <w:lang w:val="en-US" w:eastAsia="en-US"/>
    </w:rPr>
  </w:style>
  <w:style w:type="paragraph" w:styleId="ListBullet2">
    <w:name w:val="List Bullet 2"/>
    <w:basedOn w:val="Paragraphe"/>
    <w:rsid w:val="00C07037"/>
    <w:pPr>
      <w:numPr>
        <w:numId w:val="3"/>
      </w:numPr>
      <w:tabs>
        <w:tab w:val="left" w:pos="284"/>
      </w:tabs>
    </w:pPr>
    <w:rPr>
      <w:szCs w:val="20"/>
      <w:lang w:val="en-US"/>
    </w:rPr>
  </w:style>
  <w:style w:type="paragraph" w:customStyle="1" w:styleId="Default">
    <w:name w:val="Default"/>
    <w:rsid w:val="006C5B94"/>
    <w:pPr>
      <w:autoSpaceDE w:val="0"/>
      <w:autoSpaceDN w:val="0"/>
      <w:adjustRightInd w:val="0"/>
    </w:pPr>
    <w:rPr>
      <w:rFonts w:cs="Calibri"/>
      <w:color w:val="000000"/>
      <w:sz w:val="24"/>
      <w:szCs w:val="24"/>
      <w:lang w:val="id-ID" w:eastAsia="id-ID"/>
    </w:rPr>
  </w:style>
  <w:style w:type="paragraph" w:styleId="TOC4">
    <w:name w:val="toc 4"/>
    <w:basedOn w:val="Normal"/>
    <w:next w:val="Normal"/>
    <w:autoRedefine/>
    <w:uiPriority w:val="39"/>
    <w:unhideWhenUsed/>
    <w:rsid w:val="006C5B94"/>
    <w:pPr>
      <w:ind w:left="660"/>
    </w:pPr>
    <w:rPr>
      <w:rFonts w:ascii="Arial" w:hAnsi="Arial"/>
      <w:sz w:val="22"/>
      <w:lang w:val="id-ID" w:eastAsia="id-ID"/>
    </w:rPr>
  </w:style>
  <w:style w:type="character" w:customStyle="1" w:styleId="Heading6Char">
    <w:name w:val="Heading 6 Char"/>
    <w:link w:val="Heading6"/>
    <w:rsid w:val="005A3EBB"/>
    <w:rPr>
      <w:rFonts w:ascii="Times New Roman" w:eastAsia="Times New Roman" w:hAnsi="Times New Roman"/>
      <w:b/>
      <w:sz w:val="24"/>
      <w:lang w:val="en-US" w:eastAsia="en-US"/>
    </w:rPr>
  </w:style>
  <w:style w:type="character" w:customStyle="1" w:styleId="Heading8Char">
    <w:name w:val="Heading 8 Char"/>
    <w:link w:val="Heading8"/>
    <w:rsid w:val="005A3EBB"/>
    <w:rPr>
      <w:rFonts w:ascii="Arial" w:eastAsia="Times New Roman" w:hAnsi="Arial"/>
      <w:i/>
      <w:lang w:val="en-US" w:eastAsia="en-US"/>
    </w:rPr>
  </w:style>
  <w:style w:type="character" w:customStyle="1" w:styleId="Heading9Char">
    <w:name w:val="Heading 9 Char"/>
    <w:link w:val="Heading9"/>
    <w:uiPriority w:val="9"/>
    <w:rsid w:val="005A3EBB"/>
    <w:rPr>
      <w:rFonts w:ascii="Arial" w:eastAsia="Times New Roman" w:hAnsi="Arial"/>
      <w:b/>
      <w:i/>
      <w:sz w:val="18"/>
      <w:lang w:val="en-US" w:eastAsia="en-US"/>
    </w:rPr>
  </w:style>
  <w:style w:type="paragraph" w:styleId="TOC5">
    <w:name w:val="toc 5"/>
    <w:basedOn w:val="Normal"/>
    <w:next w:val="Normal"/>
    <w:autoRedefine/>
    <w:uiPriority w:val="39"/>
    <w:rsid w:val="005A3EBB"/>
    <w:pPr>
      <w:spacing w:before="80"/>
      <w:ind w:left="800"/>
      <w:jc w:val="both"/>
    </w:pPr>
    <w:rPr>
      <w:sz w:val="18"/>
      <w:szCs w:val="20"/>
      <w:lang w:val="en-US"/>
    </w:rPr>
  </w:style>
  <w:style w:type="paragraph" w:styleId="TOC6">
    <w:name w:val="toc 6"/>
    <w:basedOn w:val="Normal"/>
    <w:next w:val="Normal"/>
    <w:autoRedefine/>
    <w:uiPriority w:val="39"/>
    <w:rsid w:val="005A3EBB"/>
    <w:pPr>
      <w:spacing w:before="80"/>
      <w:ind w:left="1000"/>
      <w:jc w:val="both"/>
    </w:pPr>
    <w:rPr>
      <w:sz w:val="18"/>
      <w:szCs w:val="20"/>
      <w:lang w:val="en-US"/>
    </w:rPr>
  </w:style>
  <w:style w:type="paragraph" w:styleId="TOC7">
    <w:name w:val="toc 7"/>
    <w:basedOn w:val="Normal"/>
    <w:next w:val="Normal"/>
    <w:autoRedefine/>
    <w:uiPriority w:val="39"/>
    <w:rsid w:val="005A3EBB"/>
    <w:pPr>
      <w:spacing w:before="80"/>
      <w:ind w:left="1200"/>
      <w:jc w:val="both"/>
    </w:pPr>
    <w:rPr>
      <w:sz w:val="18"/>
      <w:szCs w:val="20"/>
      <w:lang w:val="en-US"/>
    </w:rPr>
  </w:style>
  <w:style w:type="paragraph" w:styleId="TOC8">
    <w:name w:val="toc 8"/>
    <w:basedOn w:val="Normal"/>
    <w:next w:val="Normal"/>
    <w:autoRedefine/>
    <w:uiPriority w:val="39"/>
    <w:rsid w:val="005A3EBB"/>
    <w:pPr>
      <w:spacing w:before="80"/>
      <w:ind w:left="1400"/>
      <w:jc w:val="both"/>
    </w:pPr>
    <w:rPr>
      <w:sz w:val="18"/>
      <w:szCs w:val="20"/>
      <w:lang w:val="en-US"/>
    </w:rPr>
  </w:style>
  <w:style w:type="paragraph" w:styleId="TOC9">
    <w:name w:val="toc 9"/>
    <w:basedOn w:val="Normal"/>
    <w:next w:val="Normal"/>
    <w:autoRedefine/>
    <w:uiPriority w:val="39"/>
    <w:rsid w:val="005A3EBB"/>
    <w:pPr>
      <w:spacing w:before="80"/>
      <w:ind w:left="1600"/>
      <w:jc w:val="both"/>
    </w:pPr>
    <w:rPr>
      <w:sz w:val="18"/>
      <w:szCs w:val="20"/>
      <w:lang w:val="en-US"/>
    </w:rPr>
  </w:style>
  <w:style w:type="paragraph" w:customStyle="1" w:styleId="Bullet2">
    <w:name w:val="Bullet 2"/>
    <w:basedOn w:val="Normal"/>
    <w:rsid w:val="005A3EBB"/>
    <w:pPr>
      <w:spacing w:before="40"/>
      <w:ind w:left="720" w:hanging="360"/>
      <w:jc w:val="both"/>
    </w:pPr>
    <w:rPr>
      <w:sz w:val="20"/>
      <w:szCs w:val="20"/>
      <w:lang w:val="en-US"/>
    </w:rPr>
  </w:style>
  <w:style w:type="paragraph" w:customStyle="1" w:styleId="Rationale">
    <w:name w:val="Rationale"/>
    <w:basedOn w:val="Normal"/>
    <w:next w:val="Normal"/>
    <w:rsid w:val="005A3EBB"/>
    <w:pPr>
      <w:spacing w:before="80"/>
      <w:ind w:left="360"/>
      <w:jc w:val="both"/>
    </w:pPr>
    <w:rPr>
      <w:sz w:val="20"/>
      <w:szCs w:val="20"/>
      <w:lang w:val="en-US"/>
    </w:rPr>
  </w:style>
  <w:style w:type="paragraph" w:customStyle="1" w:styleId="Bullet1CharChar">
    <w:name w:val="Bullet 1 Char Char"/>
    <w:basedOn w:val="Normal"/>
    <w:link w:val="Bullet1CharCharChar"/>
    <w:rsid w:val="005A3EBB"/>
    <w:pPr>
      <w:spacing w:before="80"/>
      <w:ind w:left="720" w:hanging="360"/>
      <w:jc w:val="both"/>
    </w:pPr>
    <w:rPr>
      <w:sz w:val="20"/>
      <w:szCs w:val="20"/>
      <w:lang w:val="en-US"/>
    </w:rPr>
  </w:style>
  <w:style w:type="paragraph" w:customStyle="1" w:styleId="Bullet3">
    <w:name w:val="Bullet 3"/>
    <w:basedOn w:val="Bullet2"/>
    <w:rsid w:val="005A3EBB"/>
    <w:pPr>
      <w:ind w:left="1440"/>
    </w:pPr>
  </w:style>
  <w:style w:type="paragraph" w:customStyle="1" w:styleId="Entry">
    <w:name w:val="Entry"/>
    <w:basedOn w:val="Normal"/>
    <w:rsid w:val="005A3EBB"/>
    <w:pPr>
      <w:numPr>
        <w:numId w:val="6"/>
      </w:numPr>
      <w:tabs>
        <w:tab w:val="clear" w:pos="360"/>
      </w:tabs>
      <w:spacing w:before="140"/>
      <w:jc w:val="both"/>
    </w:pPr>
    <w:rPr>
      <w:snapToGrid w:val="0"/>
      <w:sz w:val="22"/>
      <w:szCs w:val="20"/>
      <w:lang w:val="en-US"/>
    </w:rPr>
  </w:style>
  <w:style w:type="character" w:styleId="FollowedHyperlink">
    <w:name w:val="FollowedHyperlink"/>
    <w:rsid w:val="005A3EBB"/>
    <w:rPr>
      <w:color w:val="800080"/>
      <w:u w:val="single"/>
    </w:rPr>
  </w:style>
  <w:style w:type="paragraph" w:customStyle="1" w:styleId="Tabletext0">
    <w:name w:val="Tabletext"/>
    <w:basedOn w:val="Normal"/>
    <w:rsid w:val="005A3EBB"/>
    <w:pPr>
      <w:keepLines/>
      <w:widowControl w:val="0"/>
      <w:spacing w:after="120" w:line="240" w:lineRule="atLeast"/>
      <w:jc w:val="both"/>
    </w:pPr>
    <w:rPr>
      <w:sz w:val="20"/>
      <w:szCs w:val="20"/>
      <w:lang w:val="en-US"/>
    </w:rPr>
  </w:style>
  <w:style w:type="paragraph" w:customStyle="1" w:styleId="Label">
    <w:name w:val="Label"/>
    <w:basedOn w:val="Normal"/>
    <w:next w:val="Normal"/>
    <w:rsid w:val="005A3EBB"/>
    <w:pPr>
      <w:keepNext/>
      <w:spacing w:before="120"/>
      <w:jc w:val="both"/>
    </w:pPr>
    <w:rPr>
      <w:b/>
      <w:sz w:val="20"/>
      <w:szCs w:val="20"/>
      <w:lang w:val="en-US"/>
    </w:rPr>
  </w:style>
  <w:style w:type="paragraph" w:styleId="ListNumber">
    <w:name w:val="List Number"/>
    <w:rsid w:val="005A3EBB"/>
    <w:pPr>
      <w:numPr>
        <w:numId w:val="7"/>
      </w:numPr>
      <w:spacing w:before="40"/>
    </w:pPr>
    <w:rPr>
      <w:rFonts w:ascii="Times New Roman" w:eastAsia="Times New Roman" w:hAnsi="Times New Roman"/>
      <w:lang w:val="en-US" w:eastAsia="en-US"/>
    </w:rPr>
  </w:style>
  <w:style w:type="paragraph" w:customStyle="1" w:styleId="Bullet4">
    <w:name w:val="Bullet 4"/>
    <w:basedOn w:val="Bullet3"/>
    <w:rsid w:val="005A3EBB"/>
    <w:pPr>
      <w:ind w:left="1800"/>
    </w:pPr>
  </w:style>
  <w:style w:type="paragraph" w:customStyle="1" w:styleId="bullet1">
    <w:name w:val="bullet:1"/>
    <w:rsid w:val="005A3EBB"/>
    <w:pPr>
      <w:widowControl w:val="0"/>
      <w:numPr>
        <w:numId w:val="4"/>
      </w:numPr>
      <w:tabs>
        <w:tab w:val="left" w:pos="3240"/>
        <w:tab w:val="left" w:pos="3960"/>
        <w:tab w:val="left" w:pos="4680"/>
        <w:tab w:val="left" w:pos="5400"/>
        <w:tab w:val="left" w:pos="6120"/>
        <w:tab w:val="left" w:pos="6840"/>
        <w:tab w:val="left" w:pos="7560"/>
        <w:tab w:val="left" w:pos="8280"/>
        <w:tab w:val="left" w:pos="9000"/>
        <w:tab w:val="left" w:pos="9720"/>
        <w:tab w:val="left" w:pos="10440"/>
      </w:tabs>
      <w:spacing w:before="80"/>
    </w:pPr>
    <w:rPr>
      <w:rFonts w:ascii="Times New Roman" w:eastAsia="Times New Roman" w:hAnsi="Times New Roman"/>
      <w:sz w:val="22"/>
      <w:lang w:val="en-US" w:eastAsia="en-US"/>
    </w:rPr>
  </w:style>
  <w:style w:type="paragraph" w:customStyle="1" w:styleId="Figure">
    <w:name w:val="Figure"/>
    <w:basedOn w:val="Normal"/>
    <w:next w:val="Caption"/>
    <w:rsid w:val="005A3EBB"/>
    <w:pPr>
      <w:keepNext/>
      <w:spacing w:before="80"/>
      <w:jc w:val="center"/>
    </w:pPr>
    <w:rPr>
      <w:sz w:val="20"/>
      <w:szCs w:val="20"/>
      <w:lang w:val="en-US"/>
    </w:rPr>
  </w:style>
  <w:style w:type="character" w:customStyle="1" w:styleId="Bullet1CharCharChar">
    <w:name w:val="Bullet 1 Char Char Char"/>
    <w:link w:val="Bullet1CharChar"/>
    <w:rsid w:val="005A3EBB"/>
    <w:rPr>
      <w:rFonts w:ascii="Times New Roman" w:eastAsia="Times New Roman" w:hAnsi="Times New Roman"/>
      <w:lang w:val="en-US" w:eastAsia="en-US"/>
    </w:rPr>
  </w:style>
  <w:style w:type="paragraph" w:customStyle="1" w:styleId="TitleNoTOC">
    <w:name w:val="TitleNoTOC"/>
    <w:basedOn w:val="Normal"/>
    <w:rsid w:val="005A3EBB"/>
    <w:pPr>
      <w:spacing w:before="80"/>
      <w:jc w:val="center"/>
    </w:pPr>
    <w:rPr>
      <w:rFonts w:ascii="Arial" w:hAnsi="Arial" w:cs="Arial"/>
      <w:b/>
      <w:bCs/>
      <w:sz w:val="32"/>
      <w:szCs w:val="20"/>
      <w:lang w:val="en-US"/>
    </w:rPr>
  </w:style>
  <w:style w:type="character" w:styleId="CommentReference">
    <w:name w:val="annotation reference"/>
    <w:semiHidden/>
    <w:rsid w:val="005A3EBB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5A3EBB"/>
    <w:pPr>
      <w:spacing w:before="80"/>
      <w:jc w:val="both"/>
    </w:pPr>
    <w:rPr>
      <w:sz w:val="20"/>
      <w:szCs w:val="20"/>
      <w:lang w:val="en-US"/>
    </w:rPr>
  </w:style>
  <w:style w:type="character" w:customStyle="1" w:styleId="CommentTextChar">
    <w:name w:val="Comment Text Char"/>
    <w:link w:val="CommentText"/>
    <w:semiHidden/>
    <w:rsid w:val="005A3EBB"/>
    <w:rPr>
      <w:rFonts w:ascii="Times New Roman" w:eastAsia="Times New Roman" w:hAnsi="Times New Roman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5A3EBB"/>
    <w:rPr>
      <w:b/>
      <w:bCs/>
    </w:rPr>
  </w:style>
  <w:style w:type="character" w:customStyle="1" w:styleId="CommentSubjectChar">
    <w:name w:val="Comment Subject Char"/>
    <w:link w:val="CommentSubject"/>
    <w:semiHidden/>
    <w:rsid w:val="005A3EBB"/>
    <w:rPr>
      <w:rFonts w:ascii="Times New Roman" w:eastAsia="Times New Roman" w:hAnsi="Times New Roman"/>
      <w:b/>
      <w:bCs/>
      <w:lang w:val="en-US" w:eastAsia="en-US"/>
    </w:rPr>
  </w:style>
  <w:style w:type="paragraph" w:customStyle="1" w:styleId="Heading1TanpaNomor">
    <w:name w:val="Heading 1 Tanpa Nomor"/>
    <w:basedOn w:val="Normal"/>
    <w:next w:val="Normal"/>
    <w:qFormat/>
    <w:rsid w:val="005A3EBB"/>
    <w:pPr>
      <w:tabs>
        <w:tab w:val="left" w:pos="720"/>
      </w:tabs>
      <w:spacing w:before="100" w:line="480" w:lineRule="auto"/>
      <w:ind w:left="431" w:hanging="431"/>
      <w:jc w:val="center"/>
    </w:pPr>
    <w:rPr>
      <w:rFonts w:eastAsia="Calibri"/>
      <w:sz w:val="28"/>
      <w:szCs w:val="22"/>
      <w:lang w:val="id-ID"/>
    </w:rPr>
  </w:style>
  <w:style w:type="paragraph" w:customStyle="1" w:styleId="JudulBab">
    <w:name w:val="Judul Bab"/>
    <w:basedOn w:val="Normal"/>
    <w:qFormat/>
    <w:rsid w:val="005A3EBB"/>
    <w:pPr>
      <w:spacing w:before="80" w:line="480" w:lineRule="auto"/>
    </w:pPr>
    <w:rPr>
      <w:caps/>
      <w:sz w:val="28"/>
      <w:szCs w:val="20"/>
      <w:lang w:val="en-US"/>
    </w:rPr>
  </w:style>
  <w:style w:type="character" w:styleId="UnresolvedMention">
    <w:name w:val="Unresolved Mention"/>
    <w:uiPriority w:val="99"/>
    <w:semiHidden/>
    <w:unhideWhenUsed/>
    <w:rsid w:val="005A3EBB"/>
    <w:rPr>
      <w:color w:val="605E5C"/>
      <w:shd w:val="clear" w:color="auto" w:fill="E1DFDD"/>
    </w:rPr>
  </w:style>
  <w:style w:type="table" w:styleId="GridTable1Light">
    <w:name w:val="Grid Table 1 Light"/>
    <w:basedOn w:val="TableNormal"/>
    <w:uiPriority w:val="46"/>
    <w:rsid w:val="009E0748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Code">
    <w:name w:val="HTML Code"/>
    <w:basedOn w:val="DefaultParagraphFont"/>
    <w:uiPriority w:val="99"/>
    <w:semiHidden/>
    <w:unhideWhenUsed/>
    <w:rsid w:val="00FD1CDD"/>
    <w:rPr>
      <w:rFonts w:ascii="Courier New" w:eastAsia="Times New Roman" w:hAnsi="Courier New" w:cs="Courier New"/>
      <w:sz w:val="20"/>
      <w:szCs w:val="20"/>
    </w:rPr>
  </w:style>
  <w:style w:type="numbering" w:customStyle="1" w:styleId="CurrentList1">
    <w:name w:val="Current List1"/>
    <w:uiPriority w:val="99"/>
    <w:rsid w:val="008C4F0A"/>
    <w:pPr>
      <w:numPr>
        <w:numId w:val="1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7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05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622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6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22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34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07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74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2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277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82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8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0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5767">
              <w:marLeft w:val="0"/>
              <w:marRight w:val="0"/>
              <w:marTop w:val="0"/>
              <w:marBottom w:val="0"/>
              <w:divBdr>
                <w:top w:val="single" w:sz="12" w:space="1" w:color="1A73E8"/>
                <w:left w:val="single" w:sz="12" w:space="2" w:color="1A73E8"/>
                <w:bottom w:val="single" w:sz="12" w:space="1" w:color="1A73E8"/>
                <w:right w:val="single" w:sz="12" w:space="2" w:color="1A73E8"/>
              </w:divBdr>
              <w:divsChild>
                <w:div w:id="153892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77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7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32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361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4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35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73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833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95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0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3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36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826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1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00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86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4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9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4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31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06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295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8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7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1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95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499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646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7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0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133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787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0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85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812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56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5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0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20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82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686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9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2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53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055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121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4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0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70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21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95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0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7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84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66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965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23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44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05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46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695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488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87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1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32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721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94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9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84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91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93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2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8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65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58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98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047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0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8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46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123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158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8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49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229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87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2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88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17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20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7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25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626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034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93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7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875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965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2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967408">
              <w:marLeft w:val="0"/>
              <w:marRight w:val="0"/>
              <w:marTop w:val="0"/>
              <w:marBottom w:val="0"/>
              <w:divBdr>
                <w:top w:val="single" w:sz="12" w:space="1" w:color="1A73E8"/>
                <w:left w:val="single" w:sz="12" w:space="2" w:color="1A73E8"/>
                <w:bottom w:val="single" w:sz="12" w:space="1" w:color="1A73E8"/>
                <w:right w:val="single" w:sz="12" w:space="2" w:color="1A73E8"/>
              </w:divBdr>
              <w:divsChild>
                <w:div w:id="95945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764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3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83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35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858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595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34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79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038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45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0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8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36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26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28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8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6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77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490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519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7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8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34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846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85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9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941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24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03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7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46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835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12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6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83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97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147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72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13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26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6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85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705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587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620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5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74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179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597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62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9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39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483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47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1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9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83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24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834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71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1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48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52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990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84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847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50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1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49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512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020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1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51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02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964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3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28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356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86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68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57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449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4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9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8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4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8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225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453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9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77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58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89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59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918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71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2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5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51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39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810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9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5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36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237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394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2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6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27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302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6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3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17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207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03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8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84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175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255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55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164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932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70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3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10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284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808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658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01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645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2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7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7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479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27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95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2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5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728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21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8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66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452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221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4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7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56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932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019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802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65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147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0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54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57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74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8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7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8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201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094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8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38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339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38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1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0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47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757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134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4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9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4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01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33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178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30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yperlink" Target="http://www.recis.co.id/" TargetMode="External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0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microsoft.com/office/2011/relationships/people" Target="peop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recis.co.id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384F858E1C32D4B9D51D260053E6B99" ma:contentTypeVersion="4" ma:contentTypeDescription="Create a new document." ma:contentTypeScope="" ma:versionID="702643e96d3ac7fc0817883a6dbd933a">
  <xsd:schema xmlns:xsd="http://www.w3.org/2001/XMLSchema" xmlns:xs="http://www.w3.org/2001/XMLSchema" xmlns:p="http://schemas.microsoft.com/office/2006/metadata/properties" xmlns:ns2="24efbc4e-cf5e-4491-be8f-ec528d7c7493" xmlns:ns3="a44ecb73-f09c-4e0b-9a78-1b35f173162b" targetNamespace="http://schemas.microsoft.com/office/2006/metadata/properties" ma:root="true" ma:fieldsID="857fe795f06353efd3d8928cd4e63b34" ns2:_="" ns3:_="">
    <xsd:import namespace="24efbc4e-cf5e-4491-be8f-ec528d7c7493"/>
    <xsd:import namespace="a44ecb73-f09c-4e0b-9a78-1b35f173162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efbc4e-cf5e-4491-be8f-ec528d7c749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4ecb73-f09c-4e0b-9a78-1b35f173162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CCA1612-A4F0-42DF-BB05-1FCCF1B2E5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4efbc4e-cf5e-4491-be8f-ec528d7c7493"/>
    <ds:schemaRef ds:uri="a44ecb73-f09c-4e0b-9a78-1b35f173162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BF4EEFE-355D-42A1-8E05-235E9B85681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7C46903-502B-4B13-9426-F4763E3DC24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790FF23-E113-418B-8FB1-5C224AFD779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2557</TotalTime>
  <Pages>32</Pages>
  <Words>4001</Words>
  <Characters>24173</Characters>
  <Application>Microsoft Office Word</Application>
  <DocSecurity>0</DocSecurity>
  <Lines>2417</Lines>
  <Paragraphs>1482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26692</CharactersWithSpaces>
  <SharedDoc>false</SharedDoc>
  <HLinks>
    <vt:vector size="216" baseType="variant">
      <vt:variant>
        <vt:i4>1441844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_Toc111217558</vt:lpwstr>
      </vt:variant>
      <vt:variant>
        <vt:i4>1769522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_Toc82003799</vt:lpwstr>
      </vt:variant>
      <vt:variant>
        <vt:i4>1703986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_Toc82003798</vt:lpwstr>
      </vt:variant>
      <vt:variant>
        <vt:i4>1310781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_Toc123889705</vt:lpwstr>
      </vt:variant>
      <vt:variant>
        <vt:i4>1310781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_Toc123889704</vt:lpwstr>
      </vt:variant>
      <vt:variant>
        <vt:i4>1310781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_Toc123889703</vt:lpwstr>
      </vt:variant>
      <vt:variant>
        <vt:i4>1310781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_Toc123889702</vt:lpwstr>
      </vt:variant>
      <vt:variant>
        <vt:i4>1310781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_Toc123889701</vt:lpwstr>
      </vt:variant>
      <vt:variant>
        <vt:i4>1310781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_Toc123889700</vt:lpwstr>
      </vt:variant>
      <vt:variant>
        <vt:i4>1900604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_Toc123889699</vt:lpwstr>
      </vt:variant>
      <vt:variant>
        <vt:i4>1900604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_Toc123889698</vt:lpwstr>
      </vt:variant>
      <vt:variant>
        <vt:i4>1900604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_Toc123889697</vt:lpwstr>
      </vt:variant>
      <vt:variant>
        <vt:i4>1900604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_Toc123889696</vt:lpwstr>
      </vt:variant>
      <vt:variant>
        <vt:i4>1900604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_Toc123889694</vt:lpwstr>
      </vt:variant>
      <vt:variant>
        <vt:i4>1900604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_Toc123889693</vt:lpwstr>
      </vt:variant>
      <vt:variant>
        <vt:i4>1900604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_Toc123889692</vt:lpwstr>
      </vt:variant>
      <vt:variant>
        <vt:i4>1900604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_Toc123889691</vt:lpwstr>
      </vt:variant>
      <vt:variant>
        <vt:i4>1900604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_Toc123889690</vt:lpwstr>
      </vt:variant>
      <vt:variant>
        <vt:i4>1835068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_Toc123889689</vt:lpwstr>
      </vt:variant>
      <vt:variant>
        <vt:i4>1835068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_Toc123889688</vt:lpwstr>
      </vt:variant>
      <vt:variant>
        <vt:i4>1835068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_Toc123889687</vt:lpwstr>
      </vt:variant>
      <vt:variant>
        <vt:i4>1835068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_Toc123889686</vt:lpwstr>
      </vt:variant>
      <vt:variant>
        <vt:i4>1835068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_Toc123889684</vt:lpwstr>
      </vt:variant>
      <vt:variant>
        <vt:i4>1835068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_Toc123889683</vt:lpwstr>
      </vt:variant>
      <vt:variant>
        <vt:i4>1835068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_Toc123889682</vt:lpwstr>
      </vt:variant>
      <vt:variant>
        <vt:i4>1835068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_Toc123889681</vt:lpwstr>
      </vt:variant>
      <vt:variant>
        <vt:i4>1835068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_Toc123889680</vt:lpwstr>
      </vt:variant>
      <vt:variant>
        <vt:i4>1245244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_Toc123889679</vt:lpwstr>
      </vt:variant>
      <vt:variant>
        <vt:i4>1245244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_Toc123889678</vt:lpwstr>
      </vt:variant>
      <vt:variant>
        <vt:i4>1245244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_Toc123889677</vt:lpwstr>
      </vt:variant>
      <vt:variant>
        <vt:i4>1245244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_Toc123889676</vt:lpwstr>
      </vt:variant>
      <vt:variant>
        <vt:i4>1245244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_Toc123889675</vt:lpwstr>
      </vt:variant>
      <vt:variant>
        <vt:i4>1245244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_Toc123889674</vt:lpwstr>
      </vt:variant>
      <vt:variant>
        <vt:i4>1245244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_Toc123889673</vt:lpwstr>
      </vt:variant>
      <vt:variant>
        <vt:i4>1245244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_Toc123889672</vt:lpwstr>
      </vt:variant>
      <vt:variant>
        <vt:i4>6291572</vt:i4>
      </vt:variant>
      <vt:variant>
        <vt:i4>3</vt:i4>
      </vt:variant>
      <vt:variant>
        <vt:i4>0</vt:i4>
      </vt:variant>
      <vt:variant>
        <vt:i4>5</vt:i4>
      </vt:variant>
      <vt:variant>
        <vt:lpwstr>http://www.recis.co.id/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Dedi Juna</dc:creator>
  <cp:keywords/>
  <cp:lastModifiedBy>digitalworkspaces</cp:lastModifiedBy>
  <cp:revision>103</cp:revision>
  <cp:lastPrinted>2016-11-02T03:04:00Z</cp:lastPrinted>
  <dcterms:created xsi:type="dcterms:W3CDTF">2022-06-07T03:20:00Z</dcterms:created>
  <dcterms:modified xsi:type="dcterms:W3CDTF">2023-04-05T04:51:00Z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0x0101005384F858E1C32D4B9D51D260053E6B99</vt:lpwstr>
  </property>
  <property fmtid="{D5CDD505-2E9C-101B-9397-08002B2CF9AE}" pid="3" name="_SourceUrl">
    <vt:lpwstr/>
  </property>
  <property fmtid="{D5CDD505-2E9C-101B-9397-08002B2CF9AE}" pid="4" name="_SharedFileIndex">
    <vt:lpwstr/>
  </property>
  <property fmtid="{D5CDD505-2E9C-101B-9397-08002B2CF9AE}" pid="5" name="ComplianceAssetId">
    <vt:lpwstr/>
  </property>
  <property fmtid="{D5CDD505-2E9C-101B-9397-08002B2CF9AE}" pid="6" name="_ExtendedDescription">
    <vt:lpwstr/>
  </property>
  <property fmtid="{D5CDD505-2E9C-101B-9397-08002B2CF9AE}" pid="7" name="_activity">
    <vt:lpwstr>{"FileActivityType":"9","FileActivityTimeStamp":"2023-02-13T03:18:59.473Z","FileActivityUsersOnPage":[{"DisplayName":"digitalworkspaces","Id":"digitalworkspaces@office365online.id"}],"FileActivityNavigationId":null}</vt:lpwstr>
  </property>
  <property fmtid="{D5CDD505-2E9C-101B-9397-08002B2CF9AE}" pid="8" name="TriggerFlowInfo">
    <vt:lpwstr/>
  </property>
</Properties>
</file>