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163FC" w14:textId="77777777" w:rsidR="00DB22D7" w:rsidRPr="00385219" w:rsidRDefault="006F5A18" w:rsidP="00DB22D7">
      <w:pPr>
        <w:rPr>
          <w:rFonts w:ascii="Arial" w:hAnsi="Arial" w:cs="Arial"/>
        </w:rPr>
        <w:sectPr w:rsidR="00DB22D7" w:rsidRPr="00385219" w:rsidSect="00DB22D7">
          <w:headerReference w:type="default" r:id="rId11"/>
          <w:footerReference w:type="default" r:id="rId12"/>
          <w:pgSz w:w="11909" w:h="16834" w:code="9"/>
          <w:pgMar w:top="1440" w:right="1152" w:bottom="1152" w:left="1296" w:header="720" w:footer="307" w:gutter="0"/>
          <w:pgNumType w:fmt="lowerRoman" w:start="0"/>
          <w:cols w:space="720"/>
          <w:titlePg/>
          <w:docGrid w:linePitch="360"/>
        </w:sectPr>
      </w:pP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7283E8B9" wp14:editId="4983EE87">
                <wp:simplePos x="0" y="0"/>
                <wp:positionH relativeFrom="page">
                  <wp:posOffset>177800</wp:posOffset>
                </wp:positionH>
                <wp:positionV relativeFrom="page">
                  <wp:posOffset>267335</wp:posOffset>
                </wp:positionV>
                <wp:extent cx="7184390" cy="10154920"/>
                <wp:effectExtent l="0" t="0" r="0" b="0"/>
                <wp:wrapNone/>
                <wp:docPr id="15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4390" cy="101549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DF5EC" w14:textId="77777777" w:rsidR="00741489" w:rsidRDefault="00741489" w:rsidP="00400946"/>
                        </w:txbxContent>
                      </wps:txbx>
                      <wps:bodyPr rot="0" vert="horz" wrap="square" lIns="274320" tIns="45720" rIns="27432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rect w14:anchorId="7283E8B9" id="Rectangle 80" o:spid="_x0000_s1026" style="position:absolute;margin-left:14pt;margin-top:21.05pt;width:565.7pt;height:799.6pt;z-index:-251658236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" fillcolor="#00b0f0" stroked="f" strokeweight="2pt">
                <v:path arrowok="t"/>
                <v:textbox inset="21.6pt,,21.6pt">
                  <w:txbxContent>
                    <w:p w14:paraId="286DF5EC" w14:textId="77777777" w:rsidR="00741489" w:rsidRDefault="00741489" w:rsidP="00400946"/>
                  </w:txbxContent>
                </v:textbox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5628B7B" wp14:editId="108DD0BE">
                <wp:simplePos x="0" y="0"/>
                <wp:positionH relativeFrom="page">
                  <wp:posOffset>3438525</wp:posOffset>
                </wp:positionH>
                <wp:positionV relativeFrom="page">
                  <wp:posOffset>3667125</wp:posOffset>
                </wp:positionV>
                <wp:extent cx="3690620" cy="1588770"/>
                <wp:effectExtent l="0" t="0" r="0" b="0"/>
                <wp:wrapSquare wrapText="bothSides"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90620" cy="158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9D39EE9" w14:textId="436DDADA" w:rsidR="00741489" w:rsidRPr="00E14BE1" w:rsidRDefault="00E97E61" w:rsidP="00E97E61">
                            <w:pPr>
                              <w:spacing w:after="200" w:line="276" w:lineRule="auto"/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  <w:t>ENHANCEMENT APLIKASI BJB VA</w:t>
                            </w:r>
                            <w:r w:rsidR="00566CF5">
                              <w:rPr>
                                <w:rFonts w:ascii="Calibri" w:hAnsi="Calibri" w:cs="Calibri"/>
                                <w:noProof/>
                                <w:color w:val="1F497D"/>
                                <w:sz w:val="34"/>
                                <w:szCs w:val="36"/>
                                <w:lang w:val="en-US"/>
                              </w:rPr>
                              <w:t xml:space="preserve"> DENGAN INTEGRASI XENDITH</w:t>
                            </w:r>
                          </w:p>
                          <w:p w14:paraId="26843CFE" w14:textId="77777777" w:rsidR="00741489" w:rsidRDefault="00741489" w:rsidP="00475F84">
                            <w:pPr>
                              <w:rPr>
                                <w:rFonts w:cs="Arial"/>
                              </w:rPr>
                            </w:pPr>
                          </w:p>
                          <w:p w14:paraId="3A24A8C7" w14:textId="77777777" w:rsidR="00741489" w:rsidRPr="004D63BA" w:rsidRDefault="00741489" w:rsidP="00475F84">
                            <w:pPr>
                              <w:rPr>
                                <w:rFonts w:cs="Arial"/>
                                <w:lang w:val="en-US"/>
                              </w:rPr>
                            </w:pPr>
                            <w:r w:rsidRPr="001A29E6">
                              <w:rPr>
                                <w:rFonts w:cs="Arial"/>
                              </w:rPr>
                              <w:t xml:space="preserve">VERSI : </w:t>
                            </w:r>
                            <w:r w:rsidR="00C33F7A">
                              <w:rPr>
                                <w:rFonts w:cs="Arial"/>
                                <w:b/>
                                <w:lang w:val="en-GB"/>
                              </w:rPr>
                              <w:t xml:space="preserve"> (DRAFT)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628B7B" id="_x0000_t202" coordsize="21600,21600" o:spt="202" path="m,l,21600r21600,l21600,xe">
                <v:stroke joinstyle="miter"/>
                <v:path gradientshapeok="t" o:connecttype="rect"/>
              </v:shapetype>
              <v:shape id="Text Box 149" o:spid="_x0000_s1027" type="#_x0000_t202" style="position:absolute;margin-left:270.75pt;margin-top:288.75pt;width:290.6pt;height:125.1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" filled="f" stroked="f" strokeweight=".5pt">
                <v:textbox>
                  <w:txbxContent>
                    <w:p w14:paraId="59D39EE9" w14:textId="436DDADA" w:rsidR="00741489" w:rsidRPr="00E14BE1" w:rsidRDefault="00E97E61" w:rsidP="00E97E61">
                      <w:pPr>
                        <w:spacing w:after="200" w:line="276" w:lineRule="auto"/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  <w:t>ENHANCEMENT APLIKASI BJB VA</w:t>
                      </w:r>
                      <w:r w:rsidR="00566CF5">
                        <w:rPr>
                          <w:rFonts w:ascii="Calibri" w:hAnsi="Calibri" w:cs="Calibri"/>
                          <w:noProof/>
                          <w:color w:val="1F497D"/>
                          <w:sz w:val="34"/>
                          <w:szCs w:val="36"/>
                          <w:lang w:val="en-US"/>
                        </w:rPr>
                        <w:t xml:space="preserve"> DENGAN INTEGRASI XENDITH</w:t>
                      </w:r>
                    </w:p>
                    <w:p w14:paraId="26843CFE" w14:textId="77777777" w:rsidR="00741489" w:rsidRDefault="00741489" w:rsidP="00475F84">
                      <w:pPr>
                        <w:rPr>
                          <w:rFonts w:cs="Arial"/>
                        </w:rPr>
                      </w:pPr>
                    </w:p>
                    <w:p w14:paraId="3A24A8C7" w14:textId="77777777" w:rsidR="00741489" w:rsidRPr="004D63BA" w:rsidRDefault="00741489" w:rsidP="00475F84">
                      <w:pPr>
                        <w:rPr>
                          <w:rFonts w:cs="Arial"/>
                          <w:lang w:val="en-US"/>
                        </w:rPr>
                      </w:pPr>
                      <w:r w:rsidRPr="001A29E6">
                        <w:rPr>
                          <w:rFonts w:cs="Arial"/>
                        </w:rPr>
                        <w:t xml:space="preserve">VERSI : </w:t>
                      </w:r>
                      <w:r w:rsidR="00C33F7A">
                        <w:rPr>
                          <w:rFonts w:cs="Arial"/>
                          <w:b/>
                          <w:lang w:val="en-GB"/>
                        </w:rPr>
                        <w:t xml:space="preserve"> (DRAFT)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B8DC172" wp14:editId="784303A2">
                <wp:simplePos x="0" y="0"/>
                <wp:positionH relativeFrom="page">
                  <wp:posOffset>3505200</wp:posOffset>
                </wp:positionH>
                <wp:positionV relativeFrom="page">
                  <wp:posOffset>5475605</wp:posOffset>
                </wp:positionV>
                <wp:extent cx="3314700" cy="4052570"/>
                <wp:effectExtent l="0" t="0" r="0" b="0"/>
                <wp:wrapSquare wrapText="bothSides"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405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AC8521B" w14:textId="77777777" w:rsidR="00741489" w:rsidRPr="00931B37" w:rsidRDefault="00741489" w:rsidP="00C91352">
                            <w:pPr>
                              <w:spacing w:line="360" w:lineRule="auto"/>
                              <w:rPr>
                                <w:rFonts w:ascii="Calibri" w:hAnsi="Calibri" w:cs="Calibri"/>
                                <w:noProof/>
                                <w:u w:val="single"/>
                              </w:rPr>
                            </w:pPr>
                            <w:r w:rsidRPr="00931B37">
                              <w:rPr>
                                <w:rFonts w:ascii="Calibri" w:hAnsi="Calibri" w:cs="Calibri"/>
                                <w:u w:val="single"/>
                              </w:rPr>
                              <w:t>Disiapkan</w:t>
                            </w:r>
                            <w:r w:rsidRPr="00931B37">
                              <w:rPr>
                                <w:rFonts w:ascii="Calibri" w:hAnsi="Calibri" w:cs="Calibri"/>
                                <w:noProof/>
                                <w:u w:val="single"/>
                              </w:rPr>
                              <w:t xml:space="preserve"> oleh : </w:t>
                            </w:r>
                          </w:p>
                          <w:p w14:paraId="5202AE13" w14:textId="77777777" w:rsidR="00741489" w:rsidRPr="008A159B" w:rsidRDefault="00741489" w:rsidP="00AE0FA4">
                            <w:pPr>
                              <w:spacing w:after="200" w:line="360" w:lineRule="auto"/>
                              <w:rPr>
                                <w:rFonts w:cs="Calibri"/>
                                <w:b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"C:\\Users\\MBF99~1.JUR\\AppData\\Local\\Temp\\SNAGHTML64d385.PNG" \* MERGEFORMATINET </w:instrText>
                            </w:r>
                            <w:r>
                              <w:fldChar w:fldCharType="separate"/>
                            </w:r>
                            <w:r w:rsidR="006F5A18">
                              <w:rPr>
                                <w:noProof/>
                              </w:rPr>
                              <w:drawing>
                                <wp:inline distT="0" distB="0" distL="0" distR="0" wp14:anchorId="11D85F89" wp14:editId="34D5B70E">
                                  <wp:extent cx="1448435" cy="864235"/>
                                  <wp:effectExtent l="0" t="0" r="0" b="0"/>
                                  <wp:docPr id="147" name="Picture 7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749" r="1208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8435" cy="864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  <w:r w:rsidRPr="008A159B"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  <w:br w:type="textWrapping" w:clear="all"/>
                            </w:r>
                            <w:r w:rsidRPr="001A29E6">
                              <w:rPr>
                                <w:rFonts w:cs="Arial"/>
                                <w:b/>
                              </w:rPr>
                              <w:t xml:space="preserve">PT. </w:t>
                            </w:r>
                            <w:r>
                              <w:rPr>
                                <w:rFonts w:cs="Arial"/>
                                <w:b/>
                              </w:rPr>
                              <w:t>REKA CIPTA SOLUSI</w:t>
                            </w:r>
                          </w:p>
                          <w:p w14:paraId="4BDCE7B1" w14:textId="77777777" w:rsidR="00741489" w:rsidRPr="00666026" w:rsidRDefault="00741489" w:rsidP="00666026">
                            <w:pPr>
                              <w:shd w:val="clear" w:color="auto" w:fill="FFFFFF"/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</w:pP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Jalan Cikutra No.273 Rt.04/01 Bandung</w:t>
                            </w:r>
                          </w:p>
                          <w:p w14:paraId="74B15481" w14:textId="77777777" w:rsidR="00741489" w:rsidRPr="00931B37" w:rsidRDefault="00741489" w:rsidP="00666026">
                            <w:pPr>
                              <w:tabs>
                                <w:tab w:val="left" w:pos="3960"/>
                              </w:tabs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T</w:t>
                            </w: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lp.</w:t>
                            </w:r>
                            <w:r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 xml:space="preserve"> </w:t>
                            </w:r>
                            <w:r w:rsidRPr="00666026">
                              <w:rPr>
                                <w:rFonts w:ascii="Calibri" w:hAnsi="Calibri" w:cs="Arial"/>
                                <w:color w:val="222222"/>
                                <w:szCs w:val="19"/>
                              </w:rPr>
                              <w:t>022-87243271</w:t>
                            </w:r>
                          </w:p>
                          <w:p w14:paraId="5203C595" w14:textId="77777777" w:rsidR="00741489" w:rsidRPr="008A159B" w:rsidRDefault="00000000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</w:rPr>
                            </w:pPr>
                            <w:hyperlink r:id="rId14" w:history="1"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</w:rPr>
                                <w:t>http://www.</w:t>
                              </w:r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  <w:lang w:val="id-ID"/>
                                </w:rPr>
                                <w:t>recis</w:t>
                              </w:r>
                              <w:r w:rsidR="00741489" w:rsidRPr="00977F94">
                                <w:rPr>
                                  <w:rStyle w:val="Hyperlink"/>
                                  <w:rFonts w:cs="Calibri"/>
                                  <w:bCs/>
                                </w:rPr>
                                <w:t>.co.id/</w:t>
                              </w:r>
                            </w:hyperlink>
                          </w:p>
                          <w:p w14:paraId="75BFD48B" w14:textId="77777777" w:rsidR="00741489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</w:p>
                          <w:p w14:paraId="5B49DC85" w14:textId="77777777" w:rsidR="00741489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</w:p>
                          <w:p w14:paraId="3B9DB641" w14:textId="77777777" w:rsidR="00741489" w:rsidRPr="00574F7C" w:rsidRDefault="00741489" w:rsidP="00574F7C">
                            <w:pPr>
                              <w:spacing w:line="360" w:lineRule="auto"/>
                              <w:rPr>
                                <w:rFonts w:ascii="Calibri" w:hAnsi="Calibri" w:cs="Calibri"/>
                                <w:b/>
                                <w:noProof/>
                                <w:u w:val="single"/>
                                <w:lang w:val="en-US"/>
                              </w:rPr>
                            </w:pPr>
                            <w:r w:rsidRPr="00574F7C">
                              <w:rPr>
                                <w:rFonts w:ascii="Calibri" w:hAnsi="Calibri" w:cs="Calibri"/>
                                <w:u w:val="single"/>
                                <w:lang w:val="en-US"/>
                              </w:rPr>
                              <w:t>Disiapkan Untuk</w:t>
                            </w:r>
                            <w:r w:rsidRPr="00574F7C"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:</w:t>
                            </w:r>
                            <w:r w:rsidRPr="00574F7C">
                              <w:rPr>
                                <w:rFonts w:ascii="Calibri" w:hAnsi="Calibri" w:cs="Calibri"/>
                                <w:b/>
                                <w:u w:val="single"/>
                                <w:lang w:val="en-US"/>
                              </w:rPr>
                              <w:t xml:space="preserve"> </w:t>
                            </w:r>
                          </w:p>
                          <w:p w14:paraId="2C65B095" w14:textId="77777777" w:rsidR="00741489" w:rsidRPr="00A1468F" w:rsidRDefault="006F5A18" w:rsidP="00574F7C">
                            <w:pPr>
                              <w:spacing w:line="360" w:lineRule="auto"/>
                              <w:rPr>
                                <w:rFonts w:cs="Calibri"/>
                                <w:b/>
                                <w:sz w:val="16"/>
                                <w:szCs w:val="16"/>
                              </w:rPr>
                            </w:pPr>
                            <w:r w:rsidRPr="00D10AA8">
                              <w:rPr>
                                <w:noProof/>
                              </w:rPr>
                              <w:drawing>
                                <wp:inline distT="0" distB="0" distL="0" distR="0" wp14:anchorId="05DC54FA" wp14:editId="70B4B9D5">
                                  <wp:extent cx="1126490" cy="610870"/>
                                  <wp:effectExtent l="0" t="0" r="0" b="0"/>
                                  <wp:docPr id="146" name="Picture 1" descr="Description: E:\Data Kerja\PMO\V-Bank\Design-design\Logo dan Cover Sampul\Logo-Bank-Jabar-Banten-Transparent-Background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escription: E:\Data Kerja\PMO\V-Bank\Design-design\Logo dan Cover Sampul\Logo-Bank-Jabar-Banten-Transparent-Background.png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6490" cy="61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341D38" w14:textId="77777777" w:rsidR="00741489" w:rsidRPr="001A0D98" w:rsidRDefault="00741489" w:rsidP="00400946">
                            <w:pPr>
                              <w:pStyle w:val="NoSpacing"/>
                              <w:rPr>
                                <w:rFonts w:cs="Calibri"/>
                                <w:bCs/>
                                <w:lang w:val="id-ID"/>
                              </w:rPr>
                            </w:pPr>
                            <w:r w:rsidRPr="00A1468F">
                              <w:rPr>
                                <w:rFonts w:cs="Calibri"/>
                                <w:b/>
                                <w:sz w:val="24"/>
                                <w:szCs w:val="24"/>
                              </w:rPr>
                              <w:t>PT. Bank Pembangunan Daerah Jawa Barat dan Banten, Tbk.</w:t>
                            </w:r>
                            <w:r w:rsidRPr="00A1468F">
                              <w:rPr>
                                <w:rFonts w:cs="Calibri"/>
                                <w:b/>
                              </w:rPr>
                              <w:br/>
                            </w:r>
                            <w:r w:rsidRPr="00A1468F">
                              <w:rPr>
                                <w:rFonts w:cs="Calibri"/>
                                <w:bCs/>
                              </w:rPr>
                              <w:t>Menara Bank BJB Jl. Naripan No. 12-14 Bandung 40111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C172" id="Text Box 148" o:spid="_x0000_s1028" type="#_x0000_t202" style="position:absolute;margin-left:276pt;margin-top:431.15pt;width:261pt;height:319.1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" filled="f" stroked="f" strokeweight=".5pt">
                <v:textbox>
                  <w:txbxContent>
                    <w:p w14:paraId="5AC8521B" w14:textId="77777777" w:rsidR="00741489" w:rsidRPr="00931B37" w:rsidRDefault="00741489" w:rsidP="00C91352">
                      <w:pPr>
                        <w:spacing w:line="360" w:lineRule="auto"/>
                        <w:rPr>
                          <w:rFonts w:ascii="Calibri" w:hAnsi="Calibri" w:cs="Calibri"/>
                          <w:noProof/>
                          <w:u w:val="single"/>
                        </w:rPr>
                      </w:pPr>
                      <w:r w:rsidRPr="00931B37">
                        <w:rPr>
                          <w:rFonts w:ascii="Calibri" w:hAnsi="Calibri" w:cs="Calibri"/>
                          <w:u w:val="single"/>
                        </w:rPr>
                        <w:t>Disiapkan</w:t>
                      </w:r>
                      <w:r w:rsidRPr="00931B37">
                        <w:rPr>
                          <w:rFonts w:ascii="Calibri" w:hAnsi="Calibri" w:cs="Calibri"/>
                          <w:noProof/>
                          <w:u w:val="single"/>
                        </w:rPr>
                        <w:t xml:space="preserve"> oleh : </w:t>
                      </w:r>
                    </w:p>
                    <w:p w14:paraId="5202AE13" w14:textId="77777777" w:rsidR="00741489" w:rsidRPr="008A159B" w:rsidRDefault="00741489" w:rsidP="00AE0FA4">
                      <w:pPr>
                        <w:spacing w:after="200" w:line="360" w:lineRule="auto"/>
                        <w:rPr>
                          <w:rFonts w:cs="Calibri"/>
                          <w:b/>
                        </w:rPr>
                      </w:pPr>
                      <w:r>
                        <w:fldChar w:fldCharType="begin"/>
                      </w:r>
                      <w:r>
                        <w:instrText xml:space="preserve"> INCLUDEPICTURE "C:\\Users\\MBF99~1.JUR\\AppData\\Local\\Temp\\SNAGHTML64d385.PNG" \* MERGEFORMATINET </w:instrText>
                      </w:r>
                      <w:r>
                        <w:fldChar w:fldCharType="separate"/>
                      </w:r>
                      <w:r w:rsidR="006F5A18">
                        <w:rPr>
                          <w:noProof/>
                        </w:rPr>
                        <w:drawing>
                          <wp:inline distT="0" distB="0" distL="0" distR="0" wp14:anchorId="11D85F89" wp14:editId="34D5B70E">
                            <wp:extent cx="1448435" cy="864235"/>
                            <wp:effectExtent l="0" t="0" r="0" b="0"/>
                            <wp:docPr id="147" name="Picture 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749" r="1208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8435" cy="864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  <w:r w:rsidRPr="008A159B">
                        <w:rPr>
                          <w:rFonts w:cs="Calibri"/>
                          <w:b/>
                          <w:sz w:val="16"/>
                          <w:szCs w:val="16"/>
                        </w:rPr>
                        <w:br w:type="textWrapping" w:clear="all"/>
                      </w:r>
                      <w:r w:rsidRPr="001A29E6">
                        <w:rPr>
                          <w:rFonts w:cs="Arial"/>
                          <w:b/>
                        </w:rPr>
                        <w:t xml:space="preserve">PT. </w:t>
                      </w:r>
                      <w:r>
                        <w:rPr>
                          <w:rFonts w:cs="Arial"/>
                          <w:b/>
                        </w:rPr>
                        <w:t>REKA CIPTA SOLUSI</w:t>
                      </w:r>
                    </w:p>
                    <w:p w14:paraId="4BDCE7B1" w14:textId="77777777" w:rsidR="00741489" w:rsidRPr="00666026" w:rsidRDefault="00741489" w:rsidP="00666026">
                      <w:pPr>
                        <w:shd w:val="clear" w:color="auto" w:fill="FFFFFF"/>
                        <w:rPr>
                          <w:rFonts w:ascii="Calibri" w:hAnsi="Calibri" w:cs="Arial"/>
                          <w:color w:val="222222"/>
                          <w:szCs w:val="19"/>
                        </w:rPr>
                      </w:pP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Jalan Cikutra No.273 Rt.04/01 Bandung</w:t>
                      </w:r>
                    </w:p>
                    <w:p w14:paraId="74B15481" w14:textId="77777777" w:rsidR="00741489" w:rsidRPr="00931B37" w:rsidRDefault="00741489" w:rsidP="00666026">
                      <w:pPr>
                        <w:tabs>
                          <w:tab w:val="left" w:pos="3960"/>
                        </w:tabs>
                        <w:rPr>
                          <w:rFonts w:ascii="Calibri" w:hAnsi="Calibri" w:cs="Calibri"/>
                          <w:bCs/>
                        </w:rPr>
                      </w:pPr>
                      <w:r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T</w:t>
                      </w: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lp.</w:t>
                      </w:r>
                      <w:r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 xml:space="preserve"> </w:t>
                      </w:r>
                      <w:r w:rsidRPr="00666026">
                        <w:rPr>
                          <w:rFonts w:ascii="Calibri" w:hAnsi="Calibri" w:cs="Arial"/>
                          <w:color w:val="222222"/>
                          <w:szCs w:val="19"/>
                        </w:rPr>
                        <w:t>022-87243271</w:t>
                      </w:r>
                    </w:p>
                    <w:p w14:paraId="5203C595" w14:textId="77777777" w:rsidR="00741489" w:rsidRPr="008A159B" w:rsidRDefault="00000000" w:rsidP="00400946">
                      <w:pPr>
                        <w:pStyle w:val="NoSpacing"/>
                        <w:rPr>
                          <w:rFonts w:cs="Calibri"/>
                          <w:bCs/>
                        </w:rPr>
                      </w:pPr>
                      <w:hyperlink r:id="rId17" w:history="1"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</w:rPr>
                          <w:t>http://www.</w:t>
                        </w:r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  <w:lang w:val="id-ID"/>
                          </w:rPr>
                          <w:t>recis</w:t>
                        </w:r>
                        <w:r w:rsidR="00741489" w:rsidRPr="00977F94">
                          <w:rPr>
                            <w:rStyle w:val="Hyperlink"/>
                            <w:rFonts w:cs="Calibri"/>
                            <w:bCs/>
                          </w:rPr>
                          <w:t>.co.id/</w:t>
                        </w:r>
                      </w:hyperlink>
                    </w:p>
                    <w:p w14:paraId="75BFD48B" w14:textId="77777777" w:rsidR="00741489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</w:p>
                    <w:p w14:paraId="5B49DC85" w14:textId="77777777" w:rsidR="00741489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</w:p>
                    <w:p w14:paraId="3B9DB641" w14:textId="77777777" w:rsidR="00741489" w:rsidRPr="00574F7C" w:rsidRDefault="00741489" w:rsidP="00574F7C">
                      <w:pPr>
                        <w:spacing w:line="360" w:lineRule="auto"/>
                        <w:rPr>
                          <w:rFonts w:ascii="Calibri" w:hAnsi="Calibri" w:cs="Calibri"/>
                          <w:b/>
                          <w:noProof/>
                          <w:u w:val="single"/>
                          <w:lang w:val="en-US"/>
                        </w:rPr>
                      </w:pPr>
                      <w:r w:rsidRPr="00574F7C">
                        <w:rPr>
                          <w:rFonts w:ascii="Calibri" w:hAnsi="Calibri" w:cs="Calibri"/>
                          <w:u w:val="single"/>
                          <w:lang w:val="en-US"/>
                        </w:rPr>
                        <w:t>Disiapkan Untuk</w:t>
                      </w:r>
                      <w:r w:rsidRPr="00574F7C">
                        <w:rPr>
                          <w:rFonts w:ascii="Calibri" w:hAnsi="Calibri" w:cs="Calibri"/>
                          <w:u w:val="single"/>
                        </w:rPr>
                        <w:t xml:space="preserve"> :</w:t>
                      </w:r>
                      <w:r w:rsidRPr="00574F7C">
                        <w:rPr>
                          <w:rFonts w:ascii="Calibri" w:hAnsi="Calibri" w:cs="Calibri"/>
                          <w:b/>
                          <w:u w:val="single"/>
                          <w:lang w:val="en-US"/>
                        </w:rPr>
                        <w:t xml:space="preserve"> </w:t>
                      </w:r>
                    </w:p>
                    <w:p w14:paraId="2C65B095" w14:textId="77777777" w:rsidR="00741489" w:rsidRPr="00A1468F" w:rsidRDefault="006F5A18" w:rsidP="00574F7C">
                      <w:pPr>
                        <w:spacing w:line="360" w:lineRule="auto"/>
                        <w:rPr>
                          <w:rFonts w:cs="Calibri"/>
                          <w:b/>
                          <w:sz w:val="16"/>
                          <w:szCs w:val="16"/>
                        </w:rPr>
                      </w:pPr>
                      <w:r w:rsidRPr="00D10AA8">
                        <w:rPr>
                          <w:noProof/>
                        </w:rPr>
                        <w:drawing>
                          <wp:inline distT="0" distB="0" distL="0" distR="0" wp14:anchorId="05DC54FA" wp14:editId="70B4B9D5">
                            <wp:extent cx="1126490" cy="610870"/>
                            <wp:effectExtent l="0" t="0" r="0" b="0"/>
                            <wp:docPr id="146" name="Picture 1" descr="Description: E:\Data Kerja\PMO\V-Bank\Design-design\Logo dan Cover Sampul\Logo-Bank-Jabar-Banten-Transparent-Background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escription: E:\Data Kerja\PMO\V-Bank\Design-design\Logo dan Cover Sampul\Logo-Bank-Jabar-Banten-Transparent-Background.png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6490" cy="61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341D38" w14:textId="77777777" w:rsidR="00741489" w:rsidRPr="001A0D98" w:rsidRDefault="00741489" w:rsidP="00400946">
                      <w:pPr>
                        <w:pStyle w:val="NoSpacing"/>
                        <w:rPr>
                          <w:rFonts w:cs="Calibri"/>
                          <w:bCs/>
                          <w:lang w:val="id-ID"/>
                        </w:rPr>
                      </w:pPr>
                      <w:r w:rsidRPr="00A1468F">
                        <w:rPr>
                          <w:rFonts w:cs="Calibri"/>
                          <w:b/>
                          <w:sz w:val="24"/>
                          <w:szCs w:val="24"/>
                        </w:rPr>
                        <w:t>PT. Bank Pembangunan Daerah Jawa Barat dan Banten, Tbk.</w:t>
                      </w:r>
                      <w:r w:rsidRPr="00A1468F">
                        <w:rPr>
                          <w:rFonts w:cs="Calibri"/>
                          <w:b/>
                        </w:rPr>
                        <w:br/>
                      </w:r>
                      <w:r w:rsidRPr="00A1468F">
                        <w:rPr>
                          <w:rFonts w:cs="Calibri"/>
                          <w:bCs/>
                        </w:rPr>
                        <w:t>Menara Bank BJB Jl. Naripan No. 12-14 Bandung 40111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EF5A28" wp14:editId="2262978F">
                <wp:simplePos x="0" y="0"/>
                <wp:positionH relativeFrom="page">
                  <wp:posOffset>3568700</wp:posOffset>
                </wp:positionH>
                <wp:positionV relativeFrom="page">
                  <wp:posOffset>9563100</wp:posOffset>
                </wp:positionV>
                <wp:extent cx="3302000" cy="118745"/>
                <wp:effectExtent l="0" t="0" r="0" b="0"/>
                <wp:wrapNone/>
                <wp:docPr id="145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0" cy="1187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7C340" id="Rectangle 77" o:spid="_x0000_s1026" style="position:absolute;margin-left:281pt;margin-top:753pt;width:260pt;height:9.35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" fillcolor="#00b0f0" stroked="f" strokeweight="2pt">
                <v:path arrowok="t"/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B5D196C" wp14:editId="7DA52138">
                <wp:simplePos x="0" y="0"/>
                <wp:positionH relativeFrom="page">
                  <wp:posOffset>5467350</wp:posOffset>
                </wp:positionH>
                <wp:positionV relativeFrom="page">
                  <wp:posOffset>9528175</wp:posOffset>
                </wp:positionV>
                <wp:extent cx="1504950" cy="876300"/>
                <wp:effectExtent l="0" t="0" r="0" b="0"/>
                <wp:wrapSquare wrapText="bothSides"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2809AF" w14:textId="77777777" w:rsidR="00741489" w:rsidRPr="00E14BE1" w:rsidRDefault="00741489" w:rsidP="00400946">
                            <w:pPr>
                              <w:spacing w:line="360" w:lineRule="auto"/>
                              <w:rPr>
                                <w:noProof/>
                                <w:color w:val="1F497D"/>
                                <w:sz w:val="14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  <w:color w:val="1F497D"/>
                                <w:sz w:val="96"/>
                              </w:rPr>
                              <w:t>20</w:t>
                            </w:r>
                            <w:r>
                              <w:rPr>
                                <w:rFonts w:ascii="Calibri" w:hAnsi="Calibri"/>
                                <w:noProof/>
                                <w:color w:val="1F497D"/>
                                <w:sz w:val="96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196C" id="Text Box 144" o:spid="_x0000_s1029" type="#_x0000_t202" style="position:absolute;margin-left:430.5pt;margin-top:750.25pt;width:118.5pt;height:69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" filled="f" stroked="f" strokeweight=".5pt">
                <v:textbox>
                  <w:txbxContent>
                    <w:p w14:paraId="522809AF" w14:textId="77777777" w:rsidR="00741489" w:rsidRPr="00E14BE1" w:rsidRDefault="00741489" w:rsidP="00400946">
                      <w:pPr>
                        <w:spacing w:line="360" w:lineRule="auto"/>
                        <w:rPr>
                          <w:noProof/>
                          <w:color w:val="1F497D"/>
                          <w:sz w:val="144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noProof/>
                          <w:color w:val="1F497D"/>
                          <w:sz w:val="96"/>
                        </w:rPr>
                        <w:t>20</w:t>
                      </w:r>
                      <w:r>
                        <w:rPr>
                          <w:rFonts w:ascii="Calibri" w:hAnsi="Calibri"/>
                          <w:noProof/>
                          <w:color w:val="1F497D"/>
                          <w:sz w:val="96"/>
                          <w:lang w:val="en-US"/>
                        </w:rPr>
                        <w:t>21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385219">
        <w:rPr>
          <w:rFonts w:ascii="Arial" w:hAnsi="Arial" w:cs="Arial"/>
          <w:b/>
          <w:caps/>
          <w:noProof/>
          <w:color w:val="FFFFFF"/>
          <w:lang w:val="en-GB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2F84B25" wp14:editId="4A679033">
                <wp:simplePos x="0" y="0"/>
                <wp:positionH relativeFrom="page">
                  <wp:posOffset>3442335</wp:posOffset>
                </wp:positionH>
                <wp:positionV relativeFrom="page">
                  <wp:posOffset>267335</wp:posOffset>
                </wp:positionV>
                <wp:extent cx="3517900" cy="3333115"/>
                <wp:effectExtent l="0" t="0" r="0" b="0"/>
                <wp:wrapNone/>
                <wp:docPr id="143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17900" cy="3333115"/>
                        </a:xfrm>
                        <a:prstGeom prst="rect">
                          <a:avLst/>
                        </a:prstGeom>
                        <a:solidFill>
                          <a:srgbClr val="3C318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A045A" w14:textId="77777777" w:rsidR="00741489" w:rsidRDefault="00741489" w:rsidP="00AE0FA4">
                            <w:pPr>
                              <w:spacing w:before="240" w:after="200" w:line="276" w:lineRule="auto"/>
                              <w:jc w:val="both"/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 xml:space="preserve">This document and the information it contains is a property 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</w:rPr>
                              <w:t>RCS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 xml:space="preserve"> and confidential. This document may not be reproduced or disclosed to any other party except to those who have a need to know the written consent of the 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</w:rPr>
                              <w:t>RCS</w:t>
                            </w:r>
                            <w:r w:rsidRPr="00E14BE1"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</w:p>
                          <w:p w14:paraId="0875A06E" w14:textId="77777777" w:rsidR="00741489" w:rsidRPr="00E14BE1" w:rsidRDefault="00741489" w:rsidP="00E14BE1">
                            <w:pPr>
                              <w:jc w:val="both"/>
                              <w:rPr>
                                <w:rFonts w:ascii="Calibri" w:hAnsi="Calibri"/>
                                <w:i/>
                                <w:iCs/>
                                <w:color w:val="FFFFFF"/>
                                <w:szCs w:val="22"/>
                              </w:rPr>
                            </w:pPr>
                          </w:p>
                          <w:p w14:paraId="23984420" w14:textId="77777777" w:rsidR="00741489" w:rsidRPr="00E20BEF" w:rsidRDefault="00243CBA" w:rsidP="00AE0FA4">
                            <w:pPr>
                              <w:spacing w:line="276" w:lineRule="auto"/>
                              <w:rPr>
                                <w:rFonts w:cs="Arial"/>
                                <w:b/>
                                <w:sz w:val="44"/>
                                <w:szCs w:val="44"/>
                                <w:lang w:val="en-GB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00"/>
                                <w:sz w:val="44"/>
                                <w:szCs w:val="44"/>
                                <w:lang w:val="en-GB"/>
                              </w:rPr>
                              <w:t>SYSTEM DESIGN DOCUMENT</w:t>
                            </w:r>
                          </w:p>
                          <w:p w14:paraId="237A40E4" w14:textId="77777777" w:rsidR="00741489" w:rsidRDefault="00741489" w:rsidP="00AE0FA4">
                            <w:pPr>
                              <w:spacing w:before="240" w:after="200" w:line="360" w:lineRule="auto"/>
                              <w:rPr>
                                <w:rFonts w:cs="Arial"/>
                                <w:color w:val="FFFFFF"/>
                                <w:sz w:val="16"/>
                                <w:szCs w:val="22"/>
                              </w:rPr>
                            </w:pPr>
                          </w:p>
                          <w:p w14:paraId="24182653" w14:textId="77777777" w:rsidR="00741489" w:rsidRPr="00E14BE1" w:rsidRDefault="00741489" w:rsidP="00AE0FA4">
                            <w:pPr>
                              <w:spacing w:before="240" w:after="200" w:line="360" w:lineRule="auto"/>
                              <w:rPr>
                                <w:rFonts w:cs="Arial"/>
                                <w:b/>
                                <w:color w:val="FFFFFF"/>
                                <w:sz w:val="18"/>
                                <w:szCs w:val="22"/>
                                <w:lang w:val="en-US"/>
                              </w:rPr>
                            </w:pPr>
                            <w:r w:rsidRPr="00E14BE1">
                              <w:rPr>
                                <w:rFonts w:cs="Arial"/>
                                <w:color w:val="FFFFFF"/>
                                <w:sz w:val="16"/>
                                <w:szCs w:val="22"/>
                              </w:rPr>
                              <w:t xml:space="preserve">NOMOR DOKUMEN : </w:t>
                            </w:r>
                          </w:p>
                          <w:p w14:paraId="4D82FA2B" w14:textId="77777777" w:rsidR="00741489" w:rsidRPr="008A159B" w:rsidRDefault="00741489" w:rsidP="00400946">
                            <w:pPr>
                              <w:spacing w:before="240"/>
                              <w:jc w:val="both"/>
                              <w:rPr>
                                <w:color w:val="FFFFFF"/>
                              </w:rPr>
                            </w:pPr>
                          </w:p>
                          <w:p w14:paraId="34C4306B" w14:textId="77777777" w:rsidR="00741489" w:rsidRPr="008A159B" w:rsidRDefault="00741489" w:rsidP="00400946">
                            <w:pPr>
                              <w:spacing w:before="240"/>
                              <w:jc w:val="both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36576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F84B25" id="Rectangle 75" o:spid="_x0000_s1030" style="position:absolute;margin-left:271.05pt;margin-top:21.05pt;width:277pt;height:262.4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" fillcolor="#3c318f" stroked="f" strokeweight="2pt">
                <v:path arrowok="t"/>
                <v:textbox inset="14.4pt,14.4pt,14.4pt,28.8pt">
                  <w:txbxContent>
                    <w:p w14:paraId="0FAA045A" w14:textId="77777777" w:rsidR="00741489" w:rsidRDefault="00741489" w:rsidP="00AE0FA4">
                      <w:pPr>
                        <w:spacing w:before="240" w:after="200" w:line="276" w:lineRule="auto"/>
                        <w:jc w:val="both"/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</w:pP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 xml:space="preserve">This document and the information it contains is a property 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</w:rPr>
                        <w:t>RCS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 xml:space="preserve"> and confidential. This document may not be reproduced or disclosed to any other party except to those who have a need to know the written consent of the 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</w:rPr>
                        <w:t>RCS</w:t>
                      </w:r>
                      <w:r w:rsidRPr="00E14BE1">
                        <w:rPr>
                          <w:rFonts w:ascii="Calibri" w:hAnsi="Calibri"/>
                          <w:i/>
                          <w:iCs/>
                          <w:color w:val="FFFFFF"/>
                          <w:sz w:val="18"/>
                          <w:szCs w:val="18"/>
                          <w:lang w:val="en-GB"/>
                        </w:rPr>
                        <w:t>.</w:t>
                      </w:r>
                    </w:p>
                    <w:p w14:paraId="0875A06E" w14:textId="77777777" w:rsidR="00741489" w:rsidRPr="00E14BE1" w:rsidRDefault="00741489" w:rsidP="00E14BE1">
                      <w:pPr>
                        <w:jc w:val="both"/>
                        <w:rPr>
                          <w:rFonts w:ascii="Calibri" w:hAnsi="Calibri"/>
                          <w:i/>
                          <w:iCs/>
                          <w:color w:val="FFFFFF"/>
                          <w:szCs w:val="22"/>
                        </w:rPr>
                      </w:pPr>
                    </w:p>
                    <w:p w14:paraId="23984420" w14:textId="77777777" w:rsidR="00741489" w:rsidRPr="00E20BEF" w:rsidRDefault="00243CBA" w:rsidP="00AE0FA4">
                      <w:pPr>
                        <w:spacing w:line="276" w:lineRule="auto"/>
                        <w:rPr>
                          <w:rFonts w:cs="Arial"/>
                          <w:b/>
                          <w:sz w:val="44"/>
                          <w:szCs w:val="44"/>
                          <w:lang w:val="en-GB"/>
                        </w:rPr>
                      </w:pPr>
                      <w:r>
                        <w:rPr>
                          <w:rFonts w:cs="Arial"/>
                          <w:b/>
                          <w:color w:val="FFFF00"/>
                          <w:sz w:val="44"/>
                          <w:szCs w:val="44"/>
                          <w:lang w:val="en-GB"/>
                        </w:rPr>
                        <w:t>SYSTEM DESIGN DOCUMENT</w:t>
                      </w:r>
                    </w:p>
                    <w:p w14:paraId="237A40E4" w14:textId="77777777" w:rsidR="00741489" w:rsidRDefault="00741489" w:rsidP="00AE0FA4">
                      <w:pPr>
                        <w:spacing w:before="240" w:after="200" w:line="360" w:lineRule="auto"/>
                        <w:rPr>
                          <w:rFonts w:cs="Arial"/>
                          <w:color w:val="FFFFFF"/>
                          <w:sz w:val="16"/>
                          <w:szCs w:val="22"/>
                        </w:rPr>
                      </w:pPr>
                    </w:p>
                    <w:p w14:paraId="24182653" w14:textId="77777777" w:rsidR="00741489" w:rsidRPr="00E14BE1" w:rsidRDefault="00741489" w:rsidP="00AE0FA4">
                      <w:pPr>
                        <w:spacing w:before="240" w:after="200" w:line="360" w:lineRule="auto"/>
                        <w:rPr>
                          <w:rFonts w:cs="Arial"/>
                          <w:b/>
                          <w:color w:val="FFFFFF"/>
                          <w:sz w:val="18"/>
                          <w:szCs w:val="22"/>
                          <w:lang w:val="en-US"/>
                        </w:rPr>
                      </w:pPr>
                      <w:r w:rsidRPr="00E14BE1">
                        <w:rPr>
                          <w:rFonts w:cs="Arial"/>
                          <w:color w:val="FFFFFF"/>
                          <w:sz w:val="16"/>
                          <w:szCs w:val="22"/>
                        </w:rPr>
                        <w:t xml:space="preserve">NOMOR DOKUMEN : </w:t>
                      </w:r>
                    </w:p>
                    <w:p w14:paraId="4D82FA2B" w14:textId="77777777" w:rsidR="00741489" w:rsidRPr="008A159B" w:rsidRDefault="00741489" w:rsidP="00400946">
                      <w:pPr>
                        <w:spacing w:before="240"/>
                        <w:jc w:val="both"/>
                        <w:rPr>
                          <w:color w:val="FFFFFF"/>
                        </w:rPr>
                      </w:pPr>
                    </w:p>
                    <w:p w14:paraId="34C4306B" w14:textId="77777777" w:rsidR="00741489" w:rsidRPr="008A159B" w:rsidRDefault="00741489" w:rsidP="00400946">
                      <w:pPr>
                        <w:spacing w:before="240"/>
                        <w:jc w:val="both"/>
                        <w:rPr>
                          <w:color w:val="FFFFFF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385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13D27E" wp14:editId="4D7ED6B5">
                <wp:simplePos x="0" y="0"/>
                <wp:positionH relativeFrom="page">
                  <wp:posOffset>3326765</wp:posOffset>
                </wp:positionH>
                <wp:positionV relativeFrom="page">
                  <wp:posOffset>267335</wp:posOffset>
                </wp:positionV>
                <wp:extent cx="3733800" cy="9982200"/>
                <wp:effectExtent l="0" t="0" r="0" b="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33800" cy="9982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5875" cap="flat" cmpd="sng" algn="ctr">
                          <a:solidFill>
                            <a:srgbClr val="EEECE1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9FD6E" id="Rectangle 142" o:spid="_x0000_s1026" style="position:absolute;margin-left:261.95pt;margin-top:21.05pt;width:294pt;height:786pt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" fillcolor="window" strokecolor="#948a54" strokeweight="1.25pt">
                <v:path arrowok="t"/>
                <w10:wrap anchorx="page" anchory="page"/>
              </v:rect>
            </w:pict>
          </mc:Fallback>
        </mc:AlternateContent>
      </w:r>
    </w:p>
    <w:p w14:paraId="0765755F" w14:textId="77777777" w:rsidR="00574F7C" w:rsidRPr="007A5563" w:rsidRDefault="00574F7C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0" w:name="_Toc123889672"/>
      <w:bookmarkStart w:id="1" w:name="_Toc392385356"/>
      <w:bookmarkStart w:id="2" w:name="_Toc392490065"/>
      <w:bookmarkStart w:id="3" w:name="_Toc392759584"/>
      <w:bookmarkStart w:id="4" w:name="_Toc392798174"/>
      <w:r w:rsidRPr="007A5563">
        <w:rPr>
          <w:rFonts w:cs="Arial"/>
          <w:sz w:val="22"/>
          <w:szCs w:val="22"/>
        </w:rPr>
        <w:lastRenderedPageBreak/>
        <w:t>HALAMAN PENGESAHAN</w:t>
      </w:r>
      <w:bookmarkEnd w:id="0"/>
    </w:p>
    <w:tbl>
      <w:tblPr>
        <w:tblW w:w="98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4110"/>
        <w:gridCol w:w="1418"/>
        <w:gridCol w:w="2693"/>
      </w:tblGrid>
      <w:tr w:rsidR="00E14BE1" w:rsidRPr="00385219" w14:paraId="384E9535" w14:textId="77777777" w:rsidTr="00937DED">
        <w:trPr>
          <w:trHeight w:hRule="exact" w:val="65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5A54612D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u w:val="single"/>
              </w:rPr>
              <w:br w:type="page"/>
            </w:r>
            <w:r w:rsidRPr="007A5563">
              <w:rPr>
                <w:rFonts w:ascii="Arial" w:hAnsi="Arial" w:cs="Arial"/>
                <w:b/>
                <w:bCs/>
                <w:sz w:val="20"/>
              </w:rPr>
              <w:t>ITEM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BFBFBF"/>
            <w:vAlign w:val="center"/>
          </w:tcPr>
          <w:p w14:paraId="7220E6DE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A5563">
              <w:rPr>
                <w:rFonts w:ascii="Arial" w:hAnsi="Arial" w:cs="Arial"/>
                <w:b/>
                <w:bCs/>
                <w:sz w:val="20"/>
              </w:rPr>
              <w:t>NAMA &amp; JABATAN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7345C596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lang w:val="en-GB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lang w:val="en-GB"/>
              </w:rPr>
              <w:t>TANGGAL</w:t>
            </w: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</w:tcPr>
          <w:p w14:paraId="56B9FDE8" w14:textId="77777777" w:rsidR="00E14BE1" w:rsidRPr="007A5563" w:rsidRDefault="00E14BE1" w:rsidP="00937DED">
            <w:pPr>
              <w:pStyle w:val="Normal1"/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lang w:val="en-GB"/>
              </w:rPr>
            </w:pPr>
            <w:r w:rsidRPr="007A5563">
              <w:rPr>
                <w:rFonts w:ascii="Arial" w:hAnsi="Arial" w:cs="Arial"/>
                <w:b/>
                <w:bCs/>
                <w:sz w:val="20"/>
                <w:lang w:val="en-GB"/>
              </w:rPr>
              <w:t>TANDA TANGAN</w:t>
            </w:r>
          </w:p>
        </w:tc>
      </w:tr>
      <w:tr w:rsidR="00E14BE1" w:rsidRPr="00385219" w14:paraId="0A74F31E" w14:textId="77777777" w:rsidTr="00937DED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BEE99F" w14:textId="77777777" w:rsidR="00E14BE1" w:rsidRPr="007A5563" w:rsidRDefault="00E14BE1" w:rsidP="00937DED">
            <w:pPr>
              <w:spacing w:before="20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Dibuat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C154AA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DDFD54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4C416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C3880B5" w14:textId="77777777" w:rsidTr="00937DED">
        <w:trPr>
          <w:trHeight w:hRule="exact" w:val="12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9F8750" w14:textId="77777777" w:rsidR="00E14BE1" w:rsidRPr="007A5563" w:rsidRDefault="00E14BE1" w:rsidP="00937DED">
            <w:pPr>
              <w:spacing w:before="200" w:line="360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Disusun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16D17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6FA8E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FE03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0FE028FB" w14:textId="77777777" w:rsidTr="00937DED">
        <w:trPr>
          <w:trHeight w:hRule="exact" w:val="1460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E6F7B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4F77F59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DD65FB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9E103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C211FB7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90DE5B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1AF133D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81DE4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384E5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1AC02B54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CA825A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CF78C7D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D5706D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46D75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6AB8C980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4AFF9E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D3D42E4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3BED49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0AD5CB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655EF7CA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171DF9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7E5B791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C014E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EF035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1AB2204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54F786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1A87BD0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A2B3E1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DB85F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  <w:p w14:paraId="1BB05783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571A0831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CB9243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05AEC80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D3C153A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25070865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19D9D89F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5557FBA4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  <w:p w14:paraId="2B5D9F0B" w14:textId="77777777" w:rsidR="00206FF9" w:rsidRPr="007A5563" w:rsidRDefault="00206FF9" w:rsidP="00206FF9">
            <w:pPr>
              <w:rPr>
                <w:rFonts w:ascii="Arial" w:hAnsi="Arial" w:cs="Arial"/>
                <w:sz w:val="20"/>
                <w:szCs w:val="20"/>
                <w:lang w:val="en-US" w:eastAsia="fr-FR"/>
              </w:rPr>
            </w:pPr>
          </w:p>
        </w:tc>
      </w:tr>
      <w:tr w:rsidR="00E14BE1" w:rsidRPr="00385219" w14:paraId="527B841A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44D60F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34D4D8CA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8D80F7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97DC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3888DEB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87AB7D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CAD6A4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99319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0F2EF0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F04C649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B95D5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A3DCA76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CE92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D89625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C2419DE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37A4E0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22BD14B8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0AD89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9E40A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1824DFD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13E8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AC7A112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7B10F3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45F2D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48E86ACD" w14:textId="77777777" w:rsidTr="00937DED">
        <w:trPr>
          <w:trHeight w:hRule="exact" w:val="143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F6D6FA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4EA1F63B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70253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0FC36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27C8F29E" w14:textId="77777777" w:rsidTr="00937DED">
        <w:trPr>
          <w:trHeight w:hRule="exact" w:val="144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560361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59CC6FF6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F01466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4B5357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729B3C4B" w14:textId="77777777" w:rsidTr="00937DED">
        <w:trPr>
          <w:trHeight w:hRule="exact" w:val="1532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107236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08FA6128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6DDF5A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1E2C6D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14BE1" w:rsidRPr="00385219" w14:paraId="063689D9" w14:textId="77777777" w:rsidTr="00937DED">
        <w:trPr>
          <w:trHeight w:hRule="exact" w:val="1613"/>
        </w:trPr>
        <w:tc>
          <w:tcPr>
            <w:tcW w:w="1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64FC43" w14:textId="77777777" w:rsidR="00E14BE1" w:rsidRPr="007A5563" w:rsidRDefault="00E14BE1" w:rsidP="00937DED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Disetujui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Oleh</w:t>
            </w:r>
          </w:p>
        </w:tc>
        <w:tc>
          <w:tcPr>
            <w:tcW w:w="41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14:paraId="652E6949" w14:textId="77777777" w:rsidR="00E14BE1" w:rsidRPr="007A5563" w:rsidRDefault="00E14BE1" w:rsidP="00937DED">
            <w:pPr>
              <w:spacing w:before="200"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89F248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20890E" w14:textId="77777777" w:rsidR="00E14BE1" w:rsidRPr="007A5563" w:rsidRDefault="00E14BE1" w:rsidP="00937DED">
            <w:pPr>
              <w:pStyle w:val="14x6cell"/>
              <w:widowControl/>
              <w:tabs>
                <w:tab w:val="clear" w:pos="0"/>
                <w:tab w:val="clear" w:pos="720"/>
                <w:tab w:val="clear" w:pos="1440"/>
                <w:tab w:val="clear" w:pos="2160"/>
              </w:tabs>
              <w:spacing w:before="200" w:after="0"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7E814F9E" w14:textId="77777777" w:rsidR="00574F7C" w:rsidRPr="00385219" w:rsidRDefault="00574F7C" w:rsidP="00574F7C">
      <w:pPr>
        <w:rPr>
          <w:rFonts w:ascii="Arial" w:hAnsi="Arial" w:cs="Arial"/>
        </w:rPr>
      </w:pPr>
    </w:p>
    <w:p w14:paraId="41D85D9B" w14:textId="046250B6" w:rsidR="00035F7E" w:rsidRPr="007A5563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5" w:name="_Toc123889673"/>
      <w:r w:rsidRPr="007A5563">
        <w:rPr>
          <w:rFonts w:cs="Arial"/>
          <w:sz w:val="22"/>
          <w:szCs w:val="22"/>
        </w:rPr>
        <w:lastRenderedPageBreak/>
        <w:t>HALAMAN RIWAYAT PERBAIKAN</w:t>
      </w:r>
      <w:bookmarkEnd w:id="1"/>
      <w:bookmarkEnd w:id="2"/>
      <w:bookmarkEnd w:id="3"/>
      <w:bookmarkEnd w:id="4"/>
      <w:bookmarkEnd w:id="5"/>
    </w:p>
    <w:tbl>
      <w:tblPr>
        <w:tblW w:w="96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8"/>
        <w:gridCol w:w="2167"/>
        <w:gridCol w:w="1985"/>
        <w:gridCol w:w="4536"/>
      </w:tblGrid>
      <w:tr w:rsidR="00627441" w:rsidRPr="00F26035" w14:paraId="32F0DEB0" w14:textId="77777777" w:rsidTr="00D74288">
        <w:trPr>
          <w:trHeight w:hRule="exact" w:val="652"/>
        </w:trPr>
        <w:tc>
          <w:tcPr>
            <w:tcW w:w="918" w:type="dxa"/>
            <w:shd w:val="clear" w:color="auto" w:fill="BFBFBF"/>
            <w:vAlign w:val="center"/>
          </w:tcPr>
          <w:p w14:paraId="248BCADE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br w:type="page"/>
              <w:t>VERSI</w:t>
            </w:r>
          </w:p>
        </w:tc>
        <w:tc>
          <w:tcPr>
            <w:tcW w:w="2167" w:type="dxa"/>
            <w:shd w:val="clear" w:color="auto" w:fill="BFBFBF"/>
            <w:vAlign w:val="center"/>
          </w:tcPr>
          <w:p w14:paraId="21F26C09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TANGGAL</w:t>
            </w:r>
          </w:p>
        </w:tc>
        <w:tc>
          <w:tcPr>
            <w:tcW w:w="1985" w:type="dxa"/>
            <w:shd w:val="clear" w:color="auto" w:fill="BFBFBF"/>
            <w:vAlign w:val="center"/>
          </w:tcPr>
          <w:p w14:paraId="6C275063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4536" w:type="dxa"/>
            <w:shd w:val="clear" w:color="auto" w:fill="BFBFBF"/>
            <w:vAlign w:val="center"/>
          </w:tcPr>
          <w:p w14:paraId="3B43CBDE" w14:textId="77777777" w:rsidR="00627441" w:rsidRPr="007A5563" w:rsidRDefault="00627441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DESKRIPSI</w:t>
            </w:r>
          </w:p>
        </w:tc>
      </w:tr>
      <w:tr w:rsidR="0044681E" w:rsidRPr="00F26035" w14:paraId="375AFC3B" w14:textId="77777777" w:rsidTr="00D74288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5D9BD403" w14:textId="7777777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3E215B45" w14:textId="3620E6E8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3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20B73A4A" w14:textId="34FE7729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3043E2A7" w14:textId="27DAE0C2" w:rsidR="0044681E" w:rsidRPr="007A5563" w:rsidRDefault="00F26035">
            <w:pPr>
              <w:rPr>
                <w:rFonts w:cs="Arial"/>
                <w:sz w:val="20"/>
                <w:szCs w:val="20"/>
                <w:lang w:val="en-US"/>
              </w:rPr>
              <w:pPrChange w:id="6" w:author="Alvat Taupik" w:date="2021-06-15T17:02:00Z">
                <w:pPr>
                  <w:pStyle w:val="TableText"/>
                  <w:jc w:val="center"/>
                </w:pPr>
              </w:pPrChange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Dokumen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  <w:lang w:val="en-US"/>
              </w:rPr>
              <w:t>inisiasi</w:t>
            </w:r>
            <w:proofErr w:type="spellEnd"/>
          </w:p>
        </w:tc>
      </w:tr>
      <w:tr w:rsidR="0044681E" w:rsidRPr="00F26035" w14:paraId="34195A35" w14:textId="77777777" w:rsidTr="00D74288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388B3BED" w14:textId="7777777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5086BA6E" w14:textId="430BEBC9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4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5BAAE4CD" w14:textId="5A5AFDC7" w:rsidR="0044681E" w:rsidRPr="007A5563" w:rsidRDefault="0044681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46187A51" w14:textId="37744730" w:rsidR="0044681E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ruang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lingkup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usecase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, proses inquiry, payment &amp;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callback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D74288" w:rsidRPr="00F26035" w14:paraId="1D8A6F4D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BA6627E" w14:textId="77777777" w:rsidR="00D74288" w:rsidRPr="007A5563" w:rsidRDefault="00D74288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91D614D" w14:textId="3B3E4377" w:rsidR="00D74288" w:rsidRPr="007A5563" w:rsidRDefault="00F26035" w:rsidP="00F26035">
            <w:pPr>
              <w:rPr>
                <w:rFonts w:ascii="Arial" w:hAnsi="Arial" w:cs="Arial"/>
                <w:sz w:val="20"/>
                <w:szCs w:val="20"/>
                <w:lang w:val="en-US" w:eastAsia="en-GB"/>
                <w:rPrChange w:id="7" w:author="Alvat Taupik" w:date="2021-06-15T17:01:00Z">
                  <w:rPr>
                    <w:rFonts w:cs="Arial"/>
                    <w:sz w:val="22"/>
                    <w:szCs w:val="22"/>
                  </w:rPr>
                </w:rPrChange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 xml:space="preserve">6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Januari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2023</w:t>
            </w:r>
          </w:p>
        </w:tc>
        <w:tc>
          <w:tcPr>
            <w:tcW w:w="1985" w:type="dxa"/>
            <w:vAlign w:val="center"/>
          </w:tcPr>
          <w:p w14:paraId="072AA589" w14:textId="4C9DD158" w:rsidR="00D74288" w:rsidRPr="007A5563" w:rsidRDefault="00D74288" w:rsidP="00F26035">
            <w:pPr>
              <w:rPr>
                <w:rFonts w:ascii="Arial" w:hAnsi="Arial" w:cs="Arial"/>
                <w:sz w:val="20"/>
                <w:szCs w:val="20"/>
                <w:lang w:val="en-GB" w:eastAsia="en-GB"/>
                <w:rPrChange w:id="8" w:author="Alvat Taupik" w:date="2021-06-16T08:15:00Z">
                  <w:rPr>
                    <w:rFonts w:cs="Arial"/>
                    <w:sz w:val="22"/>
                    <w:szCs w:val="22"/>
                  </w:rPr>
                </w:rPrChange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063A7335" w14:textId="77777777" w:rsidR="00D74288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 design </w:t>
            </w:r>
            <w:proofErr w:type="spellStart"/>
            <w:r w:rsidRPr="007A5563">
              <w:rPr>
                <w:rFonts w:ascii="Arial" w:hAnsi="Arial" w:cs="Arial"/>
                <w:sz w:val="20"/>
                <w:szCs w:val="20"/>
              </w:rPr>
              <w:t>tampilan</w:t>
            </w:r>
            <w:proofErr w:type="spellEnd"/>
            <w:r w:rsidRPr="007A5563">
              <w:rPr>
                <w:rFonts w:ascii="Arial" w:hAnsi="Arial" w:cs="Arial"/>
                <w:sz w:val="20"/>
                <w:szCs w:val="20"/>
              </w:rPr>
              <w:t xml:space="preserve"> Web APP</w:t>
            </w:r>
          </w:p>
          <w:p w14:paraId="0A1D3517" w14:textId="571BDC91" w:rsidR="00F26035" w:rsidRPr="007A5563" w:rsidRDefault="00F26035" w:rsidP="00F26035">
            <w:pPr>
              <w:rPr>
                <w:rFonts w:ascii="Arial" w:hAnsi="Arial" w:cs="Arial"/>
                <w:sz w:val="20"/>
                <w:szCs w:val="20"/>
              </w:rPr>
            </w:pPr>
            <w:r w:rsidRPr="007A5563">
              <w:rPr>
                <w:rFonts w:ascii="Arial" w:hAnsi="Arial" w:cs="Arial"/>
                <w:sz w:val="20"/>
                <w:szCs w:val="20"/>
              </w:rPr>
              <w:t>Update design API</w:t>
            </w:r>
            <w:r w:rsidR="008D6994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="008D6994">
              <w:rPr>
                <w:rFonts w:ascii="Arial" w:hAnsi="Arial" w:cs="Arial"/>
                <w:sz w:val="20"/>
                <w:szCs w:val="20"/>
              </w:rPr>
              <w:t>penambahan</w:t>
            </w:r>
            <w:proofErr w:type="spellEnd"/>
            <w:r w:rsidR="008D6994">
              <w:rPr>
                <w:rFonts w:ascii="Arial" w:hAnsi="Arial" w:cs="Arial"/>
                <w:sz w:val="20"/>
                <w:szCs w:val="20"/>
              </w:rPr>
              <w:t xml:space="preserve"> API </w:t>
            </w:r>
            <w:proofErr w:type="spellStart"/>
            <w:r w:rsidR="008D6994">
              <w:rPr>
                <w:rFonts w:ascii="Arial" w:hAnsi="Arial" w:cs="Arial"/>
                <w:sz w:val="20"/>
                <w:szCs w:val="20"/>
              </w:rPr>
              <w:t>laporan</w:t>
            </w:r>
            <w:proofErr w:type="spellEnd"/>
          </w:p>
        </w:tc>
      </w:tr>
      <w:tr w:rsidR="007009F3" w:rsidRPr="00F26035" w14:paraId="48EB1CA0" w14:textId="77777777" w:rsidTr="00207E21">
        <w:trPr>
          <w:trHeight w:val="432"/>
          <w:ins w:id="9" w:author="Alvat Taupik" w:date="2021-06-16T10:47:00Z"/>
        </w:trPr>
        <w:tc>
          <w:tcPr>
            <w:tcW w:w="918" w:type="dxa"/>
            <w:shd w:val="clear" w:color="auto" w:fill="auto"/>
            <w:vAlign w:val="center"/>
          </w:tcPr>
          <w:p w14:paraId="62DC9C6F" w14:textId="77777777" w:rsidR="007009F3" w:rsidRPr="007A5563" w:rsidRDefault="007009F3" w:rsidP="00F26035">
            <w:pPr>
              <w:rPr>
                <w:ins w:id="10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46A48C2" w14:textId="055CE39A" w:rsidR="007009F3" w:rsidRPr="007A5563" w:rsidRDefault="007009F3" w:rsidP="00F26035">
            <w:pPr>
              <w:rPr>
                <w:ins w:id="11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C760CAC" w14:textId="69D75821" w:rsidR="007009F3" w:rsidRPr="007A5563" w:rsidRDefault="007009F3" w:rsidP="00F26035">
            <w:pPr>
              <w:rPr>
                <w:ins w:id="12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7D1064B" w14:textId="6A2D6061" w:rsidR="007009F3" w:rsidRPr="007A5563" w:rsidRDefault="007009F3" w:rsidP="00F26035">
            <w:pPr>
              <w:rPr>
                <w:ins w:id="13" w:author="Alvat Taupik" w:date="2021-06-16T10:47:00Z"/>
                <w:rFonts w:ascii="Arial" w:hAnsi="Arial" w:cs="Arial"/>
                <w:sz w:val="20"/>
                <w:szCs w:val="20"/>
              </w:rPr>
            </w:pPr>
          </w:p>
        </w:tc>
      </w:tr>
      <w:tr w:rsidR="00C30827" w:rsidRPr="00F26035" w14:paraId="676C5AC8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EB5F47F" w14:textId="7777777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2571AC31" w14:textId="381B84B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4E7979D" w14:textId="6C0933F7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3B02446" w14:textId="579436DA" w:rsidR="00C30827" w:rsidRPr="007A5563" w:rsidRDefault="00C3082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D454D" w:rsidRPr="00F26035" w14:paraId="71867077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2E3A431" w14:textId="77777777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321EB71B" w14:textId="1880A971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F634F56" w14:textId="4B83C09A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7FE78FD9" w14:textId="12BF2F3C" w:rsidR="007D454D" w:rsidRPr="007A5563" w:rsidRDefault="007D454D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83267" w:rsidRPr="00F26035" w14:paraId="16590A79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4D957027" w14:textId="77777777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78FC69CC" w14:textId="41D67CC4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673AAF4" w14:textId="2D2D6709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1E71FF3A" w14:textId="1AF11132" w:rsidR="00F83267" w:rsidRPr="007A5563" w:rsidRDefault="00F83267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46A7E" w:rsidRPr="00F26035" w14:paraId="240EF2F8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0F3727C" w14:textId="77777777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67BF788" w14:textId="3050C7EB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CD3F93F" w14:textId="4C8F4B83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0B0D9B64" w14:textId="5C7D4364" w:rsidR="00646A7E" w:rsidRPr="007A5563" w:rsidRDefault="00646A7E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C6" w:rsidRPr="00F26035" w14:paraId="5B3B8984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68EF8C19" w14:textId="77777777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48DE82B5" w14:textId="7BB9343E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B493B9D" w14:textId="266E9790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6380B20D" w14:textId="2612485B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823C6" w:rsidRPr="00F26035" w14:paraId="2279CC09" w14:textId="77777777" w:rsidTr="00207E21">
        <w:trPr>
          <w:trHeight w:val="432"/>
        </w:trPr>
        <w:tc>
          <w:tcPr>
            <w:tcW w:w="918" w:type="dxa"/>
            <w:shd w:val="clear" w:color="auto" w:fill="auto"/>
            <w:vAlign w:val="center"/>
          </w:tcPr>
          <w:p w14:paraId="77B4F10F" w14:textId="77777777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7" w:type="dxa"/>
            <w:shd w:val="clear" w:color="auto" w:fill="auto"/>
            <w:vAlign w:val="center"/>
          </w:tcPr>
          <w:p w14:paraId="7390D258" w14:textId="08EE98AA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5E26A97" w14:textId="6DAC6013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14:paraId="2A1FD6A2" w14:textId="0B1632ED" w:rsidR="00A823C6" w:rsidRPr="007A5563" w:rsidRDefault="00A823C6" w:rsidP="00F2603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C8BCAF0" w14:textId="77777777" w:rsidR="00035F7E" w:rsidRDefault="00035F7E" w:rsidP="00035F7E">
      <w:pPr>
        <w:spacing w:after="200" w:line="276" w:lineRule="auto"/>
        <w:rPr>
          <w:rFonts w:ascii="Arial" w:hAnsi="Arial" w:cs="Arial"/>
        </w:rPr>
      </w:pPr>
    </w:p>
    <w:p w14:paraId="4FE3B288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2A602F5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BE0666E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23B06BA8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3A7B8A0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3FD8563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BE484B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23536D3C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1C3B3C30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A58FC7C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462264C6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5B4E9F4E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4897389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D0E66A3" w14:textId="77777777" w:rsidR="00B123D5" w:rsidRPr="00385219" w:rsidRDefault="00B123D5" w:rsidP="00035F7E">
      <w:pPr>
        <w:spacing w:after="200" w:line="276" w:lineRule="auto"/>
        <w:rPr>
          <w:rFonts w:ascii="Arial" w:hAnsi="Arial" w:cs="Arial"/>
        </w:rPr>
      </w:pPr>
    </w:p>
    <w:p w14:paraId="49F557E4" w14:textId="4ABF0A31" w:rsidR="00035F7E" w:rsidRPr="007A5563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4" w:name="_Toc392385358"/>
      <w:bookmarkStart w:id="15" w:name="_Toc392490067"/>
      <w:bookmarkStart w:id="16" w:name="_Toc392759586"/>
      <w:bookmarkStart w:id="17" w:name="_Toc392798176"/>
      <w:bookmarkStart w:id="18" w:name="_Toc123889674"/>
      <w:r w:rsidRPr="007A5563">
        <w:rPr>
          <w:rFonts w:cs="Arial"/>
          <w:sz w:val="22"/>
          <w:szCs w:val="22"/>
        </w:rPr>
        <w:lastRenderedPageBreak/>
        <w:t>DAFTAR ISI</w:t>
      </w:r>
      <w:bookmarkEnd w:id="14"/>
      <w:bookmarkEnd w:id="15"/>
      <w:bookmarkEnd w:id="16"/>
      <w:bookmarkEnd w:id="17"/>
      <w:bookmarkEnd w:id="18"/>
    </w:p>
    <w:p w14:paraId="769B17DD" w14:textId="58F0631D" w:rsidR="00385219" w:rsidRPr="00385219" w:rsidRDefault="00CD4E2E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r w:rsidRPr="00385219">
        <w:rPr>
          <w:rFonts w:cs="Arial"/>
          <w:sz w:val="24"/>
        </w:rPr>
        <w:fldChar w:fldCharType="begin"/>
      </w:r>
      <w:r w:rsidRPr="00385219">
        <w:rPr>
          <w:rFonts w:cs="Arial"/>
          <w:sz w:val="24"/>
        </w:rPr>
        <w:instrText xml:space="preserve"> TOC \o "1-3" \h \z \u </w:instrText>
      </w:r>
      <w:r w:rsidRPr="00385219">
        <w:rPr>
          <w:rFonts w:cs="Arial"/>
          <w:sz w:val="24"/>
        </w:rPr>
        <w:fldChar w:fldCharType="separate"/>
      </w:r>
      <w:hyperlink w:anchor="_Toc123889672" w:history="1">
        <w:r w:rsidR="00385219" w:rsidRPr="00385219">
          <w:rPr>
            <w:rStyle w:val="Hyperlink"/>
            <w:rFonts w:cs="Arial"/>
            <w:noProof/>
          </w:rPr>
          <w:t>HALAMAN PENGESAHAN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36EF7854" w14:textId="5569398B" w:rsidR="00385219" w:rsidRPr="00385219" w:rsidRDefault="00000000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3" w:history="1">
        <w:r w:rsidR="00385219" w:rsidRPr="00385219">
          <w:rPr>
            <w:rStyle w:val="Hyperlink"/>
            <w:rFonts w:cs="Arial"/>
            <w:noProof/>
          </w:rPr>
          <w:t>HALAMAN RIWAYAT PERBAIKAN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iv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BE7F420" w14:textId="290C45D9" w:rsidR="00385219" w:rsidRPr="00385219" w:rsidRDefault="00000000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4" w:history="1">
        <w:r w:rsidR="00385219" w:rsidRPr="00385219">
          <w:rPr>
            <w:rStyle w:val="Hyperlink"/>
            <w:rFonts w:cs="Arial"/>
            <w:noProof/>
          </w:rPr>
          <w:t>DAFTAR ISI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C8D3FA6" w14:textId="4345F00C" w:rsidR="00385219" w:rsidRPr="00385219" w:rsidRDefault="00000000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5" w:history="1">
        <w:r w:rsidR="00385219" w:rsidRPr="00385219">
          <w:rPr>
            <w:rStyle w:val="Hyperlink"/>
            <w:rFonts w:cs="Arial"/>
            <w:noProof/>
          </w:rPr>
          <w:t>DAFTAR TABEL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_Toc123889675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1CF9CD8" w14:textId="286FD67F" w:rsidR="00385219" w:rsidRPr="00385219" w:rsidRDefault="00000000">
      <w:pPr>
        <w:pStyle w:val="TOC1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6" w:history="1">
        <w:r w:rsidR="00385219" w:rsidRPr="00385219">
          <w:rPr>
            <w:rStyle w:val="Hyperlink"/>
            <w:rFonts w:cs="Arial"/>
            <w:b/>
            <w:bCs/>
            <w:noProof/>
          </w:rPr>
          <w:t xml:space="preserve">DAFTAR </w:t>
        </w:r>
        <w:r w:rsidR="00385219" w:rsidRPr="00385219">
          <w:rPr>
            <w:rStyle w:val="Hyperlink"/>
            <w:rFonts w:cs="Arial"/>
            <w:b/>
            <w:bCs/>
            <w:noProof/>
            <w:lang w:val="en-GB"/>
          </w:rPr>
          <w:t>GAMBAR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vii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4C0E6A1" w14:textId="293462F4" w:rsidR="00385219" w:rsidRPr="00385219" w:rsidRDefault="00000000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7" w:history="1">
        <w:r w:rsidR="00385219" w:rsidRPr="00385219">
          <w:rPr>
            <w:rStyle w:val="Hyperlink"/>
            <w:rFonts w:cs="Arial"/>
            <w:noProof/>
          </w:rPr>
          <w:t>1.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PENDAHULUAN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75C985E" w14:textId="2AAD9F60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8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Latar Belakang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64DF484" w14:textId="2EB6CE13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79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Business Goals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_Toc123889679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7AA1F6D" w14:textId="79B410A8" w:rsidR="00385219" w:rsidRPr="00385219" w:rsidRDefault="00000000">
      <w:pPr>
        <w:pStyle w:val="TOC2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0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1.1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48490A2" w14:textId="5BC99AD9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1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Deskripsi Umum Dokumen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CAD7063" w14:textId="56C8D8E5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2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Dokumen Referensi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4BD887E" w14:textId="581C6E09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3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1.5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Definisi dan Istilah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2A0D70" w14:textId="4091219F" w:rsidR="00385219" w:rsidRPr="00385219" w:rsidRDefault="00000000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4" w:history="1">
        <w:r w:rsidR="00385219" w:rsidRPr="00385219">
          <w:rPr>
            <w:rStyle w:val="Hyperlink"/>
            <w:rFonts w:cs="Arial"/>
            <w:noProof/>
          </w:rPr>
          <w:t>2.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DESKRIPSI PRODUK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665235FC" w14:textId="75DC0591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6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Perspektif Produk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AEDFC81" w14:textId="75484320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7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Fungsional Sistem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FCD9A7" w14:textId="0E93598F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88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2.1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Ruang Lingkup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D3687A6" w14:textId="7F5729D8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89" w:history="1">
        <w:r w:rsidR="00385219" w:rsidRPr="00385219">
          <w:rPr>
            <w:rStyle w:val="Hyperlink"/>
            <w:rFonts w:cs="Arial"/>
            <w:noProof/>
          </w:rPr>
          <w:t>2.1.1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Pengguna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_Toc123889689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2FFEDD0C" w14:textId="0B90A913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0" w:history="1">
        <w:r w:rsidR="00385219" w:rsidRPr="00385219">
          <w:rPr>
            <w:rStyle w:val="Hyperlink"/>
            <w:rFonts w:cs="Arial"/>
            <w:noProof/>
            <w:lang w:val="en-GB"/>
          </w:rPr>
          <w:t>2.1.2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GB"/>
          </w:rPr>
          <w:t>Usecase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5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F72E502" w14:textId="5BB23167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1" w:history="1">
        <w:r w:rsidR="00385219" w:rsidRPr="00385219">
          <w:rPr>
            <w:rStyle w:val="Hyperlink"/>
            <w:rFonts w:cs="Arial"/>
            <w:noProof/>
            <w:lang w:val="en-GB"/>
          </w:rPr>
          <w:t>2.1.3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GB"/>
          </w:rPr>
          <w:t>Melakukan inquiry virtual account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55C85AC9" w14:textId="551ABF86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2" w:history="1">
        <w:r w:rsidR="00385219" w:rsidRPr="00385219">
          <w:rPr>
            <w:rStyle w:val="Hyperlink"/>
            <w:rFonts w:cs="Arial"/>
            <w:noProof/>
          </w:rPr>
          <w:t>2.1.4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 xml:space="preserve">Melakukan </w:t>
        </w:r>
        <w:r w:rsidR="00385219" w:rsidRPr="00385219">
          <w:rPr>
            <w:rStyle w:val="Hyperlink"/>
            <w:rFonts w:cs="Arial"/>
            <w:noProof/>
            <w:lang w:val="en-US"/>
          </w:rPr>
          <w:t>payment &amp; callback</w:t>
        </w:r>
        <w:r w:rsidR="00385219" w:rsidRPr="00385219">
          <w:rPr>
            <w:rStyle w:val="Hyperlink"/>
            <w:rFonts w:cs="Arial"/>
            <w:noProof/>
          </w:rPr>
          <w:t xml:space="preserve"> virtual account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8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24FC1CA" w14:textId="2E009C65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3" w:history="1">
        <w:r w:rsidR="00385219" w:rsidRPr="00385219">
          <w:rPr>
            <w:rStyle w:val="Hyperlink"/>
            <w:rFonts w:cs="Arial"/>
            <w:noProof/>
          </w:rPr>
          <w:t>2.1.5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 xml:space="preserve">Melakukan </w:t>
        </w:r>
        <w:r w:rsidR="00385219" w:rsidRPr="00385219">
          <w:rPr>
            <w:rStyle w:val="Hyperlink"/>
            <w:rFonts w:cs="Arial"/>
            <w:noProof/>
            <w:lang w:val="en-US"/>
          </w:rPr>
          <w:t>cek status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10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CA2405" w14:textId="6D7CE5F5" w:rsidR="00385219" w:rsidRPr="00385219" w:rsidRDefault="00000000">
      <w:pPr>
        <w:pStyle w:val="TOC1"/>
        <w:tabs>
          <w:tab w:val="left" w:pos="66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4" w:history="1">
        <w:r w:rsidR="00385219" w:rsidRPr="00385219">
          <w:rPr>
            <w:rStyle w:val="Hyperlink"/>
            <w:rFonts w:cs="Arial"/>
            <w:noProof/>
          </w:rPr>
          <w:t>3.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SYSTEM DESIGN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DD4B228" w14:textId="077A8A13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6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Tampilan Web APP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_Toc123889696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33C366F3" w14:textId="7B30B366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7" w:history="1">
        <w:r w:rsidR="00385219" w:rsidRPr="00385219">
          <w:rPr>
            <w:rStyle w:val="Hyperlink"/>
            <w:rFonts w:cs="Arial"/>
            <w:noProof/>
          </w:rPr>
          <w:t>3.1.1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Melakukan registrasi client VA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_Toc123889697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13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6A513784" w14:textId="2704769E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698" w:history="1">
        <w:r w:rsidR="00385219" w:rsidRPr="00385219">
          <w:rPr>
            <w:rStyle w:val="Hyperlink"/>
            <w:rFonts w:cs="Arial"/>
            <w:noProof/>
          </w:rPr>
          <w:t>3.1.2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Laporan VA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_Toc123889698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15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CBA87B" w14:textId="07C40299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699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Data Definition Language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_Toc123889699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480B553E" w14:textId="69EB98D2" w:rsidR="00385219" w:rsidRPr="00385219" w:rsidRDefault="00000000">
      <w:pPr>
        <w:pStyle w:val="TOC2"/>
        <w:tabs>
          <w:tab w:val="left" w:pos="800"/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hyperlink w:anchor="_Toc123889700" w:history="1">
        <w:r w:rsidR="00385219" w:rsidRPr="00385219">
          <w:rPr>
            <w:rStyle w:val="Hyperlink"/>
            <w:rFonts w:cs="Arial"/>
            <w:noProof/>
            <w:snapToGrid w:val="0"/>
            <w:w w:val="0"/>
          </w:rPr>
          <w:t>3.3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API Design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_Toc123889700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19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5D20E33" w14:textId="62906B9D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1" w:history="1">
        <w:r w:rsidR="00385219" w:rsidRPr="00385219">
          <w:rPr>
            <w:rStyle w:val="Hyperlink"/>
            <w:rFonts w:cs="Arial"/>
            <w:noProof/>
            <w:lang w:val="en-US"/>
          </w:rPr>
          <w:t>3.3.1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Authentifikasi- Xendith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_Toc123889701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19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1677C333" w14:textId="75271BC7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2" w:history="1">
        <w:r w:rsidR="00385219" w:rsidRPr="00385219">
          <w:rPr>
            <w:rStyle w:val="Hyperlink"/>
            <w:rFonts w:cs="Arial"/>
            <w:noProof/>
            <w:lang w:val="en-US"/>
          </w:rPr>
          <w:t>3.3.2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Authentifikasi- Client VA Bjb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_Toc123889702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20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B883AFF" w14:textId="3A08E792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3" w:history="1">
        <w:r w:rsidR="00385219" w:rsidRPr="00385219">
          <w:rPr>
            <w:rStyle w:val="Hyperlink"/>
            <w:rFonts w:cs="Arial"/>
            <w:noProof/>
          </w:rPr>
          <w:t>3.3.3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Inquiry Payment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_Toc123889703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21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044BF659" w14:textId="4058517B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4" w:history="1">
        <w:r w:rsidR="00385219" w:rsidRPr="00385219">
          <w:rPr>
            <w:rStyle w:val="Hyperlink"/>
            <w:rFonts w:cs="Arial"/>
            <w:noProof/>
          </w:rPr>
          <w:t>3.3.4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</w:rPr>
          <w:t>Payment Request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_Toc123889704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24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136602A" w14:textId="5C32823A" w:rsidR="00385219" w:rsidRPr="00385219" w:rsidRDefault="00000000">
      <w:pPr>
        <w:pStyle w:val="TOC3"/>
        <w:rPr>
          <w:rFonts w:eastAsiaTheme="minorEastAsia" w:cs="Arial"/>
          <w:noProof/>
          <w:sz w:val="24"/>
          <w:lang w:val="en-ID" w:eastAsia="en-GB"/>
        </w:rPr>
      </w:pPr>
      <w:hyperlink w:anchor="_Toc123889705" w:history="1">
        <w:r w:rsidR="00385219" w:rsidRPr="00385219">
          <w:rPr>
            <w:rStyle w:val="Hyperlink"/>
            <w:rFonts w:cs="Arial"/>
            <w:noProof/>
          </w:rPr>
          <w:t>3.3.5</w:t>
        </w:r>
        <w:r w:rsidR="00385219" w:rsidRPr="00385219">
          <w:rPr>
            <w:rFonts w:eastAsiaTheme="minorEastAsia" w:cs="Arial"/>
            <w:noProof/>
            <w:sz w:val="24"/>
            <w:lang w:val="en-ID" w:eastAsia="en-GB"/>
          </w:rPr>
          <w:tab/>
        </w:r>
        <w:r w:rsidR="00385219" w:rsidRPr="00385219">
          <w:rPr>
            <w:rStyle w:val="Hyperlink"/>
            <w:rFonts w:cs="Arial"/>
            <w:noProof/>
            <w:lang w:val="en-US"/>
          </w:rPr>
          <w:t>Cek Status</w:t>
        </w:r>
        <w:r w:rsidR="00385219" w:rsidRPr="00385219">
          <w:rPr>
            <w:rFonts w:cs="Arial"/>
            <w:noProof/>
            <w:webHidden/>
          </w:rPr>
          <w:tab/>
        </w:r>
        <w:r w:rsidR="00385219" w:rsidRPr="00385219">
          <w:rPr>
            <w:rFonts w:cs="Arial"/>
            <w:noProof/>
            <w:webHidden/>
          </w:rPr>
          <w:fldChar w:fldCharType="begin"/>
        </w:r>
        <w:r w:rsidR="00385219" w:rsidRPr="00385219">
          <w:rPr>
            <w:rFonts w:cs="Arial"/>
            <w:noProof/>
            <w:webHidden/>
          </w:rPr>
          <w:instrText xml:space="preserve"> PAGEREF _Toc123889705 \h </w:instrText>
        </w:r>
        <w:r w:rsidR="00385219" w:rsidRPr="00385219">
          <w:rPr>
            <w:rFonts w:cs="Arial"/>
            <w:noProof/>
            <w:webHidden/>
          </w:rPr>
        </w:r>
        <w:r w:rsidR="00385219" w:rsidRPr="00385219">
          <w:rPr>
            <w:rFonts w:cs="Arial"/>
            <w:noProof/>
            <w:webHidden/>
          </w:rPr>
          <w:fldChar w:fldCharType="separate"/>
        </w:r>
        <w:r w:rsidR="00385219" w:rsidRPr="00385219">
          <w:rPr>
            <w:rFonts w:cs="Arial"/>
            <w:noProof/>
            <w:webHidden/>
          </w:rPr>
          <w:t>26</w:t>
        </w:r>
        <w:r w:rsidR="00385219" w:rsidRPr="00385219">
          <w:rPr>
            <w:rFonts w:cs="Arial"/>
            <w:noProof/>
            <w:webHidden/>
          </w:rPr>
          <w:fldChar w:fldCharType="end"/>
        </w:r>
      </w:hyperlink>
    </w:p>
    <w:p w14:paraId="79DFF51C" w14:textId="4E140F10" w:rsidR="00035F7E" w:rsidRDefault="00CD4E2E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3329335B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1FCB28F6" w14:textId="628A46EA" w:rsidR="00035F7E" w:rsidRPr="007F2D4B" w:rsidRDefault="00035F7E" w:rsidP="00DA26C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9" w:name="_Toc392385359"/>
      <w:bookmarkStart w:id="20" w:name="_Toc392490068"/>
      <w:bookmarkStart w:id="21" w:name="_Toc392759587"/>
      <w:bookmarkStart w:id="22" w:name="_Toc392798177"/>
      <w:bookmarkStart w:id="23" w:name="_Toc123889675"/>
      <w:r w:rsidRPr="007F2D4B">
        <w:rPr>
          <w:rFonts w:cs="Arial"/>
          <w:sz w:val="22"/>
          <w:szCs w:val="22"/>
        </w:rPr>
        <w:lastRenderedPageBreak/>
        <w:t>DAFTAR TABEL</w:t>
      </w:r>
      <w:bookmarkEnd w:id="19"/>
      <w:bookmarkEnd w:id="20"/>
      <w:bookmarkEnd w:id="21"/>
      <w:bookmarkEnd w:id="22"/>
      <w:bookmarkEnd w:id="23"/>
    </w:p>
    <w:p w14:paraId="4FEF2D86" w14:textId="77777777" w:rsidR="00605307" w:rsidRPr="00385219" w:rsidRDefault="00BA5B33">
      <w:pPr>
        <w:pStyle w:val="TableofFigures"/>
        <w:tabs>
          <w:tab w:val="right" w:leader="dot" w:pos="9451"/>
        </w:tabs>
        <w:rPr>
          <w:rFonts w:cs="Arial"/>
          <w:noProof/>
          <w:szCs w:val="22"/>
        </w:rPr>
      </w:pPr>
      <w:r w:rsidRPr="00385219">
        <w:rPr>
          <w:rFonts w:cs="Arial"/>
          <w:sz w:val="24"/>
        </w:rPr>
        <w:fldChar w:fldCharType="begin"/>
      </w:r>
      <w:r w:rsidRPr="00385219">
        <w:rPr>
          <w:rFonts w:cs="Arial"/>
          <w:sz w:val="24"/>
        </w:rPr>
        <w:instrText xml:space="preserve"> TOC \h \z \c "Tabel" </w:instrText>
      </w:r>
      <w:r w:rsidRPr="00385219">
        <w:rPr>
          <w:rFonts w:cs="Arial"/>
          <w:sz w:val="24"/>
        </w:rPr>
        <w:fldChar w:fldCharType="separate"/>
      </w:r>
      <w:hyperlink w:anchor="_Toc82003798" w:history="1">
        <w:r w:rsidR="00605307" w:rsidRPr="00385219">
          <w:rPr>
            <w:rStyle w:val="Hyperlink"/>
            <w:rFonts w:cs="Arial"/>
            <w:noProof/>
          </w:rPr>
          <w:t>Tabel 1</w:t>
        </w:r>
        <w:r w:rsidR="00605307" w:rsidRPr="00385219">
          <w:rPr>
            <w:rStyle w:val="Hyperlink"/>
            <w:rFonts w:cs="Arial"/>
            <w:noProof/>
            <w:lang w:val="en-US"/>
          </w:rPr>
          <w:t xml:space="preserve"> - Dokumen Referensi</w:t>
        </w:r>
        <w:r w:rsidR="00605307" w:rsidRPr="00385219">
          <w:rPr>
            <w:rFonts w:cs="Arial"/>
            <w:noProof/>
            <w:webHidden/>
          </w:rPr>
          <w:tab/>
        </w:r>
        <w:r w:rsidR="00605307" w:rsidRPr="00385219">
          <w:rPr>
            <w:rFonts w:cs="Arial"/>
            <w:noProof/>
            <w:webHidden/>
          </w:rPr>
          <w:fldChar w:fldCharType="begin"/>
        </w:r>
        <w:r w:rsidR="00605307" w:rsidRPr="00385219">
          <w:rPr>
            <w:rFonts w:cs="Arial"/>
            <w:noProof/>
            <w:webHidden/>
          </w:rPr>
          <w:instrText xml:space="preserve"> PAGEREF _Toc82003798 \h </w:instrText>
        </w:r>
        <w:r w:rsidR="00605307" w:rsidRPr="00385219">
          <w:rPr>
            <w:rFonts w:cs="Arial"/>
            <w:noProof/>
            <w:webHidden/>
          </w:rPr>
        </w:r>
        <w:r w:rsidR="00605307" w:rsidRPr="00385219">
          <w:rPr>
            <w:rFonts w:cs="Arial"/>
            <w:noProof/>
            <w:webHidden/>
          </w:rPr>
          <w:fldChar w:fldCharType="separate"/>
        </w:r>
        <w:r w:rsidR="00605307" w:rsidRPr="00385219">
          <w:rPr>
            <w:rFonts w:cs="Arial"/>
            <w:noProof/>
            <w:webHidden/>
          </w:rPr>
          <w:t>2</w:t>
        </w:r>
        <w:r w:rsidR="00605307" w:rsidRPr="00385219">
          <w:rPr>
            <w:rFonts w:cs="Arial"/>
            <w:noProof/>
            <w:webHidden/>
          </w:rPr>
          <w:fldChar w:fldCharType="end"/>
        </w:r>
      </w:hyperlink>
    </w:p>
    <w:p w14:paraId="25B24473" w14:textId="77777777" w:rsidR="00605307" w:rsidRPr="00385219" w:rsidRDefault="00000000">
      <w:pPr>
        <w:pStyle w:val="TableofFigures"/>
        <w:tabs>
          <w:tab w:val="right" w:leader="dot" w:pos="9451"/>
        </w:tabs>
        <w:rPr>
          <w:rFonts w:cs="Arial"/>
          <w:noProof/>
          <w:szCs w:val="22"/>
        </w:rPr>
      </w:pPr>
      <w:hyperlink w:anchor="_Toc82003799" w:history="1">
        <w:r w:rsidR="00605307" w:rsidRPr="00385219">
          <w:rPr>
            <w:rStyle w:val="Hyperlink"/>
            <w:rFonts w:cs="Arial"/>
            <w:noProof/>
          </w:rPr>
          <w:t>Tabel 2</w:t>
        </w:r>
        <w:r w:rsidR="00605307" w:rsidRPr="00385219">
          <w:rPr>
            <w:rStyle w:val="Hyperlink"/>
            <w:rFonts w:cs="Arial"/>
            <w:noProof/>
            <w:lang w:val="en-US"/>
          </w:rPr>
          <w:t xml:space="preserve"> - Definisi dan Istilah</w:t>
        </w:r>
        <w:r w:rsidR="00605307" w:rsidRPr="00385219">
          <w:rPr>
            <w:rFonts w:cs="Arial"/>
            <w:noProof/>
            <w:webHidden/>
          </w:rPr>
          <w:tab/>
        </w:r>
        <w:r w:rsidR="00605307" w:rsidRPr="00385219">
          <w:rPr>
            <w:rFonts w:cs="Arial"/>
            <w:noProof/>
            <w:webHidden/>
          </w:rPr>
          <w:fldChar w:fldCharType="begin"/>
        </w:r>
        <w:r w:rsidR="00605307" w:rsidRPr="00385219">
          <w:rPr>
            <w:rFonts w:cs="Arial"/>
            <w:noProof/>
            <w:webHidden/>
          </w:rPr>
          <w:instrText xml:space="preserve"> PAGEREF _Toc82003799 \h </w:instrText>
        </w:r>
        <w:r w:rsidR="00605307" w:rsidRPr="00385219">
          <w:rPr>
            <w:rFonts w:cs="Arial"/>
            <w:noProof/>
            <w:webHidden/>
          </w:rPr>
        </w:r>
        <w:r w:rsidR="00605307" w:rsidRPr="00385219">
          <w:rPr>
            <w:rFonts w:cs="Arial"/>
            <w:noProof/>
            <w:webHidden/>
          </w:rPr>
          <w:fldChar w:fldCharType="separate"/>
        </w:r>
        <w:r w:rsidR="00605307" w:rsidRPr="00385219">
          <w:rPr>
            <w:rFonts w:cs="Arial"/>
            <w:noProof/>
            <w:webHidden/>
          </w:rPr>
          <w:t>2</w:t>
        </w:r>
        <w:r w:rsidR="00605307" w:rsidRPr="00385219">
          <w:rPr>
            <w:rFonts w:cs="Arial"/>
            <w:noProof/>
            <w:webHidden/>
          </w:rPr>
          <w:fldChar w:fldCharType="end"/>
        </w:r>
      </w:hyperlink>
    </w:p>
    <w:p w14:paraId="42F8B04A" w14:textId="77777777" w:rsidR="00035F7E" w:rsidRDefault="00BA5B33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00DB126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121BD5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0E5124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D407A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653DCE7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6398C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CECC06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420BF78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F40D77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086934B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6285ED2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1663A4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4292B5C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B5A931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D4112F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556138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1C7F6A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3ACF58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8CD27AA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F38AD8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D5CDE2E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4CEDC8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8C80ED0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01EEB0E3" w14:textId="77777777" w:rsidR="00AC7715" w:rsidRPr="007F2D4B" w:rsidRDefault="00AC7715" w:rsidP="00551B51">
      <w:pPr>
        <w:pStyle w:val="TableofFigures"/>
        <w:tabs>
          <w:tab w:val="right" w:leader="dot" w:pos="9451"/>
        </w:tabs>
        <w:outlineLvl w:val="0"/>
        <w:rPr>
          <w:rFonts w:cs="Arial"/>
          <w:b/>
          <w:bCs/>
          <w:szCs w:val="22"/>
          <w:lang w:val="en-GB"/>
        </w:rPr>
      </w:pPr>
      <w:bookmarkStart w:id="24" w:name="_Toc123889676"/>
      <w:r w:rsidRPr="007F2D4B">
        <w:rPr>
          <w:rFonts w:cs="Arial"/>
          <w:b/>
          <w:bCs/>
          <w:szCs w:val="22"/>
        </w:rPr>
        <w:lastRenderedPageBreak/>
        <w:t xml:space="preserve">DAFTAR </w:t>
      </w:r>
      <w:r w:rsidRPr="007F2D4B">
        <w:rPr>
          <w:rFonts w:cs="Arial"/>
          <w:b/>
          <w:bCs/>
          <w:szCs w:val="22"/>
          <w:lang w:val="en-GB"/>
        </w:rPr>
        <w:t>GAMBAR</w:t>
      </w:r>
      <w:bookmarkEnd w:id="24"/>
    </w:p>
    <w:p w14:paraId="004BBAD7" w14:textId="342A1713" w:rsidR="0017547C" w:rsidRPr="00385219" w:rsidRDefault="00AC7715">
      <w:pPr>
        <w:pStyle w:val="TableofFigures"/>
        <w:tabs>
          <w:tab w:val="right" w:leader="dot" w:pos="9451"/>
        </w:tabs>
        <w:rPr>
          <w:rFonts w:eastAsiaTheme="minorEastAsia" w:cs="Arial"/>
          <w:noProof/>
          <w:sz w:val="24"/>
          <w:lang w:val="en-ID" w:eastAsia="en-GB"/>
        </w:rPr>
      </w:pPr>
      <w:r w:rsidRPr="00385219">
        <w:rPr>
          <w:rFonts w:cs="Arial"/>
        </w:rPr>
        <w:fldChar w:fldCharType="begin"/>
      </w:r>
      <w:r w:rsidRPr="00385219">
        <w:rPr>
          <w:rFonts w:cs="Arial"/>
        </w:rPr>
        <w:instrText xml:space="preserve"> TOC \h \z \c "Gambar" </w:instrText>
      </w:r>
      <w:r w:rsidRPr="00385219">
        <w:rPr>
          <w:rFonts w:cs="Arial"/>
        </w:rPr>
        <w:fldChar w:fldCharType="separate"/>
      </w:r>
      <w:hyperlink w:anchor="_Toc111217558" w:history="1">
        <w:r w:rsidR="0017547C" w:rsidRPr="00385219">
          <w:rPr>
            <w:rStyle w:val="Hyperlink"/>
            <w:rFonts w:cs="Arial"/>
            <w:noProof/>
          </w:rPr>
          <w:t>Gambar 1</w:t>
        </w:r>
        <w:r w:rsidR="0017547C" w:rsidRPr="00385219">
          <w:rPr>
            <w:rStyle w:val="Hyperlink"/>
            <w:rFonts w:cs="Arial"/>
            <w:noProof/>
            <w:lang w:val="en-GB"/>
          </w:rPr>
          <w:t xml:space="preserve"> Desain Arsitektur Sistem</w:t>
        </w:r>
        <w:r w:rsidR="0017547C" w:rsidRPr="00385219">
          <w:rPr>
            <w:rFonts w:cs="Arial"/>
            <w:noProof/>
            <w:webHidden/>
          </w:rPr>
          <w:tab/>
        </w:r>
        <w:r w:rsidR="0017547C" w:rsidRPr="00385219">
          <w:rPr>
            <w:rFonts w:cs="Arial"/>
            <w:noProof/>
            <w:webHidden/>
          </w:rPr>
          <w:fldChar w:fldCharType="begin"/>
        </w:r>
        <w:r w:rsidR="0017547C" w:rsidRPr="00385219">
          <w:rPr>
            <w:rFonts w:cs="Arial"/>
            <w:noProof/>
            <w:webHidden/>
          </w:rPr>
          <w:instrText xml:space="preserve"> PAGEREF _Toc111217558 \h </w:instrText>
        </w:r>
        <w:r w:rsidR="0017547C" w:rsidRPr="00385219">
          <w:rPr>
            <w:rFonts w:cs="Arial"/>
            <w:noProof/>
            <w:webHidden/>
          </w:rPr>
        </w:r>
        <w:r w:rsidR="0017547C" w:rsidRPr="00385219">
          <w:rPr>
            <w:rFonts w:cs="Arial"/>
            <w:noProof/>
            <w:webHidden/>
          </w:rPr>
          <w:fldChar w:fldCharType="separate"/>
        </w:r>
        <w:r w:rsidR="0017547C" w:rsidRPr="00385219">
          <w:rPr>
            <w:rFonts w:cs="Arial"/>
            <w:noProof/>
            <w:webHidden/>
          </w:rPr>
          <w:t>5</w:t>
        </w:r>
        <w:r w:rsidR="0017547C" w:rsidRPr="00385219">
          <w:rPr>
            <w:rFonts w:cs="Arial"/>
            <w:noProof/>
            <w:webHidden/>
          </w:rPr>
          <w:fldChar w:fldCharType="end"/>
        </w:r>
      </w:hyperlink>
    </w:p>
    <w:p w14:paraId="003DAE5E" w14:textId="744B878B" w:rsidR="00AC7715" w:rsidRDefault="00AC7715" w:rsidP="00035F7E">
      <w:pPr>
        <w:spacing w:after="200" w:line="276" w:lineRule="auto"/>
        <w:rPr>
          <w:rFonts w:ascii="Arial" w:hAnsi="Arial" w:cs="Arial"/>
        </w:rPr>
      </w:pPr>
      <w:r w:rsidRPr="00385219">
        <w:rPr>
          <w:rFonts w:ascii="Arial" w:hAnsi="Arial" w:cs="Arial"/>
        </w:rPr>
        <w:fldChar w:fldCharType="end"/>
      </w:r>
    </w:p>
    <w:p w14:paraId="63EFA880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776FD0A2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35BD3A2B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71EE6F91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04B9C34D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695876A6" w14:textId="77777777" w:rsidR="00B123D5" w:rsidRDefault="00B123D5" w:rsidP="00035F7E">
      <w:pPr>
        <w:spacing w:after="200" w:line="276" w:lineRule="auto"/>
        <w:rPr>
          <w:rFonts w:ascii="Arial" w:hAnsi="Arial" w:cs="Arial"/>
        </w:rPr>
      </w:pPr>
    </w:p>
    <w:p w14:paraId="0C997C5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0225B92A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6A0D1BBF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63938DC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E9F6037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C6C68E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596422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92A9F03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B1B8BE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6AB1EE5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39224080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771475D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6E44800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28184E89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56FE9121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70C5998B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1919ED96" w14:textId="77777777" w:rsidR="003B3961" w:rsidRDefault="003B3961" w:rsidP="00035F7E">
      <w:pPr>
        <w:spacing w:after="200" w:line="276" w:lineRule="auto"/>
        <w:rPr>
          <w:rFonts w:ascii="Arial" w:hAnsi="Arial" w:cs="Arial"/>
        </w:rPr>
      </w:pPr>
    </w:p>
    <w:p w14:paraId="442C7C66" w14:textId="77777777" w:rsidR="003B3961" w:rsidRPr="00385219" w:rsidRDefault="003B3961" w:rsidP="00035F7E">
      <w:pPr>
        <w:spacing w:after="200" w:line="276" w:lineRule="auto"/>
        <w:rPr>
          <w:rFonts w:ascii="Arial" w:hAnsi="Arial" w:cs="Arial"/>
        </w:rPr>
      </w:pPr>
    </w:p>
    <w:p w14:paraId="5DFEADC3" w14:textId="77777777" w:rsidR="000D6D24" w:rsidRPr="00C67919" w:rsidRDefault="00206FF9" w:rsidP="00E174D8">
      <w:pPr>
        <w:pStyle w:val="Heading1"/>
        <w:numPr>
          <w:ilvl w:val="0"/>
          <w:numId w:val="5"/>
        </w:numPr>
        <w:ind w:left="567" w:hanging="425"/>
        <w:rPr>
          <w:rFonts w:cs="Arial"/>
          <w:sz w:val="24"/>
          <w:szCs w:val="24"/>
        </w:rPr>
      </w:pPr>
      <w:bookmarkStart w:id="25" w:name="_Toc123889677"/>
      <w:r w:rsidRPr="00C67919">
        <w:rPr>
          <w:rFonts w:cs="Arial"/>
          <w:sz w:val="24"/>
          <w:szCs w:val="24"/>
        </w:rPr>
        <w:lastRenderedPageBreak/>
        <w:t>PENDAHULUAN</w:t>
      </w:r>
      <w:bookmarkEnd w:id="25"/>
    </w:p>
    <w:p w14:paraId="0E5CEAEF" w14:textId="1DD04F94" w:rsidR="00206FF9" w:rsidRPr="007F2D4B" w:rsidRDefault="00206FF9" w:rsidP="00A720F3">
      <w:pPr>
        <w:spacing w:after="200" w:line="276" w:lineRule="auto"/>
        <w:ind w:firstLine="567"/>
        <w:jc w:val="both"/>
        <w:rPr>
          <w:rFonts w:ascii="Arial" w:hAnsi="Arial" w:cs="Arial"/>
          <w:sz w:val="22"/>
          <w:szCs w:val="22"/>
          <w:lang w:val="en-GB"/>
        </w:rPr>
      </w:pPr>
      <w:r w:rsidRPr="007F2D4B">
        <w:rPr>
          <w:rFonts w:ascii="Arial" w:hAnsi="Arial" w:cs="Arial"/>
          <w:sz w:val="22"/>
          <w:szCs w:val="22"/>
        </w:rPr>
        <w:t xml:space="preserve">Bagian </w:t>
      </w:r>
      <w:proofErr w:type="spellStart"/>
      <w:r w:rsidRPr="007F2D4B">
        <w:rPr>
          <w:rFonts w:ascii="Arial" w:hAnsi="Arial" w:cs="Arial"/>
          <w:sz w:val="22"/>
          <w:szCs w:val="22"/>
        </w:rPr>
        <w:t>bab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menguraikan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Tujuan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Deskripsi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serta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ruang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lingkup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pengembangan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dilakukan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project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: </w:t>
      </w:r>
      <w:r w:rsidR="00385219" w:rsidRPr="007F2D4B">
        <w:rPr>
          <w:rFonts w:ascii="Arial" w:hAnsi="Arial" w:cs="Arial"/>
          <w:sz w:val="22"/>
          <w:szCs w:val="22"/>
        </w:rPr>
        <w:t xml:space="preserve">ENHANCEMENT APLIKASI BJB VA DENGAN INTEGRASI </w:t>
      </w:r>
      <w:r w:rsidR="007250A0">
        <w:rPr>
          <w:rFonts w:ascii="Arial" w:hAnsi="Arial" w:cs="Arial"/>
          <w:sz w:val="22"/>
          <w:szCs w:val="22"/>
        </w:rPr>
        <w:t>HOST TO HOST</w:t>
      </w:r>
      <w:r w:rsidR="00446316">
        <w:rPr>
          <w:rFonts w:ascii="Arial" w:hAnsi="Arial" w:cs="Arial"/>
          <w:sz w:val="22"/>
          <w:szCs w:val="22"/>
        </w:rPr>
        <w:t>.</w:t>
      </w:r>
    </w:p>
    <w:p w14:paraId="1DAD852E" w14:textId="62B4DD82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26" w:name="_Toc123889678"/>
      <w:proofErr w:type="spellStart"/>
      <w:r w:rsidRPr="007F2D4B">
        <w:rPr>
          <w:rFonts w:cs="Arial"/>
          <w:sz w:val="22"/>
          <w:szCs w:val="22"/>
        </w:rPr>
        <w:t>Latar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Belakang</w:t>
      </w:r>
      <w:bookmarkEnd w:id="26"/>
      <w:proofErr w:type="spellEnd"/>
    </w:p>
    <w:p w14:paraId="177B5011" w14:textId="1EC67795" w:rsidR="004E6F9D" w:rsidRPr="004170CD" w:rsidDel="0068106D" w:rsidRDefault="00385219" w:rsidP="004170CD">
      <w:pPr>
        <w:ind w:left="576"/>
        <w:rPr>
          <w:del w:id="27" w:author="Alvat Taupik" w:date="2021-06-15T08:21:00Z"/>
          <w:rFonts w:ascii="Arial" w:hAnsi="Arial" w:cs="Arial"/>
          <w:sz w:val="22"/>
          <w:szCs w:val="22"/>
        </w:rPr>
      </w:pPr>
      <w:bookmarkStart w:id="28" w:name="_Toc82003745"/>
      <w:bookmarkStart w:id="29" w:name="_Toc111217519"/>
      <w:bookmarkEnd w:id="28"/>
      <w:bookmarkEnd w:id="29"/>
      <w:proofErr w:type="spellStart"/>
      <w:r w:rsidRPr="004170CD">
        <w:rPr>
          <w:rFonts w:ascii="Arial" w:hAnsi="Arial" w:cs="Arial"/>
          <w:sz w:val="22"/>
          <w:szCs w:val="22"/>
        </w:rPr>
        <w:t>Berdasarkan</w:t>
      </w:r>
      <w:proofErr w:type="spellEnd"/>
      <w:r w:rsidRPr="004170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hAnsi="Arial" w:cs="Arial"/>
          <w:sz w:val="22"/>
          <w:szCs w:val="22"/>
        </w:rPr>
        <w:t>himbauan</w:t>
      </w:r>
      <w:proofErr w:type="spellEnd"/>
      <w:r w:rsidRPr="004170C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hAnsi="Arial" w:cs="Arial"/>
          <w:sz w:val="22"/>
          <w:szCs w:val="22"/>
        </w:rPr>
        <w:t>p</w:t>
      </w:r>
      <w:r w:rsidRPr="004170CD">
        <w:rPr>
          <w:rFonts w:ascii="Arial" w:eastAsia="Calibri" w:hAnsi="Arial" w:cs="Arial"/>
          <w:sz w:val="22"/>
          <w:szCs w:val="22"/>
        </w:rPr>
        <w:t>emprov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jabar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,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untuk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xendith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agar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mendorong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bjb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untuk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dapat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melakukan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integrasi</w:t>
      </w:r>
      <w:proofErr w:type="spellEnd"/>
      <w:r w:rsidRPr="004170CD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Pr="004170CD">
        <w:rPr>
          <w:rFonts w:ascii="Arial" w:eastAsia="Calibri" w:hAnsi="Arial" w:cs="Arial"/>
          <w:sz w:val="22"/>
          <w:szCs w:val="22"/>
        </w:rPr>
        <w:t>dengan</w:t>
      </w:r>
      <w:proofErr w:type="spellEnd"/>
      <w:r w:rsidR="00090625">
        <w:rPr>
          <w:rFonts w:ascii="Arial" w:eastAsia="Calibri" w:hAnsi="Arial" w:cs="Arial"/>
          <w:sz w:val="22"/>
          <w:szCs w:val="22"/>
        </w:rPr>
        <w:t xml:space="preserve"> </w:t>
      </w:r>
      <w:proofErr w:type="spellStart"/>
      <w:r w:rsidR="0084306E">
        <w:rPr>
          <w:rFonts w:ascii="Arial" w:eastAsia="Calibri" w:hAnsi="Arial" w:cs="Arial"/>
          <w:sz w:val="22"/>
          <w:szCs w:val="22"/>
        </w:rPr>
        <w:t>xendith</w:t>
      </w:r>
      <w:proofErr w:type="spellEnd"/>
      <w:r w:rsidR="0084306E">
        <w:rPr>
          <w:rFonts w:ascii="Arial" w:eastAsia="Calibri" w:hAnsi="Arial" w:cs="Arial"/>
          <w:sz w:val="22"/>
          <w:szCs w:val="22"/>
        </w:rPr>
        <w:t xml:space="preserve"> Adapun</w:t>
      </w:r>
      <w:r w:rsidRPr="004170CD">
        <w:rPr>
          <w:rFonts w:ascii="Arial" w:eastAsia="Calibri" w:hAnsi="Arial" w:cs="Arial"/>
          <w:sz w:val="22"/>
          <w:szCs w:val="22"/>
        </w:rPr>
        <w:t xml:space="preserve"> </w:t>
      </w:r>
    </w:p>
    <w:p w14:paraId="70BB5019" w14:textId="222E0F37" w:rsidR="00206FF9" w:rsidRPr="004170CD" w:rsidRDefault="00206FF9" w:rsidP="004170CD">
      <w:pPr>
        <w:ind w:left="576"/>
        <w:rPr>
          <w:rFonts w:ascii="Arial" w:hAnsi="Arial" w:cs="Arial"/>
          <w:sz w:val="22"/>
          <w:szCs w:val="22"/>
        </w:rPr>
      </w:pPr>
      <w:bookmarkStart w:id="30" w:name="_Toc123889679"/>
      <w:r w:rsidRPr="004170CD">
        <w:rPr>
          <w:rFonts w:ascii="Arial" w:hAnsi="Arial" w:cs="Arial"/>
          <w:sz w:val="22"/>
          <w:szCs w:val="22"/>
        </w:rPr>
        <w:t>Business Goals</w:t>
      </w:r>
      <w:bookmarkEnd w:id="30"/>
      <w:r w:rsidR="0084306E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84306E">
        <w:rPr>
          <w:rFonts w:ascii="Arial" w:hAnsi="Arial" w:cs="Arial"/>
          <w:sz w:val="22"/>
          <w:szCs w:val="22"/>
        </w:rPr>
        <w:t>akan</w:t>
      </w:r>
      <w:proofErr w:type="spellEnd"/>
      <w:r w:rsidR="0084306E">
        <w:rPr>
          <w:rFonts w:ascii="Arial" w:hAnsi="Arial" w:cs="Arial"/>
          <w:sz w:val="22"/>
          <w:szCs w:val="22"/>
        </w:rPr>
        <w:t xml:space="preserve"> di </w:t>
      </w:r>
      <w:proofErr w:type="spellStart"/>
      <w:r w:rsidR="0084306E">
        <w:rPr>
          <w:rFonts w:ascii="Arial" w:hAnsi="Arial" w:cs="Arial"/>
          <w:sz w:val="22"/>
          <w:szCs w:val="22"/>
        </w:rPr>
        <w:t>capai</w:t>
      </w:r>
      <w:proofErr w:type="spellEnd"/>
      <w:r w:rsidR="0084306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4306E">
        <w:rPr>
          <w:rFonts w:ascii="Arial" w:hAnsi="Arial" w:cs="Arial"/>
          <w:sz w:val="22"/>
          <w:szCs w:val="22"/>
        </w:rPr>
        <w:t>adalah</w:t>
      </w:r>
      <w:proofErr w:type="spellEnd"/>
      <w:r w:rsidR="00B57B68">
        <w:rPr>
          <w:rFonts w:ascii="Arial" w:hAnsi="Arial" w:cs="Arial"/>
          <w:sz w:val="22"/>
          <w:szCs w:val="22"/>
        </w:rPr>
        <w:t>:</w:t>
      </w:r>
    </w:p>
    <w:p w14:paraId="0D7B3F10" w14:textId="77777777" w:rsidR="007911F8" w:rsidRPr="004170CD" w:rsidRDefault="007911F8" w:rsidP="004170CD">
      <w:pPr>
        <w:ind w:left="576"/>
        <w:rPr>
          <w:rFonts w:ascii="Arial" w:hAnsi="Arial" w:cs="Arial"/>
          <w:sz w:val="22"/>
          <w:szCs w:val="22"/>
        </w:rPr>
      </w:pPr>
    </w:p>
    <w:p w14:paraId="335E5B47" w14:textId="1B1283D2" w:rsidR="006B37D4" w:rsidRPr="004170CD" w:rsidRDefault="00566CF5">
      <w:pPr>
        <w:pStyle w:val="ListParagraph"/>
        <w:numPr>
          <w:ilvl w:val="0"/>
          <w:numId w:val="15"/>
        </w:numPr>
        <w:ind w:left="936"/>
        <w:rPr>
          <w:rFonts w:cs="Arial"/>
        </w:rPr>
      </w:pPr>
      <w:r w:rsidRPr="004170CD">
        <w:rPr>
          <w:rFonts w:cs="Arial"/>
        </w:rPr>
        <w:t xml:space="preserve">Melakukan penyesuaian </w:t>
      </w:r>
      <w:proofErr w:type="spellStart"/>
      <w:r w:rsidRPr="004170CD">
        <w:rPr>
          <w:rFonts w:cs="Arial"/>
        </w:rPr>
        <w:t>ui</w:t>
      </w:r>
      <w:proofErr w:type="spellEnd"/>
      <w:r w:rsidRPr="004170CD">
        <w:rPr>
          <w:rFonts w:cs="Arial"/>
        </w:rPr>
        <w:t xml:space="preserve"> pada proses registrasi </w:t>
      </w:r>
      <w:proofErr w:type="spellStart"/>
      <w:r w:rsidRPr="004170CD">
        <w:rPr>
          <w:rFonts w:cs="Arial"/>
        </w:rPr>
        <w:t>client</w:t>
      </w:r>
      <w:proofErr w:type="spellEnd"/>
      <w:r w:rsidRPr="004170CD">
        <w:rPr>
          <w:rFonts w:cs="Arial"/>
        </w:rPr>
        <w:t xml:space="preserve"> </w:t>
      </w:r>
      <w:proofErr w:type="spellStart"/>
      <w:r w:rsidRPr="004170CD">
        <w:rPr>
          <w:rFonts w:cs="Arial"/>
        </w:rPr>
        <w:t>va</w:t>
      </w:r>
      <w:proofErr w:type="spellEnd"/>
      <w:r w:rsidRPr="004170CD">
        <w:rPr>
          <w:rFonts w:cs="Arial"/>
        </w:rPr>
        <w:t xml:space="preserve">, untuk kebutuhan integrasi dengan </w:t>
      </w:r>
      <w:proofErr w:type="spellStart"/>
      <w:r w:rsidRPr="004170CD">
        <w:rPr>
          <w:rFonts w:cs="Arial"/>
        </w:rPr>
        <w:t>xendith</w:t>
      </w:r>
      <w:proofErr w:type="spellEnd"/>
    </w:p>
    <w:p w14:paraId="746BA5B4" w14:textId="42086812" w:rsidR="006E5198" w:rsidRPr="004170CD" w:rsidRDefault="00566CF5">
      <w:pPr>
        <w:pStyle w:val="ListParagraph"/>
        <w:numPr>
          <w:ilvl w:val="0"/>
          <w:numId w:val="15"/>
        </w:numPr>
        <w:ind w:left="936"/>
        <w:rPr>
          <w:rFonts w:cs="Arial"/>
        </w:rPr>
      </w:pPr>
      <w:r w:rsidRPr="004170CD">
        <w:rPr>
          <w:rFonts w:cs="Arial"/>
        </w:rPr>
        <w:t xml:space="preserve">Melakukan peningkatan </w:t>
      </w:r>
      <w:proofErr w:type="spellStart"/>
      <w:r w:rsidRPr="004170CD">
        <w:rPr>
          <w:rFonts w:cs="Arial"/>
        </w:rPr>
        <w:t>backend</w:t>
      </w:r>
      <w:proofErr w:type="spellEnd"/>
      <w:r w:rsidRPr="004170CD">
        <w:rPr>
          <w:rFonts w:cs="Arial"/>
        </w:rPr>
        <w:t xml:space="preserve"> virtual </w:t>
      </w:r>
      <w:proofErr w:type="spellStart"/>
      <w:r w:rsidRPr="004170CD">
        <w:rPr>
          <w:rFonts w:cs="Arial"/>
        </w:rPr>
        <w:t>account</w:t>
      </w:r>
      <w:proofErr w:type="spellEnd"/>
      <w:r w:rsidRPr="004170CD">
        <w:rPr>
          <w:rFonts w:cs="Arial"/>
        </w:rPr>
        <w:t xml:space="preserve"> untuk dapat melakukan integrasi dengan </w:t>
      </w:r>
      <w:proofErr w:type="spellStart"/>
      <w:r w:rsidRPr="004170CD">
        <w:rPr>
          <w:rFonts w:cs="Arial"/>
        </w:rPr>
        <w:t>xendith</w:t>
      </w:r>
      <w:proofErr w:type="spellEnd"/>
    </w:p>
    <w:p w14:paraId="6E7F2313" w14:textId="77777777" w:rsidR="0068106D" w:rsidRPr="004170CD" w:rsidRDefault="0068106D">
      <w:pPr>
        <w:ind w:left="-360"/>
        <w:rPr>
          <w:ins w:id="31" w:author="Alvat Taupik" w:date="2021-06-15T08:22:00Z"/>
          <w:rFonts w:ascii="Arial" w:hAnsi="Arial" w:cs="Arial"/>
          <w:sz w:val="22"/>
          <w:szCs w:val="22"/>
        </w:rPr>
        <w:pPrChange w:id="32" w:author="Alvat Taupik" w:date="2021-06-15T08:22:00Z">
          <w:pPr>
            <w:ind w:left="558"/>
            <w:jc w:val="both"/>
          </w:pPr>
        </w:pPrChange>
      </w:pPr>
      <w:bookmarkStart w:id="33" w:name="_Toc123889680"/>
      <w:bookmarkEnd w:id="33"/>
    </w:p>
    <w:p w14:paraId="1E719341" w14:textId="5A0B3CA6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34" w:name="_Toc123889681"/>
      <w:proofErr w:type="spellStart"/>
      <w:r w:rsidRPr="007F2D4B">
        <w:rPr>
          <w:rFonts w:cs="Arial"/>
          <w:sz w:val="22"/>
          <w:szCs w:val="22"/>
        </w:rPr>
        <w:t>Deskripsi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Umum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Dokumen</w:t>
      </w:r>
      <w:bookmarkEnd w:id="34"/>
      <w:proofErr w:type="spellEnd"/>
    </w:p>
    <w:p w14:paraId="062AE821" w14:textId="578D6563" w:rsidR="00206FF9" w:rsidRPr="007F2D4B" w:rsidRDefault="00206FF9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secara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garis </w:t>
      </w:r>
      <w:proofErr w:type="spellStart"/>
      <w:r w:rsidRPr="007F2D4B">
        <w:rPr>
          <w:rFonts w:ascii="Arial" w:hAnsi="Arial" w:cs="Arial"/>
          <w:sz w:val="22"/>
          <w:szCs w:val="22"/>
        </w:rPr>
        <w:t>besar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terdiri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dari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del w:id="35" w:author="Alvat Taupik" w:date="2021-06-15T08:22:00Z">
        <w:r w:rsidR="00E20BEF" w:rsidRPr="007F2D4B" w:rsidDel="0068106D">
          <w:rPr>
            <w:rFonts w:ascii="Arial" w:hAnsi="Arial" w:cs="Arial"/>
            <w:sz w:val="22"/>
            <w:szCs w:val="22"/>
            <w:lang w:val="en-GB"/>
          </w:rPr>
          <w:delText xml:space="preserve">Dua </w:delText>
        </w:r>
      </w:del>
      <w:proofErr w:type="spellStart"/>
      <w:ins w:id="36" w:author="Alvat Taupik" w:date="2021-06-15T08:22:00Z">
        <w:r w:rsidR="0068106D" w:rsidRPr="007F2D4B">
          <w:rPr>
            <w:rFonts w:ascii="Arial" w:hAnsi="Arial" w:cs="Arial"/>
            <w:sz w:val="22"/>
            <w:szCs w:val="22"/>
            <w:lang w:val="en-GB"/>
          </w:rPr>
          <w:t>tiga</w:t>
        </w:r>
        <w:proofErr w:type="spellEnd"/>
        <w:r w:rsidR="0068106D"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</w:ins>
      <w:r w:rsidR="00E20BEF" w:rsidRPr="007F2D4B">
        <w:rPr>
          <w:rFonts w:ascii="Arial" w:hAnsi="Arial" w:cs="Arial"/>
          <w:sz w:val="22"/>
          <w:szCs w:val="22"/>
          <w:lang w:val="en-GB"/>
        </w:rPr>
        <w:t>BAB</w:t>
      </w:r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perincian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berikut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</w:p>
    <w:p w14:paraId="3717E05A" w14:textId="77777777" w:rsidR="00206FF9" w:rsidRPr="007F2D4B" w:rsidRDefault="00206FF9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Pendahuluan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merupakan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pengantar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r w:rsidR="005214DC" w:rsidRPr="007F2D4B">
        <w:rPr>
          <w:rFonts w:ascii="Arial" w:hAnsi="Arial" w:cs="Arial"/>
          <w:sz w:val="22"/>
          <w:szCs w:val="22"/>
          <w:lang w:val="en-GB"/>
        </w:rPr>
        <w:t>system design document</w:t>
      </w:r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Pr="007F2D4B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Pr="007F2D4B">
        <w:rPr>
          <w:rFonts w:ascii="Arial" w:hAnsi="Arial" w:cs="Arial"/>
          <w:sz w:val="22"/>
          <w:szCs w:val="22"/>
        </w:rPr>
        <w:t>berisi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latar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belakang</w:t>
      </w:r>
      <w:proofErr w:type="spellEnd"/>
      <w:r w:rsidRPr="007F2D4B">
        <w:rPr>
          <w:rFonts w:ascii="Arial" w:hAnsi="Arial" w:cs="Arial"/>
          <w:sz w:val="22"/>
          <w:szCs w:val="22"/>
        </w:rPr>
        <w:t>,</w:t>
      </w:r>
      <w:r w:rsidR="000952A4"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r w:rsidRPr="007F2D4B">
        <w:rPr>
          <w:rFonts w:ascii="Arial" w:hAnsi="Arial" w:cs="Arial"/>
          <w:i/>
          <w:iCs/>
          <w:sz w:val="22"/>
          <w:szCs w:val="22"/>
        </w:rPr>
        <w:t>business goals</w:t>
      </w:r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dan daftar </w:t>
      </w:r>
      <w:proofErr w:type="spellStart"/>
      <w:r w:rsidRPr="007F2D4B">
        <w:rPr>
          <w:rFonts w:ascii="Arial" w:hAnsi="Arial" w:cs="Arial"/>
          <w:sz w:val="22"/>
          <w:szCs w:val="22"/>
        </w:rPr>
        <w:t>definisi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dan </w:t>
      </w:r>
      <w:proofErr w:type="spellStart"/>
      <w:r w:rsidRPr="007F2D4B">
        <w:rPr>
          <w:rFonts w:ascii="Arial" w:hAnsi="Arial" w:cs="Arial"/>
          <w:sz w:val="22"/>
          <w:szCs w:val="22"/>
        </w:rPr>
        <w:t>istilah</w:t>
      </w:r>
      <w:proofErr w:type="spellEnd"/>
    </w:p>
    <w:p w14:paraId="2A06B689" w14:textId="77777777" w:rsidR="00E20BEF" w:rsidRPr="007F2D4B" w:rsidRDefault="00206FF9" w:rsidP="004C0034">
      <w:pPr>
        <w:spacing w:after="200" w:line="276" w:lineRule="auto"/>
        <w:ind w:left="567" w:firstLine="567"/>
        <w:jc w:val="both"/>
        <w:rPr>
          <w:ins w:id="37" w:author="Alvat Taupik" w:date="2021-06-15T08:23:00Z"/>
          <w:rFonts w:ascii="Arial" w:hAnsi="Arial" w:cs="Arial"/>
          <w:sz w:val="22"/>
          <w:szCs w:val="22"/>
          <w:lang w:val="en-GB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Sedangkan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pada </w:t>
      </w:r>
      <w:proofErr w:type="spellStart"/>
      <w:r w:rsidRPr="007F2D4B">
        <w:rPr>
          <w:rFonts w:ascii="Arial" w:hAnsi="Arial" w:cs="Arial"/>
          <w:sz w:val="22"/>
          <w:szCs w:val="22"/>
        </w:rPr>
        <w:t>bab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2 </w:t>
      </w:r>
      <w:proofErr w:type="spellStart"/>
      <w:r w:rsidRPr="007F2D4B">
        <w:rPr>
          <w:rFonts w:ascii="Arial" w:hAnsi="Arial" w:cs="Arial"/>
          <w:sz w:val="22"/>
          <w:szCs w:val="22"/>
        </w:rPr>
        <w:t>mendeskripskan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pe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rspektif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produk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fungsional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serta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fitur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dan business rules yang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ada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pada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tiap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menu,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serta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gambaran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schema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tabel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del w:id="38" w:author="Alvat Taupik" w:date="2021-06-15T08:23:00Z">
        <w:r w:rsidR="00E20BEF" w:rsidRPr="007F2D4B" w:rsidDel="0068106D">
          <w:rPr>
            <w:rFonts w:ascii="Arial" w:hAnsi="Arial" w:cs="Arial"/>
            <w:sz w:val="22"/>
            <w:szCs w:val="22"/>
            <w:lang w:val="en-GB"/>
          </w:rPr>
          <w:delText xml:space="preserve">dan database </w:delText>
        </w:r>
      </w:del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yang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akan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="00E20BEF" w:rsidRPr="007F2D4B">
        <w:rPr>
          <w:rFonts w:ascii="Arial" w:hAnsi="Arial" w:cs="Arial"/>
          <w:sz w:val="22"/>
          <w:szCs w:val="22"/>
          <w:lang w:val="en-GB"/>
        </w:rPr>
        <w:t>dibangun</w:t>
      </w:r>
      <w:proofErr w:type="spellEnd"/>
      <w:r w:rsidR="00E20BEF" w:rsidRPr="007F2D4B">
        <w:rPr>
          <w:rFonts w:ascii="Arial" w:hAnsi="Arial" w:cs="Arial"/>
          <w:sz w:val="22"/>
          <w:szCs w:val="22"/>
          <w:lang w:val="en-GB"/>
        </w:rPr>
        <w:t>.</w:t>
      </w:r>
    </w:p>
    <w:p w14:paraId="5E957771" w14:textId="77777777" w:rsidR="0068106D" w:rsidRPr="007F2D4B" w:rsidRDefault="0068106D" w:rsidP="004C003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GB"/>
        </w:rPr>
      </w:pPr>
      <w:ins w:id="39" w:author="Alvat Taupik" w:date="2021-06-15T08:23:00Z">
        <w:r w:rsidRPr="007F2D4B">
          <w:rPr>
            <w:rFonts w:ascii="Arial" w:hAnsi="Arial" w:cs="Arial"/>
            <w:sz w:val="22"/>
            <w:szCs w:val="22"/>
            <w:lang w:val="en-GB"/>
          </w:rPr>
          <w:t xml:space="preserve">Pada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bab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terakhir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,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yaitu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bab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3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mendeskripsikan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dan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memaparkan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mengenai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daftar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tabel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yang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dibutuhkan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beserta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fungsinya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dan ERD yang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akan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 xml:space="preserve"> </w:t>
        </w:r>
        <w:proofErr w:type="spellStart"/>
        <w:r w:rsidRPr="007F2D4B">
          <w:rPr>
            <w:rFonts w:ascii="Arial" w:hAnsi="Arial" w:cs="Arial"/>
            <w:sz w:val="22"/>
            <w:szCs w:val="22"/>
            <w:lang w:val="en-GB"/>
          </w:rPr>
          <w:t>dibangun</w:t>
        </w:r>
        <w:proofErr w:type="spellEnd"/>
        <w:r w:rsidRPr="007F2D4B">
          <w:rPr>
            <w:rFonts w:ascii="Arial" w:hAnsi="Arial" w:cs="Arial"/>
            <w:sz w:val="22"/>
            <w:szCs w:val="22"/>
            <w:lang w:val="en-GB"/>
          </w:rPr>
          <w:t>.</w:t>
        </w:r>
      </w:ins>
    </w:p>
    <w:p w14:paraId="27140371" w14:textId="77777777" w:rsidR="00206FF9" w:rsidRPr="007F2D4B" w:rsidRDefault="00E20BEF" w:rsidP="00E20BEF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GB"/>
        </w:rPr>
      </w:pPr>
      <w:r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="00206FF9" w:rsidRPr="007F2D4B">
        <w:rPr>
          <w:rFonts w:ascii="Arial" w:hAnsi="Arial" w:cs="Arial"/>
          <w:sz w:val="22"/>
          <w:szCs w:val="22"/>
        </w:rPr>
        <w:t>.</w:t>
      </w:r>
    </w:p>
    <w:p w14:paraId="45D4D447" w14:textId="77777777" w:rsidR="00206FF9" w:rsidRPr="007F2D4B" w:rsidRDefault="00206FF9" w:rsidP="000952A4">
      <w:pPr>
        <w:pStyle w:val="Heading2"/>
        <w:rPr>
          <w:rFonts w:cs="Arial"/>
          <w:sz w:val="22"/>
          <w:szCs w:val="22"/>
        </w:rPr>
      </w:pPr>
      <w:bookmarkStart w:id="40" w:name="_Toc123889682"/>
      <w:proofErr w:type="spellStart"/>
      <w:r w:rsidRPr="007F2D4B">
        <w:rPr>
          <w:rFonts w:cs="Arial"/>
          <w:sz w:val="22"/>
          <w:szCs w:val="22"/>
        </w:rPr>
        <w:t>Dokumen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Referensi</w:t>
      </w:r>
      <w:bookmarkEnd w:id="40"/>
      <w:proofErr w:type="spellEnd"/>
    </w:p>
    <w:p w14:paraId="10E0738C" w14:textId="74D1BEB7" w:rsidR="00C404A9" w:rsidRPr="007F2D4B" w:rsidRDefault="000952A4" w:rsidP="000952A4">
      <w:pPr>
        <w:spacing w:after="200" w:line="276" w:lineRule="auto"/>
        <w:ind w:left="567" w:firstLine="567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Dokumen-dokumen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digunakan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referensi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pembuatan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dokumen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SSD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adalah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berikut</w:t>
      </w:r>
      <w:proofErr w:type="spellEnd"/>
      <w:r w:rsidRPr="007F2D4B">
        <w:rPr>
          <w:rFonts w:ascii="Arial" w:hAnsi="Arial" w:cs="Arial"/>
          <w:sz w:val="22"/>
          <w:szCs w:val="22"/>
        </w:rPr>
        <w:t>:</w:t>
      </w:r>
    </w:p>
    <w:p w14:paraId="0DBD8DD7" w14:textId="118ADD8D" w:rsidR="000952A4" w:rsidRPr="00385219" w:rsidRDefault="000952A4" w:rsidP="000952A4">
      <w:pPr>
        <w:pStyle w:val="Caption"/>
        <w:keepNext/>
        <w:rPr>
          <w:rFonts w:ascii="Arial" w:hAnsi="Arial" w:cs="Arial"/>
        </w:rPr>
      </w:pPr>
      <w:bookmarkStart w:id="41" w:name="_Toc82003798"/>
      <w:r w:rsidRPr="00385219">
        <w:rPr>
          <w:rFonts w:ascii="Arial" w:hAnsi="Arial" w:cs="Arial"/>
        </w:rPr>
        <w:t xml:space="preserve">Tabel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Tabel \* ARABIC </w:instrText>
      </w:r>
      <w:r w:rsidRPr="00385219">
        <w:rPr>
          <w:rFonts w:ascii="Arial" w:hAnsi="Arial" w:cs="Arial"/>
        </w:rPr>
        <w:fldChar w:fldCharType="separate"/>
      </w:r>
      <w:r w:rsidR="00DE311D" w:rsidRPr="00385219">
        <w:rPr>
          <w:rFonts w:ascii="Arial" w:hAnsi="Arial" w:cs="Arial"/>
          <w:noProof/>
        </w:rPr>
        <w:t>1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Dokumen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Referensi</w:t>
      </w:r>
      <w:bookmarkEnd w:id="41"/>
      <w:proofErr w:type="spellEnd"/>
    </w:p>
    <w:tbl>
      <w:tblPr>
        <w:tblW w:w="9360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394"/>
        <w:gridCol w:w="2268"/>
        <w:gridCol w:w="2818"/>
        <w:gridCol w:w="1620"/>
        <w:gridCol w:w="1260"/>
      </w:tblGrid>
      <w:tr w:rsidR="000952A4" w:rsidRPr="00385219" w14:paraId="27D8D03A" w14:textId="77777777" w:rsidTr="007F2D4B">
        <w:trPr>
          <w:trHeight w:val="521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3BF72BA0" w14:textId="77777777" w:rsidR="000952A4" w:rsidRPr="007F2D4B" w:rsidRDefault="000952A4" w:rsidP="00741489">
            <w:pPr>
              <w:spacing w:before="12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No.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14516DA6" w14:textId="77777777" w:rsidR="000952A4" w:rsidRPr="007F2D4B" w:rsidRDefault="000952A4" w:rsidP="00741489">
            <w:pPr>
              <w:spacing w:before="120"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NOMOR DOKUMEN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2E82896" w14:textId="77777777" w:rsidR="000952A4" w:rsidRPr="007F2D4B" w:rsidRDefault="000952A4" w:rsidP="00741489">
            <w:pPr>
              <w:spacing w:line="360" w:lineRule="auto"/>
              <w:ind w:left="3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DESKRIPSI</w:t>
            </w: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6F69CD91" w14:textId="77777777" w:rsidR="000952A4" w:rsidRPr="007F2D4B" w:rsidRDefault="000952A4" w:rsidP="00741489">
            <w:pPr>
              <w:spacing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en-GB"/>
              </w:rPr>
              <w:t>TANGGAL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49003407" w14:textId="77777777" w:rsidR="000952A4" w:rsidRPr="007F2D4B" w:rsidRDefault="000952A4" w:rsidP="00741489">
            <w:pPr>
              <w:spacing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en-GB"/>
              </w:rPr>
              <w:t>ORIGIN</w:t>
            </w:r>
          </w:p>
        </w:tc>
      </w:tr>
      <w:tr w:rsidR="000952A4" w:rsidRPr="00385219" w14:paraId="71AAF7DC" w14:textId="77777777" w:rsidTr="007F2D4B">
        <w:trPr>
          <w:trHeight w:val="361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91930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r w:rsidRPr="007F2D4B">
              <w:rPr>
                <w:rFonts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F08114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8C2F54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400957E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73AC6E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</w:rPr>
              <w:t>bjb</w:t>
            </w:r>
            <w:proofErr w:type="spellEnd"/>
          </w:p>
        </w:tc>
      </w:tr>
      <w:tr w:rsidR="000952A4" w:rsidRPr="00385219" w14:paraId="77AD7E00" w14:textId="77777777" w:rsidTr="007F2D4B">
        <w:trPr>
          <w:trHeight w:val="207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F3B586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E87A03D" w14:textId="77777777" w:rsidR="000952A4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1AED60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8112B9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C2A7D5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val="en-GB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  <w:lang w:val="en-GB"/>
              </w:rPr>
              <w:t>bjb</w:t>
            </w:r>
            <w:proofErr w:type="spellEnd"/>
          </w:p>
        </w:tc>
      </w:tr>
      <w:tr w:rsidR="00A720F3" w:rsidRPr="00385219" w14:paraId="14C11CA8" w14:textId="77777777" w:rsidTr="007F2D4B">
        <w:trPr>
          <w:trHeight w:val="207"/>
        </w:trPr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5C7CE38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6D3F1CDF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sz w:val="20"/>
                <w:szCs w:val="20"/>
                <w:lang w:val="en-GB"/>
              </w:rPr>
              <w:t>-</w:t>
            </w:r>
          </w:p>
        </w:tc>
        <w:tc>
          <w:tcPr>
            <w:tcW w:w="2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294391BF" w14:textId="77777777" w:rsidR="00A720F3" w:rsidRPr="007F2D4B" w:rsidRDefault="00A720F3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203B143F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  <w:lang w:val="en-US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5846FC9" w14:textId="77777777" w:rsidR="00A720F3" w:rsidRPr="007F2D4B" w:rsidRDefault="00A720F3" w:rsidP="00741489">
            <w:pPr>
              <w:pStyle w:val="Paragraphe"/>
              <w:spacing w:line="36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val="en-GB"/>
              </w:rPr>
            </w:pPr>
            <w:proofErr w:type="spellStart"/>
            <w:r w:rsidRPr="007F2D4B">
              <w:rPr>
                <w:rFonts w:cs="Arial"/>
                <w:b/>
                <w:color w:val="000000"/>
                <w:sz w:val="20"/>
                <w:szCs w:val="20"/>
                <w:lang w:val="en-GB"/>
              </w:rPr>
              <w:t>bjb</w:t>
            </w:r>
            <w:proofErr w:type="spellEnd"/>
          </w:p>
        </w:tc>
      </w:tr>
    </w:tbl>
    <w:p w14:paraId="4F751A12" w14:textId="77777777" w:rsidR="000952A4" w:rsidRDefault="000952A4" w:rsidP="000952A4">
      <w:pPr>
        <w:spacing w:after="200" w:line="276" w:lineRule="auto"/>
        <w:ind w:left="567"/>
        <w:jc w:val="both"/>
        <w:rPr>
          <w:rFonts w:ascii="Arial" w:hAnsi="Arial" w:cs="Arial"/>
          <w:lang w:val="en-US"/>
        </w:rPr>
      </w:pPr>
    </w:p>
    <w:p w14:paraId="457CED3C" w14:textId="77777777" w:rsidR="007F2D4B" w:rsidRPr="00385219" w:rsidRDefault="007F2D4B" w:rsidP="000952A4">
      <w:pPr>
        <w:spacing w:after="200" w:line="276" w:lineRule="auto"/>
        <w:ind w:left="567"/>
        <w:jc w:val="both"/>
        <w:rPr>
          <w:rFonts w:ascii="Arial" w:hAnsi="Arial" w:cs="Arial"/>
          <w:lang w:val="en-US"/>
        </w:rPr>
      </w:pPr>
    </w:p>
    <w:p w14:paraId="5A75F17D" w14:textId="77777777" w:rsidR="000952A4" w:rsidRPr="007F2D4B" w:rsidRDefault="000952A4" w:rsidP="000952A4">
      <w:pPr>
        <w:pStyle w:val="Heading2"/>
        <w:rPr>
          <w:rFonts w:cs="Arial"/>
          <w:sz w:val="22"/>
          <w:szCs w:val="22"/>
        </w:rPr>
      </w:pPr>
      <w:bookmarkStart w:id="42" w:name="_Toc123889683"/>
      <w:proofErr w:type="spellStart"/>
      <w:r w:rsidRPr="007F2D4B">
        <w:rPr>
          <w:rFonts w:cs="Arial"/>
          <w:sz w:val="22"/>
          <w:szCs w:val="22"/>
        </w:rPr>
        <w:lastRenderedPageBreak/>
        <w:t>Definisi</w:t>
      </w:r>
      <w:proofErr w:type="spellEnd"/>
      <w:r w:rsidRPr="007F2D4B">
        <w:rPr>
          <w:rFonts w:cs="Arial"/>
          <w:sz w:val="22"/>
          <w:szCs w:val="22"/>
        </w:rPr>
        <w:t xml:space="preserve"> dan </w:t>
      </w:r>
      <w:proofErr w:type="spellStart"/>
      <w:r w:rsidRPr="007F2D4B">
        <w:rPr>
          <w:rFonts w:cs="Arial"/>
          <w:sz w:val="22"/>
          <w:szCs w:val="22"/>
        </w:rPr>
        <w:t>Istilah</w:t>
      </w:r>
      <w:bookmarkEnd w:id="42"/>
      <w:proofErr w:type="spellEnd"/>
    </w:p>
    <w:p w14:paraId="79BE3727" w14:textId="45840F02" w:rsidR="000952A4" w:rsidRPr="00385219" w:rsidRDefault="000952A4" w:rsidP="000952A4">
      <w:pPr>
        <w:pStyle w:val="Caption"/>
        <w:keepNext/>
        <w:rPr>
          <w:rFonts w:ascii="Arial" w:hAnsi="Arial" w:cs="Arial"/>
        </w:rPr>
      </w:pPr>
      <w:bookmarkStart w:id="43" w:name="_Toc82003799"/>
      <w:r w:rsidRPr="00385219">
        <w:rPr>
          <w:rFonts w:ascii="Arial" w:hAnsi="Arial" w:cs="Arial"/>
        </w:rPr>
        <w:t xml:space="preserve">Tabel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Tabel \* ARABIC </w:instrText>
      </w:r>
      <w:r w:rsidRPr="00385219">
        <w:rPr>
          <w:rFonts w:ascii="Arial" w:hAnsi="Arial" w:cs="Arial"/>
        </w:rPr>
        <w:fldChar w:fldCharType="separate"/>
      </w:r>
      <w:r w:rsidR="00DE311D" w:rsidRPr="00385219">
        <w:rPr>
          <w:rFonts w:ascii="Arial" w:hAnsi="Arial" w:cs="Arial"/>
          <w:noProof/>
        </w:rPr>
        <w:t>2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Definisi</w:t>
      </w:r>
      <w:proofErr w:type="spellEnd"/>
      <w:r w:rsidRPr="00385219">
        <w:rPr>
          <w:rFonts w:ascii="Arial" w:hAnsi="Arial" w:cs="Arial"/>
          <w:lang w:val="en-US"/>
        </w:rPr>
        <w:t xml:space="preserve"> dan </w:t>
      </w:r>
      <w:proofErr w:type="spellStart"/>
      <w:r w:rsidRPr="00385219">
        <w:rPr>
          <w:rFonts w:ascii="Arial" w:hAnsi="Arial" w:cs="Arial"/>
          <w:lang w:val="en-US"/>
        </w:rPr>
        <w:t>Istilah</w:t>
      </w:r>
      <w:bookmarkEnd w:id="43"/>
      <w:proofErr w:type="spellEnd"/>
    </w:p>
    <w:tbl>
      <w:tblPr>
        <w:tblW w:w="8931" w:type="dxa"/>
        <w:tblInd w:w="675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6096"/>
      </w:tblGrid>
      <w:tr w:rsidR="000952A4" w:rsidRPr="007F2D4B" w14:paraId="13E726CB" w14:textId="77777777" w:rsidTr="000952A4">
        <w:trPr>
          <w:trHeight w:val="44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156BED8" w14:textId="77777777" w:rsidR="000952A4" w:rsidRPr="007F2D4B" w:rsidRDefault="000952A4" w:rsidP="00741489">
            <w:pPr>
              <w:spacing w:before="12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No.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vAlign w:val="center"/>
            <w:hideMark/>
          </w:tcPr>
          <w:p w14:paraId="47E418B2" w14:textId="77777777" w:rsidR="000952A4" w:rsidRPr="007F2D4B" w:rsidRDefault="000952A4" w:rsidP="00741489">
            <w:pPr>
              <w:spacing w:before="120" w:line="360" w:lineRule="auto"/>
              <w:ind w:left="34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Istilah</w:t>
            </w:r>
            <w:proofErr w:type="spellEnd"/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vAlign w:val="center"/>
            <w:hideMark/>
          </w:tcPr>
          <w:p w14:paraId="14942F4C" w14:textId="77777777" w:rsidR="000952A4" w:rsidRPr="007F2D4B" w:rsidRDefault="000952A4" w:rsidP="00741489">
            <w:pPr>
              <w:spacing w:line="360" w:lineRule="auto"/>
              <w:ind w:left="33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F2D4B">
              <w:rPr>
                <w:rFonts w:ascii="Arial" w:hAnsi="Arial" w:cs="Arial"/>
                <w:b/>
                <w:sz w:val="20"/>
                <w:szCs w:val="20"/>
                <w:lang w:val="fr-FR"/>
              </w:rPr>
              <w:t>Definisi</w:t>
            </w:r>
            <w:proofErr w:type="spellEnd"/>
          </w:p>
        </w:tc>
      </w:tr>
      <w:tr w:rsidR="000952A4" w:rsidRPr="007F2D4B" w14:paraId="1C17806D" w14:textId="77777777" w:rsidTr="003C7A9C">
        <w:trPr>
          <w:trHeight w:val="20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C7E55B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sz w:val="20"/>
                <w:szCs w:val="20"/>
              </w:rPr>
            </w:pPr>
            <w:r w:rsidRPr="007F2D4B">
              <w:rPr>
                <w:rFonts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0B6A2F6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96751B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18D1DC96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A69F1A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2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F32898E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3CFA6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5066E05B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0832B2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3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38DA617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298883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0ED2BF61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B9E9F0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4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8505EBA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4EC46F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  <w:tr w:rsidR="000952A4" w:rsidRPr="007F2D4B" w14:paraId="4B01CEE5" w14:textId="77777777" w:rsidTr="000952A4">
        <w:trPr>
          <w:trHeight w:val="5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0492AD" w14:textId="77777777" w:rsidR="000952A4" w:rsidRPr="007F2D4B" w:rsidRDefault="000952A4" w:rsidP="00741489">
            <w:pPr>
              <w:pStyle w:val="Paragraphe"/>
              <w:spacing w:line="360" w:lineRule="auto"/>
              <w:jc w:val="center"/>
              <w:rPr>
                <w:rFonts w:cs="Arial"/>
                <w:color w:val="000000"/>
                <w:sz w:val="20"/>
                <w:szCs w:val="20"/>
                <w:lang w:val="en-GB"/>
              </w:rPr>
            </w:pPr>
            <w:r w:rsidRPr="007F2D4B">
              <w:rPr>
                <w:rFonts w:cs="Arial"/>
                <w:color w:val="000000"/>
                <w:sz w:val="20"/>
                <w:szCs w:val="20"/>
                <w:lang w:val="en-GB"/>
              </w:rPr>
              <w:t>5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87BD7A8" w14:textId="77777777" w:rsidR="000952A4" w:rsidRPr="007F2D4B" w:rsidRDefault="000952A4" w:rsidP="00741489">
            <w:pPr>
              <w:pStyle w:val="Paragraphe"/>
              <w:spacing w:line="360" w:lineRule="auto"/>
              <w:jc w:val="left"/>
              <w:rPr>
                <w:rFonts w:cs="Arial"/>
                <w:sz w:val="20"/>
                <w:szCs w:val="20"/>
                <w:lang w:val="en-GB"/>
              </w:rPr>
            </w:pPr>
          </w:p>
        </w:tc>
        <w:tc>
          <w:tcPr>
            <w:tcW w:w="6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0D1596" w14:textId="77777777" w:rsidR="000952A4" w:rsidRPr="007F2D4B" w:rsidRDefault="000952A4" w:rsidP="00741489">
            <w:pPr>
              <w:pStyle w:val="Paragraphe"/>
              <w:spacing w:before="0" w:after="0" w:line="276" w:lineRule="auto"/>
              <w:jc w:val="left"/>
              <w:rPr>
                <w:rFonts w:cs="Arial"/>
                <w:i/>
                <w:iCs/>
                <w:sz w:val="20"/>
                <w:szCs w:val="20"/>
                <w:lang w:val="en-GB"/>
              </w:rPr>
            </w:pPr>
          </w:p>
        </w:tc>
      </w:tr>
    </w:tbl>
    <w:p w14:paraId="1F6AF1E6" w14:textId="77777777" w:rsidR="000952A4" w:rsidRPr="007F2D4B" w:rsidRDefault="000952A4" w:rsidP="000952A4">
      <w:pPr>
        <w:rPr>
          <w:rFonts w:ascii="Arial" w:hAnsi="Arial" w:cs="Arial"/>
          <w:sz w:val="20"/>
          <w:szCs w:val="20"/>
          <w:lang w:val="en-US"/>
        </w:rPr>
      </w:pPr>
    </w:p>
    <w:p w14:paraId="64CED2B4" w14:textId="64A5E2FF" w:rsidR="00A720F3" w:rsidRPr="00C67919" w:rsidRDefault="00A720F3" w:rsidP="00A720F3">
      <w:pPr>
        <w:pStyle w:val="Heading1"/>
        <w:rPr>
          <w:rFonts w:cs="Arial"/>
          <w:sz w:val="24"/>
          <w:szCs w:val="24"/>
        </w:rPr>
      </w:pPr>
      <w:bookmarkStart w:id="44" w:name="_Toc123889684"/>
      <w:r w:rsidRPr="00C67919">
        <w:rPr>
          <w:rFonts w:cs="Arial"/>
          <w:sz w:val="24"/>
          <w:szCs w:val="24"/>
        </w:rPr>
        <w:t>DESKRIPSI PRODUK</w:t>
      </w:r>
      <w:bookmarkEnd w:id="44"/>
    </w:p>
    <w:p w14:paraId="6D762E89" w14:textId="0484D1EF" w:rsidR="00A720F3" w:rsidRPr="007F2D4B" w:rsidRDefault="00A720F3" w:rsidP="00A720F3">
      <w:pPr>
        <w:spacing w:after="200" w:line="276" w:lineRule="auto"/>
        <w:ind w:firstLine="567"/>
        <w:jc w:val="both"/>
        <w:rPr>
          <w:rFonts w:ascii="Arial" w:hAnsi="Arial" w:cs="Arial"/>
          <w:sz w:val="22"/>
          <w:szCs w:val="22"/>
          <w:lang w:val="en-US"/>
        </w:rPr>
      </w:pPr>
      <w:r w:rsidRPr="007F2D4B">
        <w:rPr>
          <w:rFonts w:ascii="Arial" w:hAnsi="Arial" w:cs="Arial"/>
          <w:sz w:val="22"/>
          <w:szCs w:val="22"/>
        </w:rPr>
        <w:t xml:space="preserve">Bagian </w:t>
      </w:r>
      <w:proofErr w:type="spellStart"/>
      <w:r w:rsidRPr="007F2D4B">
        <w:rPr>
          <w:rFonts w:ascii="Arial" w:hAnsi="Arial" w:cs="Arial"/>
          <w:sz w:val="22"/>
          <w:szCs w:val="22"/>
        </w:rPr>
        <w:t>ini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memberikan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deskripsi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mengenai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911F8" w:rsidRPr="007F2D4B">
        <w:rPr>
          <w:rFonts w:ascii="Arial" w:hAnsi="Arial" w:cs="Arial"/>
          <w:sz w:val="22"/>
          <w:szCs w:val="22"/>
        </w:rPr>
        <w:t>Layanan</w:t>
      </w:r>
      <w:proofErr w:type="spellEnd"/>
      <w:r w:rsidR="007911F8" w:rsidRPr="007F2D4B">
        <w:rPr>
          <w:rFonts w:ascii="Arial" w:hAnsi="Arial" w:cs="Arial"/>
          <w:sz w:val="22"/>
          <w:szCs w:val="22"/>
        </w:rPr>
        <w:t xml:space="preserve"> virtual account</w:t>
      </w:r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termasuk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Pespektif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Produk</w:t>
      </w:r>
      <w:proofErr w:type="spellEnd"/>
      <w:r w:rsidRPr="007F2D4B">
        <w:rPr>
          <w:rFonts w:ascii="Arial" w:hAnsi="Arial" w:cs="Arial"/>
          <w:sz w:val="22"/>
          <w:szCs w:val="22"/>
        </w:rPr>
        <w:t>,</w:t>
      </w:r>
      <w:r w:rsidR="005A3EBB"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fungsional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s</w:t>
      </w:r>
      <w:proofErr w:type="spellStart"/>
      <w:r w:rsidR="005A3EBB" w:rsidRPr="007F2D4B">
        <w:rPr>
          <w:rFonts w:ascii="Arial" w:hAnsi="Arial" w:cs="Arial"/>
          <w:sz w:val="22"/>
          <w:szCs w:val="22"/>
          <w:lang w:val="en-US"/>
        </w:rPr>
        <w:t>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stem, </w:t>
      </w:r>
      <w:proofErr w:type="spellStart"/>
      <w:r w:rsidRPr="007F2D4B">
        <w:rPr>
          <w:rFonts w:ascii="Arial" w:hAnsi="Arial" w:cs="Arial"/>
          <w:sz w:val="22"/>
          <w:szCs w:val="22"/>
        </w:rPr>
        <w:t>ruang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lingkup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7F2D4B">
        <w:rPr>
          <w:rFonts w:ascii="Arial" w:hAnsi="Arial" w:cs="Arial"/>
          <w:sz w:val="22"/>
          <w:szCs w:val="22"/>
        </w:rPr>
        <w:t>serta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Batasan – </w:t>
      </w:r>
      <w:proofErr w:type="spellStart"/>
      <w:r w:rsidRPr="007F2D4B">
        <w:rPr>
          <w:rFonts w:ascii="Arial" w:hAnsi="Arial" w:cs="Arial"/>
          <w:sz w:val="22"/>
          <w:szCs w:val="22"/>
        </w:rPr>
        <w:t>batasan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ada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terhadap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aplikasi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dikembangkan</w:t>
      </w:r>
      <w:proofErr w:type="spellEnd"/>
      <w:r w:rsidRPr="007F2D4B">
        <w:rPr>
          <w:rFonts w:ascii="Arial" w:hAnsi="Arial" w:cs="Arial"/>
          <w:sz w:val="22"/>
          <w:szCs w:val="22"/>
        </w:rPr>
        <w:t>.</w:t>
      </w:r>
    </w:p>
    <w:p w14:paraId="69E4343B" w14:textId="77777777" w:rsidR="00A720F3" w:rsidRPr="007F2D4B" w:rsidRDefault="00A720F3" w:rsidP="00A720F3">
      <w:pPr>
        <w:pStyle w:val="ListParagraph"/>
        <w:keepNext/>
        <w:keepLines/>
        <w:numPr>
          <w:ilvl w:val="0"/>
          <w:numId w:val="1"/>
        </w:numPr>
        <w:spacing w:before="200"/>
        <w:outlineLvl w:val="1"/>
        <w:rPr>
          <w:rFonts w:cs="Arial"/>
          <w:b/>
          <w:bCs/>
          <w:vanish/>
          <w:lang w:val="en-US"/>
        </w:rPr>
      </w:pPr>
      <w:bookmarkStart w:id="45" w:name="_Toc68521547"/>
      <w:bookmarkStart w:id="46" w:name="_Toc82003751"/>
      <w:bookmarkStart w:id="47" w:name="_Toc111217525"/>
      <w:bookmarkStart w:id="48" w:name="_Toc123889685"/>
      <w:bookmarkEnd w:id="45"/>
      <w:bookmarkEnd w:id="46"/>
      <w:bookmarkEnd w:id="47"/>
      <w:bookmarkEnd w:id="48"/>
    </w:p>
    <w:p w14:paraId="72B49C03" w14:textId="77777777" w:rsidR="00A720F3" w:rsidRPr="007F2D4B" w:rsidRDefault="00A720F3" w:rsidP="00A720F3">
      <w:pPr>
        <w:pStyle w:val="Heading2"/>
        <w:rPr>
          <w:rFonts w:cs="Arial"/>
          <w:sz w:val="22"/>
          <w:szCs w:val="22"/>
        </w:rPr>
      </w:pPr>
      <w:bookmarkStart w:id="49" w:name="_Toc123889686"/>
      <w:proofErr w:type="spellStart"/>
      <w:r w:rsidRPr="007F2D4B">
        <w:rPr>
          <w:rFonts w:cs="Arial"/>
          <w:sz w:val="22"/>
          <w:szCs w:val="22"/>
        </w:rPr>
        <w:t>Perspektif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Produk</w:t>
      </w:r>
      <w:bookmarkEnd w:id="49"/>
      <w:proofErr w:type="spellEnd"/>
    </w:p>
    <w:p w14:paraId="2CE831A7" w14:textId="2DFC010F" w:rsidR="00566CF5" w:rsidRPr="007F2D4B" w:rsidRDefault="007911F8" w:rsidP="007911F8">
      <w:pPr>
        <w:ind w:left="709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Perangkat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lunak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</w:rPr>
        <w:t>dibuat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dikhususkan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digunakan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dalam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r w:rsidRPr="007F2D4B">
        <w:rPr>
          <w:rFonts w:ascii="Arial" w:hAnsi="Arial" w:cs="Arial"/>
          <w:sz w:val="22"/>
          <w:szCs w:val="22"/>
          <w:lang w:val="en-GB"/>
        </w:rPr>
        <w:t xml:space="preserve">proses </w:t>
      </w:r>
      <w:proofErr w:type="spellStart"/>
      <w:r w:rsidRPr="007F2D4B">
        <w:rPr>
          <w:rFonts w:ascii="Arial" w:hAnsi="Arial" w:cs="Arial"/>
          <w:sz w:val="22"/>
          <w:szCs w:val="22"/>
          <w:lang w:val="en-GB"/>
        </w:rPr>
        <w:t>transaksi</w:t>
      </w:r>
      <w:proofErr w:type="spellEnd"/>
      <w:r w:rsidRPr="007F2D4B">
        <w:rPr>
          <w:rFonts w:ascii="Arial" w:hAnsi="Arial" w:cs="Arial"/>
          <w:sz w:val="22"/>
          <w:szCs w:val="22"/>
          <w:lang w:val="en-GB"/>
        </w:rPr>
        <w:t xml:space="preserve"> virtual account. </w:t>
      </w:r>
      <w:r w:rsidRPr="007F2D4B">
        <w:rPr>
          <w:rFonts w:ascii="Arial" w:hAnsi="Arial" w:cs="Arial"/>
          <w:sz w:val="22"/>
          <w:szCs w:val="22"/>
          <w:lang w:val="en-US"/>
        </w:rPr>
        <w:t xml:space="preserve">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adalah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pelanggan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yang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dibuka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oleh bank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permintaan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selanjutnya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diberikan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oleh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perusahaan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kep</w:t>
      </w:r>
      <w:r w:rsidR="00566CF5" w:rsidRPr="007F2D4B">
        <w:rPr>
          <w:rFonts w:ascii="Arial" w:hAnsi="Arial" w:cs="Arial"/>
          <w:sz w:val="22"/>
          <w:szCs w:val="22"/>
          <w:lang w:val="en-US"/>
        </w:rPr>
        <w:t>a</w:t>
      </w:r>
      <w:r w:rsidRPr="007F2D4B">
        <w:rPr>
          <w:rFonts w:ascii="Arial" w:hAnsi="Arial" w:cs="Arial"/>
          <w:sz w:val="22"/>
          <w:szCs w:val="22"/>
          <w:lang w:val="en-US"/>
        </w:rPr>
        <w:t>da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pelanggannya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tujuan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penerimaan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(collection). Dimana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setiap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setoran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virtual account, system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secara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otomatis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membukukan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utama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mencantumkan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dan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nama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rekening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transaksi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>.</w:t>
      </w:r>
    </w:p>
    <w:p w14:paraId="53003885" w14:textId="17581BFE" w:rsidR="00566CF5" w:rsidRPr="007F2D4B" w:rsidRDefault="00566CF5" w:rsidP="007911F8">
      <w:pPr>
        <w:ind w:left="709"/>
        <w:jc w:val="both"/>
        <w:rPr>
          <w:rFonts w:ascii="Arial" w:hAnsi="Arial" w:cs="Arial"/>
          <w:sz w:val="22"/>
          <w:szCs w:val="22"/>
          <w:lang w:val="en-US"/>
        </w:rPr>
      </w:pPr>
      <w:r w:rsidRPr="007F2D4B">
        <w:rPr>
          <w:rFonts w:ascii="Arial" w:hAnsi="Arial" w:cs="Arial"/>
          <w:sz w:val="22"/>
          <w:szCs w:val="22"/>
          <w:lang w:val="en-US"/>
        </w:rPr>
        <w:t xml:space="preserve">Pada proses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peningkatan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versi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ini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dilakukan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integrasi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dimana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Backend service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kemampuan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untuk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melakukan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inquiry data virtual account </w:t>
      </w:r>
      <w:proofErr w:type="spellStart"/>
      <w:r w:rsidRPr="007F2D4B">
        <w:rPr>
          <w:rFonts w:ascii="Arial" w:hAnsi="Arial" w:cs="Arial"/>
          <w:sz w:val="22"/>
          <w:szCs w:val="22"/>
          <w:lang w:val="en-US"/>
        </w:rPr>
        <w:t>kearah</w:t>
      </w:r>
      <w:proofErr w:type="spellEnd"/>
      <w:r w:rsidRPr="007F2D4B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proofErr w:type="gramStart"/>
      <w:r w:rsidRPr="007F2D4B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proofErr w:type="gramEnd"/>
    </w:p>
    <w:p w14:paraId="39CDA8FF" w14:textId="77777777" w:rsidR="00A720F3" w:rsidRPr="007F2D4B" w:rsidRDefault="00A720F3" w:rsidP="00A720F3">
      <w:pPr>
        <w:pStyle w:val="Heading2"/>
        <w:rPr>
          <w:rFonts w:cs="Arial"/>
          <w:sz w:val="22"/>
          <w:szCs w:val="22"/>
        </w:rPr>
      </w:pPr>
      <w:bookmarkStart w:id="50" w:name="_Toc123889687"/>
      <w:proofErr w:type="spellStart"/>
      <w:r w:rsidRPr="007F2D4B">
        <w:rPr>
          <w:rFonts w:cs="Arial"/>
          <w:sz w:val="22"/>
          <w:szCs w:val="22"/>
        </w:rPr>
        <w:t>Fungsional</w:t>
      </w:r>
      <w:proofErr w:type="spellEnd"/>
      <w:r w:rsidRPr="007F2D4B">
        <w:rPr>
          <w:rFonts w:cs="Arial"/>
          <w:sz w:val="22"/>
          <w:szCs w:val="22"/>
        </w:rPr>
        <w:t xml:space="preserve"> </w:t>
      </w:r>
      <w:proofErr w:type="spellStart"/>
      <w:r w:rsidRPr="007F2D4B">
        <w:rPr>
          <w:rFonts w:cs="Arial"/>
          <w:sz w:val="22"/>
          <w:szCs w:val="22"/>
        </w:rPr>
        <w:t>Sistem</w:t>
      </w:r>
      <w:bookmarkEnd w:id="50"/>
      <w:proofErr w:type="spellEnd"/>
    </w:p>
    <w:p w14:paraId="21D90838" w14:textId="5763E2AE" w:rsidR="005A3EBB" w:rsidRPr="007F2D4B" w:rsidRDefault="007911F8" w:rsidP="005A3EBB">
      <w:pPr>
        <w:spacing w:after="200" w:line="276" w:lineRule="auto"/>
        <w:ind w:left="576" w:firstLine="558"/>
        <w:jc w:val="both"/>
        <w:rPr>
          <w:rFonts w:ascii="Arial" w:hAnsi="Arial" w:cs="Arial"/>
          <w:sz w:val="22"/>
          <w:szCs w:val="22"/>
        </w:rPr>
      </w:pPr>
      <w:proofErr w:type="spellStart"/>
      <w:r w:rsidRPr="007F2D4B">
        <w:rPr>
          <w:rFonts w:ascii="Arial" w:hAnsi="Arial" w:cs="Arial"/>
          <w:sz w:val="22"/>
          <w:szCs w:val="22"/>
        </w:rPr>
        <w:t>Peningkatan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layanan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F2D4B">
        <w:rPr>
          <w:rFonts w:ascii="Arial" w:hAnsi="Arial" w:cs="Arial"/>
          <w:sz w:val="22"/>
          <w:szCs w:val="22"/>
        </w:rPr>
        <w:t>bjb</w:t>
      </w:r>
      <w:proofErr w:type="spellEnd"/>
      <w:r w:rsidRPr="007F2D4B">
        <w:rPr>
          <w:rFonts w:ascii="Arial" w:hAnsi="Arial" w:cs="Arial"/>
          <w:sz w:val="22"/>
          <w:szCs w:val="22"/>
        </w:rPr>
        <w:t xml:space="preserve"> Virtual account</w:t>
      </w:r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dengan</w:t>
      </w:r>
      <w:proofErr w:type="spellEnd"/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integrasi</w:t>
      </w:r>
      <w:proofErr w:type="spellEnd"/>
      <w:r w:rsidR="00566CF5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66CF5" w:rsidRPr="007F2D4B">
        <w:rPr>
          <w:rFonts w:ascii="Arial" w:hAnsi="Arial" w:cs="Arial"/>
          <w:sz w:val="22"/>
          <w:szCs w:val="22"/>
        </w:rPr>
        <w:t>xendith</w:t>
      </w:r>
      <w:proofErr w:type="spellEnd"/>
      <w:r w:rsidR="003C7A9C" w:rsidRPr="007F2D4B">
        <w:rPr>
          <w:rFonts w:ascii="Arial" w:hAnsi="Arial" w:cs="Arial"/>
          <w:sz w:val="22"/>
          <w:szCs w:val="22"/>
          <w:lang w:val="en-GB"/>
        </w:rPr>
        <w:t xml:space="preserve"> </w:t>
      </w:r>
      <w:r w:rsidR="005A3EBB" w:rsidRPr="007F2D4B">
        <w:rPr>
          <w:rFonts w:ascii="Arial" w:hAnsi="Arial" w:cs="Arial"/>
          <w:sz w:val="22"/>
          <w:szCs w:val="22"/>
        </w:rPr>
        <w:t xml:space="preserve">yang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akan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dibangun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secara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garis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besar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harus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dapat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7F2D4B">
        <w:rPr>
          <w:rFonts w:ascii="Arial" w:hAnsi="Arial" w:cs="Arial"/>
          <w:sz w:val="22"/>
          <w:szCs w:val="22"/>
        </w:rPr>
        <w:t>melakukan</w:t>
      </w:r>
      <w:proofErr w:type="spellEnd"/>
      <w:r w:rsidR="005A3EBB" w:rsidRPr="007F2D4B">
        <w:rPr>
          <w:rFonts w:ascii="Arial" w:hAnsi="Arial" w:cs="Arial"/>
          <w:sz w:val="22"/>
          <w:szCs w:val="22"/>
        </w:rPr>
        <w:t>:</w:t>
      </w:r>
    </w:p>
    <w:p w14:paraId="055AC8F3" w14:textId="0F42FD76" w:rsidR="008226AB" w:rsidRPr="007F2D4B" w:rsidRDefault="00371CC4">
      <w:pPr>
        <w:pStyle w:val="ListParagraph"/>
        <w:numPr>
          <w:ilvl w:val="0"/>
          <w:numId w:val="9"/>
        </w:numPr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>Backend Service</w:t>
      </w:r>
    </w:p>
    <w:p w14:paraId="18025B9B" w14:textId="115DCE89" w:rsidR="00371CC4" w:rsidRPr="007F2D4B" w:rsidRDefault="00371CC4" w:rsidP="00371CC4">
      <w:pPr>
        <w:pStyle w:val="ListParagraph"/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 xml:space="preserve">Backend service </w:t>
      </w:r>
      <w:proofErr w:type="spellStart"/>
      <w:r w:rsidRPr="007F2D4B">
        <w:rPr>
          <w:rFonts w:cs="Arial"/>
          <w:lang w:val="en-US"/>
        </w:rPr>
        <w:t>dapat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menangani</w:t>
      </w:r>
      <w:proofErr w:type="spellEnd"/>
      <w:r w:rsidRPr="007F2D4B">
        <w:rPr>
          <w:rFonts w:cs="Arial"/>
          <w:lang w:val="en-US"/>
        </w:rPr>
        <w:t xml:space="preserve"> proses </w:t>
      </w:r>
      <w:proofErr w:type="spellStart"/>
      <w:r w:rsidRPr="007F2D4B">
        <w:rPr>
          <w:rFonts w:cs="Arial"/>
          <w:lang w:val="en-US"/>
        </w:rPr>
        <w:t>pembayaran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dengan</w:t>
      </w:r>
      <w:proofErr w:type="spellEnd"/>
      <w:r w:rsidRPr="007F2D4B">
        <w:rPr>
          <w:rFonts w:cs="Arial"/>
          <w:lang w:val="en-US"/>
        </w:rPr>
        <w:t xml:space="preserve"> virtual account </w:t>
      </w:r>
      <w:proofErr w:type="spellStart"/>
      <w:r w:rsidRPr="007F2D4B">
        <w:rPr>
          <w:rFonts w:cs="Arial"/>
          <w:lang w:val="en-US"/>
        </w:rPr>
        <w:t>xendith</w:t>
      </w:r>
      <w:proofErr w:type="spellEnd"/>
      <w:r w:rsidRPr="007F2D4B">
        <w:rPr>
          <w:rFonts w:cs="Arial"/>
          <w:lang w:val="en-US"/>
        </w:rPr>
        <w:t xml:space="preserve">, backend service </w:t>
      </w:r>
      <w:proofErr w:type="spellStart"/>
      <w:r w:rsidRPr="007F2D4B">
        <w:rPr>
          <w:rFonts w:cs="Arial"/>
          <w:lang w:val="en-US"/>
        </w:rPr>
        <w:t>dapat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melakukan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komunikasi</w:t>
      </w:r>
      <w:proofErr w:type="spellEnd"/>
      <w:r w:rsidRPr="007F2D4B">
        <w:rPr>
          <w:rFonts w:cs="Arial"/>
          <w:lang w:val="en-US"/>
        </w:rPr>
        <w:t xml:space="preserve"> host to host kea rah </w:t>
      </w:r>
      <w:proofErr w:type="spellStart"/>
      <w:r w:rsidRPr="007F2D4B">
        <w:rPr>
          <w:rFonts w:cs="Arial"/>
          <w:lang w:val="en-US"/>
        </w:rPr>
        <w:t>xendith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untuk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mendapatkan</w:t>
      </w:r>
      <w:proofErr w:type="spellEnd"/>
      <w:r w:rsidRPr="007F2D4B">
        <w:rPr>
          <w:rFonts w:cs="Arial"/>
          <w:lang w:val="en-US"/>
        </w:rPr>
        <w:t xml:space="preserve"> detail </w:t>
      </w:r>
      <w:proofErr w:type="spellStart"/>
      <w:r w:rsidRPr="007F2D4B">
        <w:rPr>
          <w:rFonts w:cs="Arial"/>
          <w:lang w:val="en-US"/>
        </w:rPr>
        <w:t>pembayaran</w:t>
      </w:r>
      <w:proofErr w:type="spellEnd"/>
      <w:r w:rsidRPr="007F2D4B">
        <w:rPr>
          <w:rFonts w:cs="Arial"/>
          <w:lang w:val="en-US"/>
        </w:rPr>
        <w:t xml:space="preserve"> yang </w:t>
      </w:r>
      <w:proofErr w:type="spellStart"/>
      <w:r w:rsidRPr="007F2D4B">
        <w:rPr>
          <w:rFonts w:cs="Arial"/>
          <w:lang w:val="en-US"/>
        </w:rPr>
        <w:t>harus</w:t>
      </w:r>
      <w:proofErr w:type="spellEnd"/>
      <w:r w:rsidRPr="007F2D4B">
        <w:rPr>
          <w:rFonts w:cs="Arial"/>
          <w:lang w:val="en-US"/>
        </w:rPr>
        <w:t xml:space="preserve"> </w:t>
      </w:r>
      <w:proofErr w:type="spellStart"/>
      <w:r w:rsidRPr="007F2D4B">
        <w:rPr>
          <w:rFonts w:cs="Arial"/>
          <w:lang w:val="en-US"/>
        </w:rPr>
        <w:t>dilakukan</w:t>
      </w:r>
      <w:proofErr w:type="spellEnd"/>
      <w:r w:rsidRPr="007F2D4B">
        <w:rPr>
          <w:rFonts w:cs="Arial"/>
          <w:lang w:val="en-US"/>
        </w:rPr>
        <w:t>.</w:t>
      </w:r>
    </w:p>
    <w:p w14:paraId="06256A0D" w14:textId="7D8D943B" w:rsidR="008226AB" w:rsidRPr="007F2D4B" w:rsidRDefault="008226AB">
      <w:pPr>
        <w:pStyle w:val="ListParagraph"/>
        <w:numPr>
          <w:ilvl w:val="0"/>
          <w:numId w:val="9"/>
        </w:numPr>
        <w:ind w:left="993"/>
        <w:jc w:val="both"/>
        <w:rPr>
          <w:rFonts w:cs="Arial"/>
        </w:rPr>
      </w:pPr>
      <w:r w:rsidRPr="007F2D4B">
        <w:rPr>
          <w:rFonts w:cs="Arial"/>
          <w:lang w:val="en-US"/>
        </w:rPr>
        <w:t>WEB APP</w:t>
      </w:r>
    </w:p>
    <w:p w14:paraId="3B7C9F62" w14:textId="00687CDC" w:rsidR="008226AB" w:rsidRPr="00385219" w:rsidRDefault="00566CF5" w:rsidP="008226AB">
      <w:pPr>
        <w:pStyle w:val="ListParagraph"/>
        <w:ind w:left="993"/>
        <w:jc w:val="both"/>
        <w:rPr>
          <w:rFonts w:cs="Arial"/>
          <w:lang w:val="en-US"/>
        </w:rPr>
      </w:pPr>
      <w:proofErr w:type="spellStart"/>
      <w:r w:rsidRPr="00385219">
        <w:rPr>
          <w:rFonts w:cs="Arial"/>
          <w:lang w:val="en-US"/>
        </w:rPr>
        <w:t>Melakukan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registrasi</w:t>
      </w:r>
      <w:proofErr w:type="spellEnd"/>
      <w:r w:rsidRPr="00385219">
        <w:rPr>
          <w:rFonts w:cs="Arial"/>
          <w:lang w:val="en-US"/>
        </w:rPr>
        <w:t xml:space="preserve"> client VA</w:t>
      </w:r>
    </w:p>
    <w:p w14:paraId="438AA1D2" w14:textId="4CCA376D" w:rsidR="00566CF5" w:rsidRPr="00385219" w:rsidRDefault="00566CF5" w:rsidP="008226AB">
      <w:pPr>
        <w:pStyle w:val="ListParagraph"/>
        <w:ind w:left="993"/>
        <w:jc w:val="both"/>
        <w:rPr>
          <w:rFonts w:cs="Arial"/>
          <w:lang w:val="en-US"/>
        </w:rPr>
      </w:pPr>
      <w:r w:rsidRPr="00385219">
        <w:rPr>
          <w:rFonts w:cs="Arial"/>
          <w:lang w:val="en-US"/>
        </w:rPr>
        <w:t xml:space="preserve">Web app </w:t>
      </w:r>
      <w:proofErr w:type="spellStart"/>
      <w:r w:rsidRPr="00385219">
        <w:rPr>
          <w:rFonts w:cs="Arial"/>
          <w:lang w:val="en-US"/>
        </w:rPr>
        <w:t>akan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menanagani</w:t>
      </w:r>
      <w:proofErr w:type="spellEnd"/>
      <w:r w:rsidRPr="00385219">
        <w:rPr>
          <w:rFonts w:cs="Arial"/>
          <w:lang w:val="en-US"/>
        </w:rPr>
        <w:t xml:space="preserve"> proses </w:t>
      </w:r>
      <w:proofErr w:type="spellStart"/>
      <w:r w:rsidRPr="00385219">
        <w:rPr>
          <w:rFonts w:cs="Arial"/>
          <w:lang w:val="en-US"/>
        </w:rPr>
        <w:t>registrasi</w:t>
      </w:r>
      <w:proofErr w:type="spellEnd"/>
      <w:r w:rsidRPr="00385219">
        <w:rPr>
          <w:rFonts w:cs="Arial"/>
          <w:lang w:val="en-US"/>
        </w:rPr>
        <w:t xml:space="preserve"> client VA </w:t>
      </w:r>
      <w:proofErr w:type="spellStart"/>
      <w:r w:rsidRPr="00385219">
        <w:rPr>
          <w:rFonts w:cs="Arial"/>
          <w:lang w:val="en-US"/>
        </w:rPr>
        <w:t>dengan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penambahan</w:t>
      </w:r>
      <w:proofErr w:type="spellEnd"/>
      <w:r w:rsidRPr="00385219">
        <w:rPr>
          <w:rFonts w:cs="Arial"/>
          <w:lang w:val="en-US"/>
        </w:rPr>
        <w:t xml:space="preserve"> parameter – parameter yang </w:t>
      </w:r>
      <w:proofErr w:type="spellStart"/>
      <w:r w:rsidRPr="00385219">
        <w:rPr>
          <w:rFonts w:cs="Arial"/>
          <w:lang w:val="en-US"/>
        </w:rPr>
        <w:t>dibutuhkan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untuk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integrasi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r w:rsidRPr="00385219">
        <w:rPr>
          <w:rFonts w:cs="Arial"/>
          <w:lang w:val="en-US"/>
        </w:rPr>
        <w:t>dengan</w:t>
      </w:r>
      <w:proofErr w:type="spellEnd"/>
      <w:r w:rsidRPr="00385219">
        <w:rPr>
          <w:rFonts w:cs="Arial"/>
          <w:lang w:val="en-US"/>
        </w:rPr>
        <w:t xml:space="preserve"> </w:t>
      </w:r>
      <w:proofErr w:type="spellStart"/>
      <w:proofErr w:type="gramStart"/>
      <w:r w:rsidRPr="00385219">
        <w:rPr>
          <w:rFonts w:cs="Arial"/>
          <w:lang w:val="en-US"/>
        </w:rPr>
        <w:t>xendith</w:t>
      </w:r>
      <w:proofErr w:type="spellEnd"/>
      <w:proofErr w:type="gramEnd"/>
    </w:p>
    <w:p w14:paraId="6E7BC5F4" w14:textId="2728FADA" w:rsidR="00D03F25" w:rsidRPr="00385219" w:rsidRDefault="00D03F25">
      <w:pPr>
        <w:pStyle w:val="Caption"/>
        <w:rPr>
          <w:ins w:id="51" w:author="Alvat Taupik" w:date="2021-06-15T08:27:00Z"/>
          <w:rFonts w:ascii="Arial" w:hAnsi="Arial" w:cs="Arial"/>
          <w:szCs w:val="22"/>
          <w:lang w:val="en-GB"/>
        </w:rPr>
        <w:pPrChange w:id="52" w:author="Alvat Taupik" w:date="2021-06-15T08:27:00Z">
          <w:pPr>
            <w:spacing w:after="200" w:line="276" w:lineRule="auto"/>
            <w:jc w:val="both"/>
          </w:pPr>
        </w:pPrChange>
      </w:pPr>
      <w:bookmarkStart w:id="53" w:name="_Toc111217558"/>
      <w:ins w:id="54" w:author="Alvat Taupik" w:date="2021-06-15T08:27:00Z">
        <w:r w:rsidRPr="00385219">
          <w:rPr>
            <w:rFonts w:ascii="Arial" w:hAnsi="Arial" w:cs="Arial"/>
          </w:rPr>
          <w:lastRenderedPageBreak/>
          <w:t xml:space="preserve">Gambar </w:t>
        </w:r>
        <w:r w:rsidRPr="00385219">
          <w:rPr>
            <w:rFonts w:ascii="Arial" w:hAnsi="Arial" w:cs="Arial"/>
          </w:rPr>
          <w:fldChar w:fldCharType="begin"/>
        </w:r>
        <w:r w:rsidRPr="00385219">
          <w:rPr>
            <w:rFonts w:ascii="Arial" w:hAnsi="Arial" w:cs="Arial"/>
          </w:rPr>
          <w:instrText xml:space="preserve"> SEQ Gambar \* ARABIC </w:instrText>
        </w:r>
      </w:ins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1</w:t>
      </w:r>
      <w:ins w:id="55" w:author="Alvat Taupik" w:date="2021-06-15T08:27:00Z">
        <w:r w:rsidRPr="00385219">
          <w:rPr>
            <w:rFonts w:ascii="Arial" w:hAnsi="Arial" w:cs="Arial"/>
          </w:rPr>
          <w:fldChar w:fldCharType="end"/>
        </w:r>
        <w:r w:rsidRPr="00385219">
          <w:rPr>
            <w:rFonts w:ascii="Arial" w:hAnsi="Arial" w:cs="Arial"/>
            <w:lang w:val="en-GB"/>
          </w:rPr>
          <w:t xml:space="preserve"> Desain </w:t>
        </w:r>
        <w:proofErr w:type="spellStart"/>
        <w:r w:rsidRPr="00385219">
          <w:rPr>
            <w:rFonts w:ascii="Arial" w:hAnsi="Arial" w:cs="Arial"/>
            <w:lang w:val="en-GB"/>
          </w:rPr>
          <w:t>Arsitektur</w:t>
        </w:r>
        <w:proofErr w:type="spellEnd"/>
        <w:r w:rsidRPr="00385219">
          <w:rPr>
            <w:rFonts w:ascii="Arial" w:hAnsi="Arial" w:cs="Arial"/>
            <w:lang w:val="en-GB"/>
          </w:rPr>
          <w:t xml:space="preserve"> </w:t>
        </w:r>
        <w:proofErr w:type="spellStart"/>
        <w:r w:rsidRPr="00385219">
          <w:rPr>
            <w:rFonts w:ascii="Arial" w:hAnsi="Arial" w:cs="Arial"/>
            <w:lang w:val="en-GB"/>
          </w:rPr>
          <w:t>Sistem</w:t>
        </w:r>
        <w:bookmarkEnd w:id="53"/>
        <w:proofErr w:type="spellEnd"/>
      </w:ins>
    </w:p>
    <w:p w14:paraId="1BAB400A" w14:textId="77777777" w:rsidR="00A720F3" w:rsidRPr="00C67919" w:rsidRDefault="00A720F3" w:rsidP="00A720F3">
      <w:pPr>
        <w:pStyle w:val="Heading2"/>
        <w:rPr>
          <w:rFonts w:cs="Arial"/>
          <w:sz w:val="24"/>
        </w:rPr>
      </w:pPr>
      <w:bookmarkStart w:id="56" w:name="_Toc123889688"/>
      <w:r w:rsidRPr="00C67919">
        <w:rPr>
          <w:rFonts w:cs="Arial"/>
          <w:sz w:val="24"/>
        </w:rPr>
        <w:t xml:space="preserve">Ruang </w:t>
      </w:r>
      <w:proofErr w:type="spellStart"/>
      <w:r w:rsidRPr="00C67919">
        <w:rPr>
          <w:rFonts w:cs="Arial"/>
          <w:sz w:val="24"/>
        </w:rPr>
        <w:t>Lingkup</w:t>
      </w:r>
      <w:bookmarkEnd w:id="56"/>
      <w:proofErr w:type="spellEnd"/>
    </w:p>
    <w:p w14:paraId="13C4756F" w14:textId="7E95C33B" w:rsidR="005A3EBB" w:rsidRPr="00EF57A3" w:rsidRDefault="00621B6E" w:rsidP="005A3EBB">
      <w:pPr>
        <w:spacing w:line="276" w:lineRule="auto"/>
        <w:ind w:left="567" w:firstLine="576"/>
        <w:jc w:val="both"/>
        <w:rPr>
          <w:rFonts w:ascii="Arial" w:hAnsi="Arial" w:cs="Arial"/>
          <w:sz w:val="22"/>
          <w:szCs w:val="22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Ruang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lingkup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yang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akan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diimplementasikan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antara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lain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sebagai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A3EBB" w:rsidRPr="00EF57A3">
        <w:rPr>
          <w:rFonts w:ascii="Arial" w:hAnsi="Arial" w:cs="Arial"/>
          <w:sz w:val="22"/>
          <w:szCs w:val="22"/>
        </w:rPr>
        <w:t>berikut</w:t>
      </w:r>
      <w:proofErr w:type="spellEnd"/>
      <w:r w:rsidR="005A3EBB" w:rsidRPr="00EF57A3">
        <w:rPr>
          <w:rFonts w:ascii="Arial" w:hAnsi="Arial" w:cs="Arial"/>
          <w:sz w:val="22"/>
          <w:szCs w:val="22"/>
        </w:rPr>
        <w:t>:</w:t>
      </w:r>
    </w:p>
    <w:p w14:paraId="72D9E6D5" w14:textId="77777777" w:rsidR="005A3EBB" w:rsidRPr="00EF57A3" w:rsidRDefault="005A3EBB" w:rsidP="00B52304">
      <w:pPr>
        <w:pStyle w:val="Heading3"/>
        <w:ind w:left="1134" w:firstLine="0"/>
        <w:rPr>
          <w:rFonts w:cs="Arial"/>
          <w:sz w:val="22"/>
        </w:rPr>
      </w:pPr>
      <w:bookmarkStart w:id="57" w:name="_Toc68494577"/>
      <w:bookmarkStart w:id="58" w:name="_Toc123889689"/>
      <w:r w:rsidRPr="00EF57A3">
        <w:rPr>
          <w:rFonts w:cs="Arial"/>
          <w:sz w:val="22"/>
        </w:rPr>
        <w:t>Pengguna</w:t>
      </w:r>
      <w:bookmarkEnd w:id="57"/>
      <w:bookmarkEnd w:id="58"/>
    </w:p>
    <w:p w14:paraId="2C796C78" w14:textId="2249FCD4" w:rsidR="005A3EBB" w:rsidRPr="00EF57A3" w:rsidRDefault="005A3EBB" w:rsidP="005A3EBB">
      <w:pPr>
        <w:spacing w:after="200" w:line="276" w:lineRule="auto"/>
        <w:ind w:left="1134" w:firstLine="709"/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EF57A3">
        <w:rPr>
          <w:rFonts w:ascii="Arial" w:hAnsi="Arial" w:cs="Arial"/>
          <w:sz w:val="22"/>
          <w:szCs w:val="22"/>
        </w:rPr>
        <w:t>Aplikasi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ini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digunakan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oleh user </w:t>
      </w:r>
      <w:proofErr w:type="spellStart"/>
      <w:r w:rsidRPr="00EF57A3">
        <w:rPr>
          <w:rFonts w:ascii="Arial" w:hAnsi="Arial" w:cs="Arial"/>
          <w:sz w:val="22"/>
          <w:szCs w:val="22"/>
        </w:rPr>
        <w:t>berikut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dengan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ketentuan</w:t>
      </w:r>
      <w:proofErr w:type="spellEnd"/>
      <w:r w:rsidRPr="00EF57A3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</w:rPr>
        <w:t>beriku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>:</w:t>
      </w:r>
    </w:p>
    <w:p w14:paraId="3BB8F7A8" w14:textId="63D507B6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Instansi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>,</w:t>
      </w:r>
      <w:r w:rsid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merupakan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user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dibuat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di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dalam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aplikasi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dapat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akses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host to host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API Virtual account yang </w:t>
      </w:r>
      <w:proofErr w:type="spellStart"/>
      <w:proofErr w:type="gramStart"/>
      <w:r w:rsidRPr="00EF57A3">
        <w:rPr>
          <w:rFonts w:ascii="Arial" w:hAnsi="Arial" w:cs="Arial"/>
          <w:sz w:val="22"/>
          <w:szCs w:val="22"/>
          <w:lang w:val="en-US"/>
        </w:rPr>
        <w:t>disediakan</w:t>
      </w:r>
      <w:proofErr w:type="spellEnd"/>
      <w:proofErr w:type="gramEnd"/>
    </w:p>
    <w:p w14:paraId="4201C491" w14:textId="77777777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BJB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merupakan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user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teregistrasi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pada UIM BJB. UID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didaftarkan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pada management role </w:t>
      </w:r>
    </w:p>
    <w:p w14:paraId="58DED507" w14:textId="75A6A5A9" w:rsidR="00280FEC" w:rsidRPr="00EF57A3" w:rsidRDefault="00280FEC">
      <w:pPr>
        <w:numPr>
          <w:ilvl w:val="0"/>
          <w:numId w:val="8"/>
        </w:numPr>
        <w:spacing w:after="200" w:line="276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EF57A3">
        <w:rPr>
          <w:rFonts w:ascii="Arial" w:hAnsi="Arial" w:cs="Arial"/>
          <w:sz w:val="22"/>
          <w:szCs w:val="22"/>
          <w:lang w:val="en-US"/>
        </w:rPr>
        <w:t xml:space="preserve">User Customer, yang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memiliki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virtual account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dari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xendith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sebagai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identitas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nomor</w:t>
      </w:r>
      <w:proofErr w:type="spellEnd"/>
      <w:r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EF57A3">
        <w:rPr>
          <w:rFonts w:ascii="Arial" w:hAnsi="Arial" w:cs="Arial"/>
          <w:sz w:val="22"/>
          <w:szCs w:val="22"/>
          <w:lang w:val="en-US"/>
        </w:rPr>
        <w:t>pembayaran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yang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akan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dilakukan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dengan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="00371CC4" w:rsidRPr="00EF57A3">
        <w:rPr>
          <w:rFonts w:ascii="Arial" w:hAnsi="Arial" w:cs="Arial"/>
          <w:sz w:val="22"/>
          <w:szCs w:val="22"/>
          <w:lang w:val="en-US"/>
        </w:rPr>
        <w:t>bjb</w:t>
      </w:r>
      <w:proofErr w:type="spellEnd"/>
      <w:r w:rsidR="00371CC4" w:rsidRPr="00EF57A3">
        <w:rPr>
          <w:rFonts w:ascii="Arial" w:hAnsi="Arial" w:cs="Arial"/>
          <w:sz w:val="22"/>
          <w:szCs w:val="22"/>
          <w:lang w:val="en-US"/>
        </w:rPr>
        <w:t xml:space="preserve"> virtual account</w:t>
      </w:r>
    </w:p>
    <w:p w14:paraId="2D00A0FF" w14:textId="45472172" w:rsidR="00B52304" w:rsidRPr="00385219" w:rsidRDefault="00B52304" w:rsidP="00B52304">
      <w:pPr>
        <w:pStyle w:val="Heading3"/>
        <w:ind w:left="1843" w:hanging="709"/>
        <w:rPr>
          <w:rFonts w:cs="Arial"/>
          <w:lang w:val="en-GB"/>
        </w:rPr>
      </w:pPr>
      <w:bookmarkStart w:id="59" w:name="_Toc123889690"/>
      <w:proofErr w:type="spellStart"/>
      <w:r w:rsidRPr="00385219">
        <w:rPr>
          <w:rFonts w:cs="Arial"/>
          <w:lang w:val="en-GB"/>
        </w:rPr>
        <w:t>Usecase</w:t>
      </w:r>
      <w:bookmarkEnd w:id="59"/>
      <w:proofErr w:type="spellEnd"/>
    </w:p>
    <w:p w14:paraId="5761860F" w14:textId="4C804023" w:rsidR="001824FA" w:rsidRPr="00385219" w:rsidRDefault="00791F4E" w:rsidP="001824FA">
      <w:pPr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6A45321B" wp14:editId="48580C2D">
            <wp:extent cx="6007735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815B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0849B5EA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0909439F" w14:textId="77777777" w:rsidR="00280FEC" w:rsidRPr="00385219" w:rsidRDefault="00280FEC" w:rsidP="00543734">
      <w:pPr>
        <w:pStyle w:val="Caption"/>
        <w:rPr>
          <w:rFonts w:ascii="Arial" w:hAnsi="Arial" w:cs="Arial"/>
        </w:rPr>
      </w:pPr>
    </w:p>
    <w:p w14:paraId="684B9B3B" w14:textId="31D0A841" w:rsidR="00B83F92" w:rsidRPr="00EF57A3" w:rsidRDefault="00280FEC" w:rsidP="00621B6E">
      <w:pPr>
        <w:pStyle w:val="Heading3"/>
        <w:ind w:left="1276" w:hanging="709"/>
        <w:rPr>
          <w:rFonts w:cs="Arial"/>
          <w:sz w:val="22"/>
          <w:lang w:val="en-GB"/>
        </w:rPr>
      </w:pPr>
      <w:bookmarkStart w:id="60" w:name="_Toc123889691"/>
      <w:proofErr w:type="spellStart"/>
      <w:r w:rsidRPr="00EF57A3">
        <w:rPr>
          <w:rFonts w:cs="Arial"/>
          <w:sz w:val="22"/>
          <w:lang w:val="en-GB"/>
        </w:rPr>
        <w:lastRenderedPageBreak/>
        <w:t>Melakukan</w:t>
      </w:r>
      <w:proofErr w:type="spellEnd"/>
      <w:r w:rsidR="002071DE" w:rsidRPr="00EF57A3">
        <w:rPr>
          <w:rFonts w:cs="Arial"/>
          <w:sz w:val="22"/>
          <w:lang w:val="en-GB"/>
        </w:rPr>
        <w:t xml:space="preserve"> </w:t>
      </w:r>
      <w:r w:rsidR="00791F4E" w:rsidRPr="00EF57A3">
        <w:rPr>
          <w:rFonts w:cs="Arial"/>
          <w:sz w:val="22"/>
          <w:lang w:val="en-GB"/>
        </w:rPr>
        <w:t xml:space="preserve">inquiry virtual account </w:t>
      </w:r>
      <w:proofErr w:type="spellStart"/>
      <w:r w:rsidR="00791F4E" w:rsidRPr="00EF57A3">
        <w:rPr>
          <w:rFonts w:cs="Arial"/>
          <w:sz w:val="22"/>
          <w:lang w:val="en-GB"/>
        </w:rPr>
        <w:t>xendith</w:t>
      </w:r>
      <w:bookmarkEnd w:id="60"/>
      <w:proofErr w:type="spellEnd"/>
      <w:r w:rsidRPr="00EF57A3">
        <w:rPr>
          <w:rFonts w:cs="Arial"/>
          <w:sz w:val="22"/>
          <w:lang w:val="en-GB"/>
        </w:rPr>
        <w:t xml:space="preserve"> </w:t>
      </w:r>
    </w:p>
    <w:p w14:paraId="635BDE76" w14:textId="5308973D" w:rsidR="002071DE" w:rsidRPr="00385219" w:rsidRDefault="002071DE" w:rsidP="002071DE">
      <w:pPr>
        <w:ind w:left="1276" w:firstLine="720"/>
        <w:rPr>
          <w:rFonts w:ascii="Arial" w:hAnsi="Arial" w:cs="Arial"/>
          <w:lang w:val="en-GB" w:eastAsia="id-ID"/>
        </w:rPr>
      </w:pPr>
      <w:r w:rsidRPr="00385219">
        <w:rPr>
          <w:rFonts w:ascii="Arial" w:hAnsi="Arial" w:cs="Arial"/>
          <w:lang w:val="en-GB" w:eastAsia="id-ID"/>
        </w:rPr>
        <w:t xml:space="preserve">Pada </w:t>
      </w:r>
      <w:proofErr w:type="spellStart"/>
      <w:r w:rsidRPr="00385219">
        <w:rPr>
          <w:rFonts w:ascii="Arial" w:hAnsi="Arial" w:cs="Arial"/>
          <w:lang w:val="en-GB" w:eastAsia="id-ID"/>
        </w:rPr>
        <w:t>bagian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ini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akan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. </w:t>
      </w:r>
      <w:proofErr w:type="spellStart"/>
      <w:r w:rsidRPr="00385219">
        <w:rPr>
          <w:rFonts w:ascii="Arial" w:hAnsi="Arial" w:cs="Arial"/>
          <w:lang w:val="en-GB" w:eastAsia="id-ID"/>
        </w:rPr>
        <w:t>Diuraikan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mengenai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ruang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lingkup</w:t>
      </w:r>
      <w:proofErr w:type="spellEnd"/>
      <w:r w:rsidRPr="00385219">
        <w:rPr>
          <w:rFonts w:ascii="Arial" w:hAnsi="Arial" w:cs="Arial"/>
          <w:lang w:val="en-GB" w:eastAsia="id-ID"/>
        </w:rPr>
        <w:t xml:space="preserve"> dan </w:t>
      </w:r>
      <w:proofErr w:type="spellStart"/>
      <w:r w:rsidRPr="00385219">
        <w:rPr>
          <w:rFonts w:ascii="Arial" w:hAnsi="Arial" w:cs="Arial"/>
          <w:lang w:val="en-GB" w:eastAsia="id-ID"/>
        </w:rPr>
        <w:t>aktivitas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terkait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proofErr w:type="spellStart"/>
      <w:r w:rsidRPr="00385219">
        <w:rPr>
          <w:rFonts w:ascii="Arial" w:hAnsi="Arial" w:cs="Arial"/>
          <w:lang w:val="en-GB" w:eastAsia="id-ID"/>
        </w:rPr>
        <w:t>penanganan</w:t>
      </w:r>
      <w:proofErr w:type="spellEnd"/>
      <w:r w:rsidRPr="00385219">
        <w:rPr>
          <w:rFonts w:ascii="Arial" w:hAnsi="Arial" w:cs="Arial"/>
          <w:lang w:val="en-GB" w:eastAsia="id-ID"/>
        </w:rPr>
        <w:t xml:space="preserve"> </w:t>
      </w:r>
      <w:r w:rsidR="00791F4E" w:rsidRPr="00385219">
        <w:rPr>
          <w:rFonts w:ascii="Arial" w:hAnsi="Arial" w:cs="Arial"/>
          <w:lang w:val="en-GB" w:eastAsia="id-ID"/>
        </w:rPr>
        <w:t xml:space="preserve">inquiry virtual account </w:t>
      </w:r>
      <w:proofErr w:type="spellStart"/>
      <w:r w:rsidR="00791F4E" w:rsidRPr="00385219">
        <w:rPr>
          <w:rFonts w:ascii="Arial" w:hAnsi="Arial" w:cs="Arial"/>
          <w:lang w:val="en-GB" w:eastAsia="id-ID"/>
        </w:rPr>
        <w:t>xendith</w:t>
      </w:r>
      <w:proofErr w:type="spellEnd"/>
    </w:p>
    <w:p w14:paraId="45B44299" w14:textId="42936911" w:rsidR="00360CB3" w:rsidRPr="00385219" w:rsidRDefault="00360CB3" w:rsidP="00360CB3">
      <w:pPr>
        <w:rPr>
          <w:rFonts w:ascii="Arial" w:hAnsi="Arial" w:cs="Arial"/>
          <w:lang w:val="en-GB"/>
        </w:rPr>
      </w:pPr>
    </w:p>
    <w:p w14:paraId="5605111C" w14:textId="02AA7A21" w:rsidR="002071DE" w:rsidRPr="00385219" w:rsidRDefault="00791F4E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40E6D20B" wp14:editId="620F3525">
            <wp:extent cx="6007735" cy="228092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4831" w14:textId="24AD9F2F" w:rsidR="002071DE" w:rsidRPr="00385219" w:rsidRDefault="002071DE" w:rsidP="002071DE">
      <w:pPr>
        <w:pStyle w:val="Caption"/>
        <w:rPr>
          <w:rFonts w:ascii="Arial" w:hAnsi="Arial" w:cs="Arial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2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Ativitity</w:t>
      </w:r>
      <w:proofErr w:type="spellEnd"/>
      <w:r w:rsidRPr="00385219">
        <w:rPr>
          <w:rFonts w:ascii="Arial" w:hAnsi="Arial" w:cs="Arial"/>
          <w:lang w:val="en-US"/>
        </w:rPr>
        <w:t xml:space="preserve"> diagram </w:t>
      </w:r>
      <w:proofErr w:type="spellStart"/>
      <w:r w:rsidR="00791F4E" w:rsidRPr="00385219">
        <w:rPr>
          <w:rFonts w:ascii="Arial" w:hAnsi="Arial" w:cs="Arial"/>
          <w:lang w:val="en-US"/>
        </w:rPr>
        <w:t>melakukan</w:t>
      </w:r>
      <w:proofErr w:type="spellEnd"/>
      <w:r w:rsidR="00791F4E" w:rsidRPr="00385219">
        <w:rPr>
          <w:rFonts w:ascii="Arial" w:hAnsi="Arial" w:cs="Arial"/>
          <w:lang w:val="en-US"/>
        </w:rPr>
        <w:t xml:space="preserve"> inquiry virtual account </w:t>
      </w:r>
      <w:proofErr w:type="spellStart"/>
      <w:r w:rsidR="00791F4E" w:rsidRPr="00385219">
        <w:rPr>
          <w:rFonts w:ascii="Arial" w:hAnsi="Arial" w:cs="Arial"/>
          <w:lang w:val="en-US"/>
        </w:rPr>
        <w:t>xendith</w:t>
      </w:r>
      <w:proofErr w:type="spellEnd"/>
    </w:p>
    <w:p w14:paraId="5DCF1DE2" w14:textId="3D04E37B" w:rsidR="002071DE" w:rsidRPr="00385219" w:rsidRDefault="00791F4E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75AC323E" wp14:editId="159C2A55">
            <wp:extent cx="6007735" cy="31815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18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CBE5" w14:textId="097B4971" w:rsidR="002071DE" w:rsidRPr="00385219" w:rsidRDefault="002071DE" w:rsidP="002071DE">
      <w:pPr>
        <w:pStyle w:val="Caption"/>
        <w:rPr>
          <w:rFonts w:ascii="Arial" w:hAnsi="Arial" w:cs="Arial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3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="00791F4E" w:rsidRPr="00385219">
        <w:rPr>
          <w:rFonts w:ascii="Arial" w:hAnsi="Arial" w:cs="Arial"/>
          <w:lang w:val="en-US"/>
        </w:rPr>
        <w:t>pembayaran</w:t>
      </w:r>
      <w:proofErr w:type="spellEnd"/>
      <w:r w:rsidR="00791F4E" w:rsidRPr="00385219">
        <w:rPr>
          <w:rFonts w:ascii="Arial" w:hAnsi="Arial" w:cs="Arial"/>
          <w:lang w:val="en-US"/>
        </w:rPr>
        <w:t xml:space="preserve"> virtual account </w:t>
      </w:r>
      <w:proofErr w:type="spellStart"/>
      <w:r w:rsidR="00791F4E" w:rsidRPr="00385219">
        <w:rPr>
          <w:rFonts w:ascii="Arial" w:hAnsi="Arial" w:cs="Arial"/>
          <w:lang w:val="en-US"/>
        </w:rPr>
        <w:t>xendith</w:t>
      </w:r>
      <w:proofErr w:type="spellEnd"/>
    </w:p>
    <w:p w14:paraId="532B0D65" w14:textId="35ADB442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63E91646" w14:textId="00087485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F6AB3CF" w14:textId="1B80ED76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3C228024" w14:textId="129AA85E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239D5F8" w14:textId="0FD2714D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17514129" w14:textId="77777777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5326D843" w14:textId="144373DC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7AC07983" w14:textId="45029871" w:rsidR="00791F4E" w:rsidRPr="00385219" w:rsidRDefault="00791F4E" w:rsidP="00360CB3">
      <w:pPr>
        <w:rPr>
          <w:rFonts w:ascii="Arial" w:hAnsi="Arial" w:cs="Arial"/>
          <w:lang w:val="en-GB"/>
        </w:rPr>
      </w:pPr>
    </w:p>
    <w:p w14:paraId="3CEA3229" w14:textId="2ED4A267" w:rsidR="00791F4E" w:rsidRPr="005F1A94" w:rsidRDefault="00791F4E" w:rsidP="00791F4E">
      <w:pPr>
        <w:pStyle w:val="Heading3"/>
        <w:rPr>
          <w:rFonts w:cs="Arial"/>
          <w:sz w:val="22"/>
        </w:rPr>
      </w:pPr>
      <w:bookmarkStart w:id="61" w:name="_Toc123889692"/>
      <w:r w:rsidRPr="005F1A94">
        <w:rPr>
          <w:rFonts w:cs="Arial"/>
          <w:sz w:val="22"/>
        </w:rPr>
        <w:lastRenderedPageBreak/>
        <w:t xml:space="preserve">Melakukan </w:t>
      </w:r>
      <w:r w:rsidRPr="005F1A94">
        <w:rPr>
          <w:rFonts w:cs="Arial"/>
          <w:sz w:val="22"/>
          <w:lang w:val="en-US"/>
        </w:rPr>
        <w:t>payment &amp; callback</w:t>
      </w:r>
      <w:r w:rsidRPr="005F1A94">
        <w:rPr>
          <w:rFonts w:cs="Arial"/>
          <w:sz w:val="22"/>
        </w:rPr>
        <w:t xml:space="preserve"> virtual </w:t>
      </w:r>
      <w:proofErr w:type="spellStart"/>
      <w:r w:rsidRPr="005F1A94">
        <w:rPr>
          <w:rFonts w:cs="Arial"/>
          <w:sz w:val="22"/>
        </w:rPr>
        <w:t>account</w:t>
      </w:r>
      <w:proofErr w:type="spellEnd"/>
      <w:r w:rsidRPr="005F1A94">
        <w:rPr>
          <w:rFonts w:cs="Arial"/>
          <w:sz w:val="22"/>
        </w:rPr>
        <w:t xml:space="preserve"> </w:t>
      </w:r>
      <w:proofErr w:type="spellStart"/>
      <w:r w:rsidRPr="005F1A94">
        <w:rPr>
          <w:rFonts w:cs="Arial"/>
          <w:sz w:val="22"/>
        </w:rPr>
        <w:t>xendith</w:t>
      </w:r>
      <w:bookmarkEnd w:id="61"/>
      <w:proofErr w:type="spellEnd"/>
      <w:r w:rsidRPr="005F1A94">
        <w:rPr>
          <w:rFonts w:cs="Arial"/>
          <w:sz w:val="22"/>
        </w:rPr>
        <w:t xml:space="preserve"> </w:t>
      </w:r>
    </w:p>
    <w:p w14:paraId="0F9EF8A7" w14:textId="60B5CAB9" w:rsidR="00791F4E" w:rsidRPr="005F1A94" w:rsidRDefault="00791F4E" w:rsidP="00360CB3">
      <w:pPr>
        <w:rPr>
          <w:rFonts w:ascii="Arial" w:hAnsi="Arial" w:cs="Arial"/>
          <w:sz w:val="22"/>
          <w:szCs w:val="22"/>
          <w:lang w:val="en-GB"/>
        </w:rPr>
      </w:pPr>
    </w:p>
    <w:p w14:paraId="1C39A8D6" w14:textId="77777777" w:rsidR="00FE53ED" w:rsidRPr="00385219" w:rsidRDefault="00FE53ED" w:rsidP="00FE53ED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GB"/>
        </w:rPr>
        <w:drawing>
          <wp:inline distT="0" distB="0" distL="0" distR="0" wp14:anchorId="5512F807" wp14:editId="2538FF01">
            <wp:extent cx="6007735" cy="477774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13EB" w14:textId="47E620F6" w:rsidR="00791F4E" w:rsidRPr="00385219" w:rsidRDefault="00FE53ED" w:rsidP="00FE53ED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4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Activity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payment dan callback virtual account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4F54232F" w14:textId="77777777" w:rsidR="00FE53ED" w:rsidRPr="00385219" w:rsidRDefault="00FE53ED" w:rsidP="00FE53ED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lastRenderedPageBreak/>
        <w:drawing>
          <wp:inline distT="0" distB="0" distL="0" distR="0" wp14:anchorId="51CA2FA6" wp14:editId="443DA4A7">
            <wp:extent cx="6007735" cy="5772150"/>
            <wp:effectExtent l="0" t="0" r="0" b="0"/>
            <wp:docPr id="32" name="Picture 32" descr="A picture containing text, fi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fil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887E" w14:textId="499D6CB0" w:rsidR="00FE53ED" w:rsidRDefault="00FE53ED" w:rsidP="00FE53ED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5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payment &amp; callback virtual account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67DB3077" w14:textId="77777777" w:rsidR="00EF57A3" w:rsidRDefault="00EF57A3" w:rsidP="00EF57A3">
      <w:pPr>
        <w:rPr>
          <w:lang w:val="en-US" w:eastAsia="id-ID"/>
        </w:rPr>
      </w:pPr>
    </w:p>
    <w:p w14:paraId="33FC4194" w14:textId="77777777" w:rsidR="00EF57A3" w:rsidRDefault="00EF57A3" w:rsidP="00EF57A3">
      <w:pPr>
        <w:rPr>
          <w:lang w:val="en-US" w:eastAsia="id-ID"/>
        </w:rPr>
      </w:pPr>
    </w:p>
    <w:p w14:paraId="0939DE51" w14:textId="77777777" w:rsidR="00EF57A3" w:rsidRDefault="00EF57A3" w:rsidP="00EF57A3">
      <w:pPr>
        <w:rPr>
          <w:lang w:val="en-US" w:eastAsia="id-ID"/>
        </w:rPr>
      </w:pPr>
    </w:p>
    <w:p w14:paraId="32A1821F" w14:textId="77777777" w:rsidR="00EF57A3" w:rsidRDefault="00EF57A3" w:rsidP="00EF57A3">
      <w:pPr>
        <w:rPr>
          <w:lang w:val="en-US" w:eastAsia="id-ID"/>
        </w:rPr>
      </w:pPr>
    </w:p>
    <w:p w14:paraId="63956DB7" w14:textId="77777777" w:rsidR="00EF57A3" w:rsidRDefault="00EF57A3" w:rsidP="00EF57A3">
      <w:pPr>
        <w:rPr>
          <w:lang w:val="en-US" w:eastAsia="id-ID"/>
        </w:rPr>
      </w:pPr>
    </w:p>
    <w:p w14:paraId="1FBE7EA8" w14:textId="77777777" w:rsidR="00EF57A3" w:rsidRDefault="00EF57A3" w:rsidP="00EF57A3">
      <w:pPr>
        <w:rPr>
          <w:lang w:val="en-US" w:eastAsia="id-ID"/>
        </w:rPr>
      </w:pPr>
    </w:p>
    <w:p w14:paraId="4E8AFA55" w14:textId="77777777" w:rsidR="00EF57A3" w:rsidRDefault="00EF57A3" w:rsidP="00EF57A3">
      <w:pPr>
        <w:rPr>
          <w:lang w:val="en-US" w:eastAsia="id-ID"/>
        </w:rPr>
      </w:pPr>
    </w:p>
    <w:p w14:paraId="5CBA3CB0" w14:textId="77777777" w:rsidR="00EF57A3" w:rsidRDefault="00EF57A3" w:rsidP="00EF57A3">
      <w:pPr>
        <w:rPr>
          <w:lang w:val="en-US" w:eastAsia="id-ID"/>
        </w:rPr>
      </w:pPr>
    </w:p>
    <w:p w14:paraId="73612659" w14:textId="77777777" w:rsidR="00EF57A3" w:rsidRDefault="00EF57A3" w:rsidP="00EF57A3">
      <w:pPr>
        <w:rPr>
          <w:lang w:val="en-US" w:eastAsia="id-ID"/>
        </w:rPr>
      </w:pPr>
    </w:p>
    <w:p w14:paraId="06759358" w14:textId="77777777" w:rsidR="00EF57A3" w:rsidRDefault="00EF57A3" w:rsidP="00EF57A3">
      <w:pPr>
        <w:rPr>
          <w:lang w:val="en-US" w:eastAsia="id-ID"/>
        </w:rPr>
      </w:pPr>
    </w:p>
    <w:p w14:paraId="2D16CD90" w14:textId="77777777" w:rsidR="00EF57A3" w:rsidRDefault="00EF57A3" w:rsidP="00EF57A3">
      <w:pPr>
        <w:rPr>
          <w:lang w:val="en-US" w:eastAsia="id-ID"/>
        </w:rPr>
      </w:pPr>
    </w:p>
    <w:p w14:paraId="602C9EF4" w14:textId="77777777" w:rsidR="00EF57A3" w:rsidRDefault="00EF57A3" w:rsidP="00EF57A3">
      <w:pPr>
        <w:rPr>
          <w:lang w:val="en-US" w:eastAsia="id-ID"/>
        </w:rPr>
      </w:pPr>
    </w:p>
    <w:p w14:paraId="0CDDAA23" w14:textId="77777777" w:rsidR="00EF57A3" w:rsidRPr="00EF57A3" w:rsidRDefault="00EF57A3" w:rsidP="00EF57A3">
      <w:pPr>
        <w:rPr>
          <w:lang w:val="en-US" w:eastAsia="id-ID"/>
        </w:rPr>
      </w:pPr>
    </w:p>
    <w:p w14:paraId="4B48FDDD" w14:textId="722BA9C6" w:rsidR="002071DE" w:rsidRPr="005D613E" w:rsidRDefault="002071DE" w:rsidP="002071DE">
      <w:pPr>
        <w:pStyle w:val="Heading3"/>
        <w:rPr>
          <w:rFonts w:cs="Arial"/>
          <w:sz w:val="22"/>
        </w:rPr>
      </w:pPr>
      <w:bookmarkStart w:id="62" w:name="_Toc123889693"/>
      <w:r w:rsidRPr="005D613E">
        <w:rPr>
          <w:rFonts w:cs="Arial"/>
          <w:sz w:val="22"/>
        </w:rPr>
        <w:lastRenderedPageBreak/>
        <w:t xml:space="preserve">Melakukan </w:t>
      </w:r>
      <w:proofErr w:type="spellStart"/>
      <w:r w:rsidR="00FE53ED" w:rsidRPr="005D613E">
        <w:rPr>
          <w:rFonts w:cs="Arial"/>
          <w:sz w:val="22"/>
          <w:lang w:val="en-US"/>
        </w:rPr>
        <w:t>cek</w:t>
      </w:r>
      <w:proofErr w:type="spellEnd"/>
      <w:r w:rsidR="00FE53ED" w:rsidRPr="005D613E">
        <w:rPr>
          <w:rFonts w:cs="Arial"/>
          <w:sz w:val="22"/>
          <w:lang w:val="en-US"/>
        </w:rPr>
        <w:t xml:space="preserve"> status</w:t>
      </w:r>
      <w:bookmarkEnd w:id="62"/>
    </w:p>
    <w:p w14:paraId="40923F0E" w14:textId="06323DD8" w:rsidR="002071DE" w:rsidRPr="005D613E" w:rsidRDefault="002071DE" w:rsidP="002071DE">
      <w:pPr>
        <w:ind w:left="709" w:firstLine="720"/>
        <w:rPr>
          <w:rFonts w:ascii="Arial" w:hAnsi="Arial" w:cs="Arial"/>
          <w:sz w:val="22"/>
          <w:szCs w:val="22"/>
          <w:lang w:val="en-GB" w:eastAsia="id-ID"/>
        </w:rPr>
      </w:pPr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Pada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bagian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ini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akan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diuraikan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mengenai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ruang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lingkup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dan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aktivitas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terkait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GB" w:eastAsia="id-ID"/>
        </w:rPr>
        <w:t>melakukan</w:t>
      </w:r>
      <w:proofErr w:type="spellEnd"/>
      <w:r w:rsidRPr="005D613E">
        <w:rPr>
          <w:rFonts w:ascii="Arial" w:hAnsi="Arial" w:cs="Arial"/>
          <w:sz w:val="22"/>
          <w:szCs w:val="22"/>
          <w:lang w:val="en-GB" w:eastAsia="id-ID"/>
        </w:rPr>
        <w:t xml:space="preserve"> </w:t>
      </w:r>
      <w:proofErr w:type="spellStart"/>
      <w:r w:rsidR="00FE53ED" w:rsidRPr="005D613E">
        <w:rPr>
          <w:rFonts w:ascii="Arial" w:hAnsi="Arial" w:cs="Arial"/>
          <w:sz w:val="22"/>
          <w:szCs w:val="22"/>
          <w:lang w:val="en-GB" w:eastAsia="id-ID"/>
        </w:rPr>
        <w:t>cek</w:t>
      </w:r>
      <w:proofErr w:type="spellEnd"/>
      <w:r w:rsidR="00FE53ED" w:rsidRPr="005D613E">
        <w:rPr>
          <w:rFonts w:ascii="Arial" w:hAnsi="Arial" w:cs="Arial"/>
          <w:sz w:val="22"/>
          <w:szCs w:val="22"/>
          <w:lang w:val="en-GB" w:eastAsia="id-ID"/>
        </w:rPr>
        <w:t xml:space="preserve"> status</w:t>
      </w:r>
      <w:r w:rsidRPr="005D613E">
        <w:rPr>
          <w:rFonts w:ascii="Arial" w:hAnsi="Arial" w:cs="Arial"/>
          <w:sz w:val="22"/>
          <w:szCs w:val="22"/>
          <w:lang w:val="en-GB" w:eastAsia="id-ID"/>
        </w:rPr>
        <w:t>.</w:t>
      </w:r>
    </w:p>
    <w:p w14:paraId="1F11E862" w14:textId="33700D68" w:rsidR="009E3890" w:rsidRPr="00385219" w:rsidRDefault="009E3890" w:rsidP="00360CB3">
      <w:pPr>
        <w:rPr>
          <w:rFonts w:ascii="Arial" w:hAnsi="Arial" w:cs="Arial"/>
          <w:lang w:val="en-GB"/>
        </w:rPr>
      </w:pPr>
    </w:p>
    <w:p w14:paraId="48AAAB4A" w14:textId="2DD9E51E" w:rsidR="002071DE" w:rsidRPr="00385219" w:rsidRDefault="00FE53ED" w:rsidP="002071D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</w:rPr>
        <w:drawing>
          <wp:inline distT="0" distB="0" distL="0" distR="0" wp14:anchorId="665B945B" wp14:editId="725B2651">
            <wp:extent cx="5916295" cy="2974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7DFD" w14:textId="3811D650" w:rsidR="002071DE" w:rsidRPr="00385219" w:rsidRDefault="002071DE" w:rsidP="008A6D09">
      <w:pPr>
        <w:pStyle w:val="Caption"/>
        <w:rPr>
          <w:rFonts w:ascii="Arial" w:hAnsi="Arial" w:cs="Arial"/>
          <w:sz w:val="24"/>
          <w:szCs w:val="24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6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Activity diagram </w:t>
      </w:r>
      <w:proofErr w:type="spellStart"/>
      <w:r w:rsidRPr="00385219">
        <w:rPr>
          <w:rFonts w:ascii="Arial" w:hAnsi="Arial" w:cs="Arial"/>
          <w:lang w:val="en-US"/>
        </w:rPr>
        <w:t>melakukan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="00FE53ED" w:rsidRPr="00385219">
        <w:rPr>
          <w:rFonts w:ascii="Arial" w:hAnsi="Arial" w:cs="Arial"/>
          <w:lang w:val="en-US"/>
        </w:rPr>
        <w:t>cek</w:t>
      </w:r>
      <w:proofErr w:type="spellEnd"/>
      <w:r w:rsidR="00FE53ED" w:rsidRPr="00385219">
        <w:rPr>
          <w:rFonts w:ascii="Arial" w:hAnsi="Arial" w:cs="Arial"/>
          <w:lang w:val="en-US"/>
        </w:rPr>
        <w:t xml:space="preserve"> status payment</w:t>
      </w:r>
    </w:p>
    <w:p w14:paraId="6CBF1B6E" w14:textId="7A8C4431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7221081B" w14:textId="7840DAD5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6B18144A" w14:textId="1151DCA1" w:rsidR="002071DE" w:rsidRPr="00385219" w:rsidRDefault="002071DE" w:rsidP="00360CB3">
      <w:pPr>
        <w:rPr>
          <w:rFonts w:ascii="Arial" w:hAnsi="Arial" w:cs="Arial"/>
          <w:lang w:val="en-GB"/>
        </w:rPr>
      </w:pPr>
    </w:p>
    <w:p w14:paraId="33DF714D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GB"/>
        </w:rPr>
        <w:drawing>
          <wp:inline distT="0" distB="0" distL="0" distR="0" wp14:anchorId="6F611865" wp14:editId="77F9875B">
            <wp:extent cx="6007735" cy="3475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D998" w14:textId="1FE0BFCD" w:rsidR="00C85BCB" w:rsidRPr="00385219" w:rsidRDefault="00132D65" w:rsidP="00132D65">
      <w:pPr>
        <w:pStyle w:val="Caption"/>
        <w:rPr>
          <w:rFonts w:ascii="Arial" w:hAnsi="Arial" w:cs="Arial"/>
          <w:lang w:val="en-GB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7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Sequence diagram </w:t>
      </w:r>
      <w:proofErr w:type="spellStart"/>
      <w:r w:rsidRPr="00385219">
        <w:rPr>
          <w:rFonts w:ascii="Arial" w:hAnsi="Arial" w:cs="Arial"/>
          <w:lang w:val="en-US"/>
        </w:rPr>
        <w:t>cek</w:t>
      </w:r>
      <w:proofErr w:type="spellEnd"/>
      <w:r w:rsidRPr="00385219">
        <w:rPr>
          <w:rFonts w:ascii="Arial" w:hAnsi="Arial" w:cs="Arial"/>
          <w:lang w:val="en-US"/>
        </w:rPr>
        <w:t xml:space="preserve"> status</w:t>
      </w:r>
    </w:p>
    <w:p w14:paraId="612876A7" w14:textId="685CDDD3" w:rsidR="00C85BCB" w:rsidRPr="00385219" w:rsidRDefault="00C85BCB" w:rsidP="00360CB3">
      <w:pPr>
        <w:rPr>
          <w:rFonts w:ascii="Arial" w:hAnsi="Arial" w:cs="Arial"/>
          <w:lang w:val="en-GB"/>
        </w:rPr>
      </w:pPr>
    </w:p>
    <w:p w14:paraId="4DB6DCD7" w14:textId="7B43013D" w:rsidR="00C85BCB" w:rsidRPr="00385219" w:rsidRDefault="00C85BCB" w:rsidP="00360CB3">
      <w:pPr>
        <w:rPr>
          <w:rFonts w:ascii="Arial" w:hAnsi="Arial" w:cs="Arial"/>
          <w:lang w:val="en-GB"/>
        </w:rPr>
      </w:pPr>
    </w:p>
    <w:p w14:paraId="2401B793" w14:textId="3482E51B" w:rsidR="00D839E9" w:rsidRDefault="00D839E9" w:rsidP="00D839E9">
      <w:pPr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13DD1881" wp14:editId="3180C7EF">
            <wp:extent cx="6007735" cy="73050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3EF7" w14:textId="77777777" w:rsidR="005D613E" w:rsidRDefault="005D613E" w:rsidP="00D839E9">
      <w:pPr>
        <w:rPr>
          <w:rFonts w:ascii="Arial" w:hAnsi="Arial" w:cs="Arial"/>
        </w:rPr>
      </w:pPr>
    </w:p>
    <w:p w14:paraId="35774750" w14:textId="77777777" w:rsidR="005D613E" w:rsidRDefault="005D613E" w:rsidP="00D839E9">
      <w:pPr>
        <w:rPr>
          <w:rFonts w:ascii="Arial" w:hAnsi="Arial" w:cs="Arial"/>
        </w:rPr>
      </w:pPr>
    </w:p>
    <w:p w14:paraId="22AC9364" w14:textId="77777777" w:rsidR="005D613E" w:rsidRDefault="005D613E" w:rsidP="00D839E9">
      <w:pPr>
        <w:rPr>
          <w:rFonts w:ascii="Arial" w:hAnsi="Arial" w:cs="Arial"/>
        </w:rPr>
      </w:pPr>
    </w:p>
    <w:p w14:paraId="6076E048" w14:textId="77777777" w:rsidR="005D613E" w:rsidRDefault="005D613E" w:rsidP="00D839E9">
      <w:pPr>
        <w:rPr>
          <w:rFonts w:ascii="Arial" w:hAnsi="Arial" w:cs="Arial"/>
        </w:rPr>
      </w:pPr>
    </w:p>
    <w:p w14:paraId="16AE13EE" w14:textId="77777777" w:rsidR="005D613E" w:rsidRDefault="005D613E" w:rsidP="00D839E9">
      <w:pPr>
        <w:rPr>
          <w:rFonts w:ascii="Arial" w:hAnsi="Arial" w:cs="Arial"/>
        </w:rPr>
      </w:pPr>
    </w:p>
    <w:p w14:paraId="2C58196D" w14:textId="77777777" w:rsidR="005D613E" w:rsidRPr="00385219" w:rsidRDefault="005D613E" w:rsidP="00D839E9">
      <w:pPr>
        <w:rPr>
          <w:rFonts w:ascii="Arial" w:hAnsi="Arial" w:cs="Arial"/>
        </w:rPr>
      </w:pPr>
    </w:p>
    <w:p w14:paraId="4B92E039" w14:textId="77777777" w:rsidR="00132D65" w:rsidRPr="00C67919" w:rsidDel="00E27344" w:rsidRDefault="00132D65" w:rsidP="00EA7930">
      <w:pPr>
        <w:rPr>
          <w:del w:id="63" w:author="Alvat Taupik" w:date="2021-06-15T16:46:00Z"/>
          <w:rFonts w:ascii="Arial" w:hAnsi="Arial" w:cs="Arial"/>
          <w:lang w:val="en-GB"/>
        </w:rPr>
      </w:pPr>
    </w:p>
    <w:p w14:paraId="0CD3E65D" w14:textId="77777777" w:rsidR="00C53876" w:rsidRPr="00C67919" w:rsidDel="00E27344" w:rsidRDefault="00C53876" w:rsidP="00EA7930">
      <w:pPr>
        <w:rPr>
          <w:del w:id="64" w:author="Alvat Taupik" w:date="2021-06-15T16:46:00Z"/>
          <w:rFonts w:ascii="Arial" w:hAnsi="Arial" w:cs="Arial"/>
          <w:lang w:val="en-GB"/>
        </w:rPr>
      </w:pPr>
      <w:bookmarkStart w:id="65" w:name="_Toc82003790"/>
      <w:bookmarkStart w:id="66" w:name="_Toc111217537"/>
      <w:bookmarkEnd w:id="65"/>
      <w:bookmarkEnd w:id="66"/>
    </w:p>
    <w:p w14:paraId="38393F0C" w14:textId="77777777" w:rsidR="00C53876" w:rsidRPr="00C67919" w:rsidDel="00E27344" w:rsidRDefault="00C53876" w:rsidP="00EA7930">
      <w:pPr>
        <w:rPr>
          <w:del w:id="67" w:author="Alvat Taupik" w:date="2021-06-15T16:46:00Z"/>
          <w:rFonts w:ascii="Arial" w:hAnsi="Arial" w:cs="Arial"/>
          <w:lang w:val="en-GB"/>
        </w:rPr>
      </w:pPr>
      <w:bookmarkStart w:id="68" w:name="_Toc82003791"/>
      <w:bookmarkStart w:id="69" w:name="_Toc111217538"/>
      <w:bookmarkEnd w:id="68"/>
      <w:bookmarkEnd w:id="69"/>
    </w:p>
    <w:p w14:paraId="07349138" w14:textId="77777777" w:rsidR="00555AA0" w:rsidRDefault="00EA7930" w:rsidP="00EA7930">
      <w:pPr>
        <w:pStyle w:val="Heading1"/>
        <w:rPr>
          <w:rFonts w:cs="Arial"/>
          <w:sz w:val="24"/>
          <w:szCs w:val="24"/>
        </w:rPr>
      </w:pPr>
      <w:bookmarkStart w:id="70" w:name="_Toc123889694"/>
      <w:r w:rsidRPr="00C67919">
        <w:rPr>
          <w:rFonts w:cs="Arial"/>
          <w:sz w:val="24"/>
          <w:szCs w:val="24"/>
        </w:rPr>
        <w:t>SYSTEM DESIGN</w:t>
      </w:r>
      <w:bookmarkEnd w:id="70"/>
    </w:p>
    <w:p w14:paraId="418D5207" w14:textId="79520FD4" w:rsidR="00C67919" w:rsidRPr="00C67919" w:rsidRDefault="00AD678E" w:rsidP="00AD678E">
      <w:pPr>
        <w:ind w:left="700"/>
        <w:rPr>
          <w:lang w:val="en-GB" w:eastAsia="id-ID"/>
        </w:rPr>
      </w:pPr>
      <w:r>
        <w:rPr>
          <w:lang w:val="en-GB" w:eastAsia="id-ID"/>
        </w:rPr>
        <w:t xml:space="preserve">Bagian </w:t>
      </w:r>
      <w:proofErr w:type="spellStart"/>
      <w:r>
        <w:rPr>
          <w:lang w:val="en-GB" w:eastAsia="id-ID"/>
        </w:rPr>
        <w:t>ini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akan</w:t>
      </w:r>
      <w:proofErr w:type="spellEnd"/>
      <w:r>
        <w:rPr>
          <w:lang w:val="en-GB" w:eastAsia="id-ID"/>
        </w:rPr>
        <w:t xml:space="preserve"> </w:t>
      </w:r>
      <w:proofErr w:type="spellStart"/>
      <w:r>
        <w:rPr>
          <w:lang w:val="en-GB" w:eastAsia="id-ID"/>
        </w:rPr>
        <w:t>mendeskripsikan</w:t>
      </w:r>
      <w:proofErr w:type="spellEnd"/>
      <w:r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mengenai</w:t>
      </w:r>
      <w:proofErr w:type="spellEnd"/>
      <w:r w:rsidR="00EE6D3E"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desain</w:t>
      </w:r>
      <w:proofErr w:type="spellEnd"/>
      <w:r w:rsidR="00EE6D3E">
        <w:rPr>
          <w:lang w:val="en-GB" w:eastAsia="id-ID"/>
        </w:rPr>
        <w:t xml:space="preserve"> system yang </w:t>
      </w:r>
      <w:proofErr w:type="spellStart"/>
      <w:r w:rsidR="00EE6D3E">
        <w:rPr>
          <w:lang w:val="en-GB" w:eastAsia="id-ID"/>
        </w:rPr>
        <w:t>akn</w:t>
      </w:r>
      <w:proofErr w:type="spellEnd"/>
      <w:r w:rsidR="00EE6D3E">
        <w:rPr>
          <w:lang w:val="en-GB" w:eastAsia="id-ID"/>
        </w:rPr>
        <w:t xml:space="preserve"> di </w:t>
      </w:r>
      <w:proofErr w:type="spellStart"/>
      <w:r w:rsidR="00EE6D3E">
        <w:rPr>
          <w:lang w:val="en-GB" w:eastAsia="id-ID"/>
        </w:rPr>
        <w:t>bangun</w:t>
      </w:r>
      <w:proofErr w:type="spellEnd"/>
      <w:r w:rsidR="00EE6D3E">
        <w:rPr>
          <w:lang w:val="en-GB" w:eastAsia="id-ID"/>
        </w:rPr>
        <w:t xml:space="preserve">, Adapun </w:t>
      </w:r>
      <w:proofErr w:type="spellStart"/>
      <w:r w:rsidR="00EE6D3E">
        <w:rPr>
          <w:lang w:val="en-GB" w:eastAsia="id-ID"/>
        </w:rPr>
        <w:t>meliputi</w:t>
      </w:r>
      <w:proofErr w:type="spellEnd"/>
      <w:r w:rsidR="00EE6D3E">
        <w:rPr>
          <w:lang w:val="en-GB" w:eastAsia="id-ID"/>
        </w:rPr>
        <w:t xml:space="preserve"> </w:t>
      </w:r>
      <w:proofErr w:type="spellStart"/>
      <w:r w:rsidR="00EE6D3E">
        <w:rPr>
          <w:lang w:val="en-GB" w:eastAsia="id-ID"/>
        </w:rPr>
        <w:t>ta</w:t>
      </w:r>
      <w:r w:rsidR="0074664B">
        <w:rPr>
          <w:lang w:val="en-GB" w:eastAsia="id-ID"/>
        </w:rPr>
        <w:t>mpilan</w:t>
      </w:r>
      <w:proofErr w:type="spellEnd"/>
      <w:r w:rsidR="0074664B">
        <w:rPr>
          <w:lang w:val="en-GB" w:eastAsia="id-ID"/>
        </w:rPr>
        <w:t xml:space="preserve"> </w:t>
      </w:r>
      <w:proofErr w:type="spellStart"/>
      <w:r w:rsidR="0074664B">
        <w:rPr>
          <w:lang w:val="en-GB" w:eastAsia="id-ID"/>
        </w:rPr>
        <w:t>aplikasi</w:t>
      </w:r>
      <w:proofErr w:type="spellEnd"/>
      <w:r w:rsidR="0074664B">
        <w:rPr>
          <w:lang w:val="en-GB" w:eastAsia="id-ID"/>
        </w:rPr>
        <w:t xml:space="preserve">, data </w:t>
      </w:r>
      <w:proofErr w:type="spellStart"/>
      <w:r w:rsidR="008F24B1">
        <w:rPr>
          <w:lang w:val="en-GB" w:eastAsia="id-ID"/>
        </w:rPr>
        <w:t>definision</w:t>
      </w:r>
      <w:proofErr w:type="spellEnd"/>
      <w:r w:rsidR="008F24B1">
        <w:rPr>
          <w:lang w:val="en-GB" w:eastAsia="id-ID"/>
        </w:rPr>
        <w:t xml:space="preserve"> language dan A</w:t>
      </w:r>
      <w:r w:rsidR="00090625">
        <w:rPr>
          <w:lang w:val="en-GB" w:eastAsia="id-ID"/>
        </w:rPr>
        <w:t>PI Desain.</w:t>
      </w:r>
    </w:p>
    <w:p w14:paraId="06B3CD5D" w14:textId="77777777" w:rsidR="00C53876" w:rsidRPr="005D613E" w:rsidRDefault="00C53876" w:rsidP="00C53876">
      <w:pPr>
        <w:pStyle w:val="ListParagraph"/>
        <w:keepNext/>
        <w:keepLines/>
        <w:numPr>
          <w:ilvl w:val="0"/>
          <w:numId w:val="1"/>
        </w:numPr>
        <w:spacing w:before="200"/>
        <w:outlineLvl w:val="1"/>
        <w:rPr>
          <w:rFonts w:cs="Arial"/>
          <w:b/>
          <w:bCs/>
          <w:vanish/>
          <w:lang w:val="en-GB"/>
        </w:rPr>
      </w:pPr>
      <w:bookmarkStart w:id="71" w:name="_Toc82003793"/>
      <w:bookmarkStart w:id="72" w:name="_Toc111217540"/>
      <w:bookmarkStart w:id="73" w:name="_Toc123889695"/>
      <w:bookmarkEnd w:id="71"/>
      <w:bookmarkEnd w:id="72"/>
      <w:bookmarkEnd w:id="73"/>
    </w:p>
    <w:p w14:paraId="3ADA2F38" w14:textId="1B77D668" w:rsidR="00555AA0" w:rsidRPr="005D613E" w:rsidRDefault="00F278DB" w:rsidP="00C53876">
      <w:pPr>
        <w:pStyle w:val="Heading2"/>
        <w:ind w:left="1276"/>
        <w:rPr>
          <w:rFonts w:cs="Arial"/>
          <w:sz w:val="22"/>
          <w:szCs w:val="22"/>
        </w:rPr>
      </w:pPr>
      <w:bookmarkStart w:id="74" w:name="_Toc123889696"/>
      <w:proofErr w:type="spellStart"/>
      <w:r w:rsidRPr="005D613E">
        <w:rPr>
          <w:rFonts w:cs="Arial"/>
          <w:sz w:val="22"/>
          <w:szCs w:val="22"/>
        </w:rPr>
        <w:t>Tampilan</w:t>
      </w:r>
      <w:proofErr w:type="spellEnd"/>
      <w:r w:rsidRPr="005D613E">
        <w:rPr>
          <w:rFonts w:cs="Arial"/>
          <w:sz w:val="22"/>
          <w:szCs w:val="22"/>
        </w:rPr>
        <w:t xml:space="preserve"> Web APP</w:t>
      </w:r>
      <w:bookmarkEnd w:id="74"/>
    </w:p>
    <w:p w14:paraId="5F6925E7" w14:textId="7087907A" w:rsidR="00F278DB" w:rsidRPr="005D613E" w:rsidRDefault="00F278DB" w:rsidP="00F278DB">
      <w:pPr>
        <w:rPr>
          <w:rFonts w:ascii="Arial" w:hAnsi="Arial" w:cs="Arial"/>
          <w:sz w:val="22"/>
          <w:szCs w:val="22"/>
          <w:lang w:val="en-US" w:eastAsia="id-ID"/>
        </w:rPr>
      </w:pP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Berikut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ini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merupakan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desain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tampilan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web APP yang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akan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di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kembangkan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untuk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enhancement </w:t>
      </w:r>
      <w:proofErr w:type="spellStart"/>
      <w:r w:rsidRPr="005D613E">
        <w:rPr>
          <w:rFonts w:ascii="Arial" w:hAnsi="Arial" w:cs="Arial"/>
          <w:sz w:val="22"/>
          <w:szCs w:val="22"/>
          <w:lang w:val="en-US" w:eastAsia="id-ID"/>
        </w:rPr>
        <w:t>bjb</w:t>
      </w:r>
      <w:proofErr w:type="spellEnd"/>
      <w:r w:rsidRPr="005D613E">
        <w:rPr>
          <w:rFonts w:ascii="Arial" w:hAnsi="Arial" w:cs="Arial"/>
          <w:sz w:val="22"/>
          <w:szCs w:val="22"/>
          <w:lang w:val="en-US" w:eastAsia="id-ID"/>
        </w:rPr>
        <w:t xml:space="preserve"> VA</w:t>
      </w:r>
      <w:r w:rsidR="00132D65"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>integrasi</w:t>
      </w:r>
      <w:proofErr w:type="spellEnd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 xml:space="preserve"> </w:t>
      </w:r>
      <w:proofErr w:type="spellStart"/>
      <w:r w:rsidR="00132D65" w:rsidRPr="005D613E">
        <w:rPr>
          <w:rFonts w:ascii="Arial" w:hAnsi="Arial" w:cs="Arial"/>
          <w:sz w:val="22"/>
          <w:szCs w:val="22"/>
          <w:lang w:val="en-US" w:eastAsia="id-ID"/>
        </w:rPr>
        <w:t>xendith</w:t>
      </w:r>
      <w:proofErr w:type="spellEnd"/>
    </w:p>
    <w:p w14:paraId="0A7469FB" w14:textId="2F127CDB" w:rsidR="00F278DB" w:rsidRPr="005D613E" w:rsidRDefault="00F278DB" w:rsidP="00F278DB">
      <w:pPr>
        <w:rPr>
          <w:rFonts w:ascii="Arial" w:hAnsi="Arial" w:cs="Arial"/>
          <w:sz w:val="22"/>
          <w:szCs w:val="22"/>
          <w:lang w:val="en-US" w:eastAsia="id-ID"/>
        </w:rPr>
      </w:pPr>
    </w:p>
    <w:p w14:paraId="61DD71B4" w14:textId="5CF059B7" w:rsidR="00F278DB" w:rsidRPr="005D613E" w:rsidRDefault="00132D65">
      <w:pPr>
        <w:pStyle w:val="Heading3"/>
        <w:numPr>
          <w:ilvl w:val="2"/>
          <w:numId w:val="10"/>
        </w:numPr>
        <w:rPr>
          <w:rFonts w:cs="Arial"/>
          <w:sz w:val="22"/>
        </w:rPr>
      </w:pPr>
      <w:bookmarkStart w:id="75" w:name="_Toc123889697"/>
      <w:proofErr w:type="spellStart"/>
      <w:r w:rsidRPr="005D613E">
        <w:rPr>
          <w:rFonts w:cs="Arial"/>
          <w:sz w:val="22"/>
          <w:lang w:val="en-US"/>
        </w:rPr>
        <w:t>Melakukan</w:t>
      </w:r>
      <w:proofErr w:type="spellEnd"/>
      <w:r w:rsidRPr="005D613E">
        <w:rPr>
          <w:rFonts w:cs="Arial"/>
          <w:sz w:val="22"/>
          <w:lang w:val="en-US"/>
        </w:rPr>
        <w:t xml:space="preserve"> </w:t>
      </w:r>
      <w:proofErr w:type="spellStart"/>
      <w:r w:rsidRPr="005D613E">
        <w:rPr>
          <w:rFonts w:cs="Arial"/>
          <w:sz w:val="22"/>
          <w:lang w:val="en-US"/>
        </w:rPr>
        <w:t>registrasi</w:t>
      </w:r>
      <w:proofErr w:type="spellEnd"/>
      <w:r w:rsidRPr="005D613E">
        <w:rPr>
          <w:rFonts w:cs="Arial"/>
          <w:sz w:val="22"/>
          <w:lang w:val="en-US"/>
        </w:rPr>
        <w:t xml:space="preserve"> client VA</w:t>
      </w:r>
      <w:bookmarkEnd w:id="75"/>
    </w:p>
    <w:p w14:paraId="3A02EFC7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7C5962EF" wp14:editId="614DEDBF">
            <wp:extent cx="6007735" cy="3376930"/>
            <wp:effectExtent l="0" t="0" r="0" b="127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99A6" w14:textId="5FA0F37D" w:rsidR="00F278DB" w:rsidRPr="00385219" w:rsidRDefault="00132D65" w:rsidP="00132D65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8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Informasi</w:t>
      </w:r>
      <w:proofErr w:type="spellEnd"/>
      <w:r w:rsidRPr="00385219">
        <w:rPr>
          <w:rFonts w:ascii="Arial" w:hAnsi="Arial" w:cs="Arial"/>
          <w:lang w:val="en-US"/>
        </w:rPr>
        <w:t xml:space="preserve"> Perusahaan</w:t>
      </w:r>
    </w:p>
    <w:p w14:paraId="76F2E1E3" w14:textId="77777777" w:rsidR="00132D65" w:rsidRPr="00385219" w:rsidRDefault="00132D65" w:rsidP="00132D65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lastRenderedPageBreak/>
        <w:drawing>
          <wp:inline distT="0" distB="0" distL="0" distR="0" wp14:anchorId="0C2B4F38" wp14:editId="65B25034">
            <wp:extent cx="6007735" cy="3752215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8ACD" w14:textId="6FB17B1D" w:rsidR="00F278DB" w:rsidRPr="00385219" w:rsidRDefault="00132D65" w:rsidP="00132D65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9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Gambar 8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</w:t>
      </w:r>
      <w:proofErr w:type="spellStart"/>
      <w:r w:rsidRPr="00385219">
        <w:rPr>
          <w:rFonts w:ascii="Arial" w:hAnsi="Arial" w:cs="Arial"/>
          <w:lang w:val="en-US"/>
        </w:rPr>
        <w:t>Informasi</w:t>
      </w:r>
      <w:proofErr w:type="spellEnd"/>
      <w:r w:rsidRPr="00385219">
        <w:rPr>
          <w:rFonts w:ascii="Arial" w:hAnsi="Arial" w:cs="Arial"/>
          <w:lang w:val="en-US"/>
        </w:rPr>
        <w:t xml:space="preserve"> VA Online</w:t>
      </w:r>
    </w:p>
    <w:p w14:paraId="585DD69D" w14:textId="22FF3BB9" w:rsidR="00F278DB" w:rsidRPr="00385219" w:rsidRDefault="00F278DB" w:rsidP="00F278DB">
      <w:pPr>
        <w:rPr>
          <w:rFonts w:ascii="Arial" w:hAnsi="Arial" w:cs="Arial"/>
          <w:lang w:val="en-US" w:eastAsia="id-ID"/>
        </w:rPr>
      </w:pPr>
    </w:p>
    <w:p w14:paraId="34A2F742" w14:textId="6AF46AA7" w:rsidR="00F278DB" w:rsidRPr="00385219" w:rsidRDefault="00F278DB" w:rsidP="00F278DB">
      <w:pPr>
        <w:rPr>
          <w:rFonts w:ascii="Arial" w:hAnsi="Arial" w:cs="Arial"/>
          <w:lang w:val="en-US" w:eastAsia="id-ID"/>
        </w:rPr>
      </w:pPr>
    </w:p>
    <w:p w14:paraId="48D16DB3" w14:textId="77777777" w:rsidR="003C1187" w:rsidRPr="00385219" w:rsidRDefault="003C1187" w:rsidP="003C1187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 w:eastAsia="id-ID"/>
        </w:rPr>
        <w:drawing>
          <wp:inline distT="0" distB="0" distL="0" distR="0" wp14:anchorId="679BDDC7" wp14:editId="4E5C96FF">
            <wp:extent cx="6007735" cy="3376930"/>
            <wp:effectExtent l="0" t="0" r="0" b="127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40A" w14:textId="2C3026A9" w:rsidR="00F278DB" w:rsidRPr="00385219" w:rsidRDefault="003C1187" w:rsidP="003C1187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="000B190E" w:rsidRPr="00385219">
        <w:rPr>
          <w:rFonts w:ascii="Arial" w:hAnsi="Arial" w:cs="Arial"/>
          <w:noProof/>
        </w:rPr>
        <w:t>10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 </w:t>
      </w:r>
      <w:proofErr w:type="spellStart"/>
      <w:r w:rsidRPr="00385219">
        <w:rPr>
          <w:rFonts w:ascii="Arial" w:hAnsi="Arial" w:cs="Arial"/>
          <w:lang w:val="en-US"/>
        </w:rPr>
        <w:t>Registrasi</w:t>
      </w:r>
      <w:proofErr w:type="spellEnd"/>
      <w:r w:rsidRPr="00385219">
        <w:rPr>
          <w:rFonts w:ascii="Arial" w:hAnsi="Arial" w:cs="Arial"/>
          <w:lang w:val="en-US"/>
        </w:rPr>
        <w:t xml:space="preserve"> Client </w:t>
      </w:r>
      <w:proofErr w:type="spellStart"/>
      <w:r w:rsidRPr="00385219">
        <w:rPr>
          <w:rFonts w:ascii="Arial" w:hAnsi="Arial" w:cs="Arial"/>
          <w:lang w:val="en-US"/>
        </w:rPr>
        <w:t>Baru</w:t>
      </w:r>
      <w:proofErr w:type="spellEnd"/>
      <w:r w:rsidRPr="00385219">
        <w:rPr>
          <w:rFonts w:ascii="Arial" w:hAnsi="Arial" w:cs="Arial"/>
          <w:lang w:val="en-US"/>
        </w:rPr>
        <w:t xml:space="preserve"> - Daftar </w:t>
      </w:r>
      <w:proofErr w:type="spellStart"/>
      <w:r w:rsidRPr="00385219">
        <w:rPr>
          <w:rFonts w:ascii="Arial" w:hAnsi="Arial" w:cs="Arial"/>
          <w:lang w:val="en-US"/>
        </w:rPr>
        <w:t>Produk</w:t>
      </w:r>
      <w:proofErr w:type="spellEnd"/>
      <w:r w:rsidRPr="00385219">
        <w:rPr>
          <w:rFonts w:ascii="Arial" w:hAnsi="Arial" w:cs="Arial"/>
          <w:lang w:val="en-US"/>
        </w:rPr>
        <w:t xml:space="preserve"> Giro</w:t>
      </w:r>
    </w:p>
    <w:p w14:paraId="6DAF543C" w14:textId="5DD1711D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7A3F7D93" w14:textId="77777777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27F3910C" w14:textId="2FCC8811" w:rsidR="003C1187" w:rsidRPr="005D613E" w:rsidRDefault="003C1187">
      <w:pPr>
        <w:pStyle w:val="Heading3"/>
        <w:numPr>
          <w:ilvl w:val="2"/>
          <w:numId w:val="10"/>
        </w:numPr>
        <w:rPr>
          <w:rFonts w:cs="Arial"/>
          <w:sz w:val="22"/>
        </w:rPr>
      </w:pPr>
      <w:bookmarkStart w:id="76" w:name="_Toc123889698"/>
      <w:proofErr w:type="spellStart"/>
      <w:r w:rsidRPr="005D613E">
        <w:rPr>
          <w:rFonts w:cs="Arial"/>
          <w:sz w:val="22"/>
          <w:lang w:val="en-US"/>
        </w:rPr>
        <w:lastRenderedPageBreak/>
        <w:t>Laporan</w:t>
      </w:r>
      <w:proofErr w:type="spellEnd"/>
      <w:r w:rsidRPr="005D613E">
        <w:rPr>
          <w:rFonts w:cs="Arial"/>
          <w:sz w:val="22"/>
          <w:lang w:val="en-US"/>
        </w:rPr>
        <w:t xml:space="preserve"> VA </w:t>
      </w:r>
      <w:proofErr w:type="spellStart"/>
      <w:r w:rsidRPr="005D613E">
        <w:rPr>
          <w:rFonts w:cs="Arial"/>
          <w:sz w:val="22"/>
          <w:lang w:val="en-US"/>
        </w:rPr>
        <w:t>Xendith</w:t>
      </w:r>
      <w:bookmarkEnd w:id="76"/>
      <w:proofErr w:type="spellEnd"/>
    </w:p>
    <w:p w14:paraId="22B317B1" w14:textId="4E5FD8E0" w:rsidR="002D42B3" w:rsidRPr="00385219" w:rsidRDefault="002D42B3" w:rsidP="002D42B3">
      <w:pPr>
        <w:rPr>
          <w:rFonts w:ascii="Arial" w:hAnsi="Arial" w:cs="Arial"/>
          <w:lang w:val="en-US"/>
        </w:rPr>
      </w:pPr>
    </w:p>
    <w:p w14:paraId="71B8E166" w14:textId="77777777" w:rsidR="000B190E" w:rsidRPr="00385219" w:rsidRDefault="000B190E" w:rsidP="000B190E">
      <w:pPr>
        <w:keepNext/>
        <w:rPr>
          <w:rFonts w:ascii="Arial" w:hAnsi="Arial" w:cs="Arial"/>
        </w:rPr>
      </w:pPr>
      <w:r w:rsidRPr="00385219">
        <w:rPr>
          <w:rFonts w:ascii="Arial" w:hAnsi="Arial" w:cs="Arial"/>
          <w:noProof/>
          <w:lang w:val="en-US"/>
        </w:rPr>
        <w:drawing>
          <wp:inline distT="0" distB="0" distL="0" distR="0" wp14:anchorId="4150F9C6" wp14:editId="7EBF29B3">
            <wp:extent cx="6007735" cy="2645410"/>
            <wp:effectExtent l="0" t="0" r="0" b="0"/>
            <wp:docPr id="44" name="Picture 4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BDF" w14:textId="34615738" w:rsidR="000B190E" w:rsidRPr="00385219" w:rsidRDefault="000B190E" w:rsidP="000B190E">
      <w:pPr>
        <w:pStyle w:val="Caption"/>
        <w:rPr>
          <w:rFonts w:ascii="Arial" w:hAnsi="Arial" w:cs="Arial"/>
          <w:lang w:val="en-US"/>
        </w:rPr>
      </w:pPr>
      <w:r w:rsidRPr="00385219">
        <w:rPr>
          <w:rFonts w:ascii="Arial" w:hAnsi="Arial" w:cs="Arial"/>
        </w:rPr>
        <w:t xml:space="preserve">Gambar </w:t>
      </w:r>
      <w:r w:rsidRPr="00385219">
        <w:rPr>
          <w:rFonts w:ascii="Arial" w:hAnsi="Arial" w:cs="Arial"/>
        </w:rPr>
        <w:fldChar w:fldCharType="begin"/>
      </w:r>
      <w:r w:rsidRPr="00385219">
        <w:rPr>
          <w:rFonts w:ascii="Arial" w:hAnsi="Arial" w:cs="Arial"/>
        </w:rPr>
        <w:instrText xml:space="preserve"> SEQ Gambar \* ARABIC </w:instrText>
      </w:r>
      <w:r w:rsidRPr="00385219">
        <w:rPr>
          <w:rFonts w:ascii="Arial" w:hAnsi="Arial" w:cs="Arial"/>
        </w:rPr>
        <w:fldChar w:fldCharType="separate"/>
      </w:r>
      <w:r w:rsidRPr="00385219">
        <w:rPr>
          <w:rFonts w:ascii="Arial" w:hAnsi="Arial" w:cs="Arial"/>
          <w:noProof/>
        </w:rPr>
        <w:t>11</w:t>
      </w:r>
      <w:r w:rsidRPr="00385219">
        <w:rPr>
          <w:rFonts w:ascii="Arial" w:hAnsi="Arial" w:cs="Arial"/>
        </w:rPr>
        <w:fldChar w:fldCharType="end"/>
      </w:r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Laporan</w:t>
      </w:r>
      <w:proofErr w:type="spellEnd"/>
      <w:r w:rsidRPr="00385219">
        <w:rPr>
          <w:rFonts w:ascii="Arial" w:hAnsi="Arial" w:cs="Arial"/>
          <w:lang w:val="en-US"/>
        </w:rPr>
        <w:t xml:space="preserve"> </w:t>
      </w:r>
      <w:proofErr w:type="spellStart"/>
      <w:r w:rsidRPr="00385219">
        <w:rPr>
          <w:rFonts w:ascii="Arial" w:hAnsi="Arial" w:cs="Arial"/>
          <w:lang w:val="en-US"/>
        </w:rPr>
        <w:t>Transaksi</w:t>
      </w:r>
      <w:proofErr w:type="spellEnd"/>
      <w:r w:rsidRPr="00385219">
        <w:rPr>
          <w:rFonts w:ascii="Arial" w:hAnsi="Arial" w:cs="Arial"/>
          <w:lang w:val="en-US"/>
        </w:rPr>
        <w:t xml:space="preserve"> VA </w:t>
      </w:r>
      <w:proofErr w:type="spellStart"/>
      <w:r w:rsidRPr="00385219">
        <w:rPr>
          <w:rFonts w:ascii="Arial" w:hAnsi="Arial" w:cs="Arial"/>
          <w:lang w:val="en-US"/>
        </w:rPr>
        <w:t>Xendith</w:t>
      </w:r>
      <w:proofErr w:type="spellEnd"/>
    </w:p>
    <w:p w14:paraId="686F57ED" w14:textId="2A6D70CC" w:rsidR="003D0BB5" w:rsidRPr="006410AC" w:rsidRDefault="003D0BB5" w:rsidP="003D0BB5">
      <w:pPr>
        <w:pStyle w:val="Heading2"/>
        <w:rPr>
          <w:rFonts w:cs="Arial"/>
          <w:sz w:val="22"/>
          <w:szCs w:val="22"/>
        </w:rPr>
      </w:pPr>
      <w:bookmarkStart w:id="77" w:name="_Toc123889699"/>
      <w:r w:rsidRPr="006410AC">
        <w:rPr>
          <w:rFonts w:cs="Arial"/>
          <w:sz w:val="22"/>
          <w:szCs w:val="22"/>
        </w:rPr>
        <w:t>Data Definition Language</w:t>
      </w:r>
      <w:bookmarkEnd w:id="77"/>
    </w:p>
    <w:p w14:paraId="29876A56" w14:textId="1E75DD35" w:rsidR="003C1187" w:rsidRPr="00385219" w:rsidRDefault="003C1187" w:rsidP="00B6616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"/>
        <w:gridCol w:w="2285"/>
        <w:gridCol w:w="1711"/>
        <w:gridCol w:w="4955"/>
      </w:tblGrid>
      <w:tr w:rsidR="00C8282E" w:rsidRPr="00385219" w14:paraId="3725410D" w14:textId="2014501C" w:rsidTr="009D1180">
        <w:tc>
          <w:tcPr>
            <w:tcW w:w="988" w:type="dxa"/>
          </w:tcPr>
          <w:p w14:paraId="3C4827A2" w14:textId="0ABCE7D0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No</w:t>
            </w:r>
          </w:p>
        </w:tc>
        <w:tc>
          <w:tcPr>
            <w:tcW w:w="1797" w:type="dxa"/>
          </w:tcPr>
          <w:p w14:paraId="11915ABF" w14:textId="34A0F4E7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 xml:space="preserve">Nama </w:t>
            </w:r>
            <w:proofErr w:type="spellStart"/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Tabel</w:t>
            </w:r>
            <w:proofErr w:type="spellEnd"/>
          </w:p>
        </w:tc>
        <w:tc>
          <w:tcPr>
            <w:tcW w:w="1711" w:type="dxa"/>
          </w:tcPr>
          <w:p w14:paraId="41D4AEE6" w14:textId="09A3E522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proofErr w:type="spellStart"/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Deskripsi</w:t>
            </w:r>
            <w:proofErr w:type="spellEnd"/>
          </w:p>
        </w:tc>
        <w:tc>
          <w:tcPr>
            <w:tcW w:w="4955" w:type="dxa"/>
          </w:tcPr>
          <w:p w14:paraId="4651F473" w14:textId="217CBF41" w:rsidR="009D69E4" w:rsidRPr="007D5AB4" w:rsidRDefault="009D69E4" w:rsidP="007D5AB4">
            <w:pPr>
              <w:jc w:val="center"/>
              <w:rPr>
                <w:rFonts w:ascii="Arial" w:hAnsi="Arial" w:cs="Arial"/>
                <w:b/>
                <w:bCs/>
                <w:lang w:val="en-US" w:eastAsia="id-ID"/>
              </w:rPr>
            </w:pPr>
            <w:r w:rsidRPr="007D5AB4">
              <w:rPr>
                <w:rFonts w:ascii="Arial" w:hAnsi="Arial" w:cs="Arial"/>
                <w:b/>
                <w:bCs/>
                <w:lang w:val="en-US" w:eastAsia="id-ID"/>
              </w:rPr>
              <w:t>DDL</w:t>
            </w:r>
          </w:p>
        </w:tc>
      </w:tr>
      <w:tr w:rsidR="00C8282E" w:rsidRPr="00385219" w14:paraId="6DFEEB5F" w14:textId="511BB50C" w:rsidTr="009D1180">
        <w:tc>
          <w:tcPr>
            <w:tcW w:w="988" w:type="dxa"/>
          </w:tcPr>
          <w:p w14:paraId="2B3D6957" w14:textId="6EB9E0D5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1</w:t>
            </w:r>
          </w:p>
        </w:tc>
        <w:tc>
          <w:tcPr>
            <w:tcW w:w="1797" w:type="dxa"/>
          </w:tcPr>
          <w:p w14:paraId="5B252D02" w14:textId="40935401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vao_client</w:t>
            </w:r>
            <w:proofErr w:type="spellEnd"/>
          </w:p>
        </w:tc>
        <w:tc>
          <w:tcPr>
            <w:tcW w:w="1711" w:type="dxa"/>
          </w:tcPr>
          <w:p w14:paraId="35F8C2B3" w14:textId="77777777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kolom</w:t>
            </w:r>
            <w:proofErr w:type="spellEnd"/>
          </w:p>
          <w:p w14:paraId="6A98A995" w14:textId="36F054A4" w:rsidR="009D69E4" w:rsidRPr="006410AC" w:rsidRDefault="00E44B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</w:t>
            </w:r>
            <w:r w:rsidR="009D69E4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ao_c_</w:t>
            </w:r>
            <w:r w:rsidR="00583009">
              <w:rPr>
                <w:rFonts w:ascii="Arial" w:hAnsi="Arial" w:cs="Arial"/>
                <w:sz w:val="20"/>
                <w:szCs w:val="20"/>
                <w:lang w:val="en-US" w:eastAsia="id-ID"/>
              </w:rPr>
              <w:t>h</w:t>
            </w:r>
            <w:r w:rsidR="006A6CF7">
              <w:rPr>
                <w:rFonts w:ascii="Arial" w:hAnsi="Arial" w:cs="Arial"/>
                <w:sz w:val="20"/>
                <w:szCs w:val="20"/>
                <w:lang w:val="en-US" w:eastAsia="id-ID"/>
              </w:rPr>
              <w:t>2h</w:t>
            </w:r>
            <w:r w:rsidR="009D69E4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</w:p>
          <w:p w14:paraId="21E0BFF5" w14:textId="68CD277F" w:rsidR="009D3A36" w:rsidRPr="006410AC" w:rsidRDefault="009D3A36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admin</w:t>
            </w: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  <w:proofErr w:type="spellEnd"/>
          </w:p>
          <w:p w14:paraId="04B162CD" w14:textId="0FA99B0E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</w:tc>
        <w:tc>
          <w:tcPr>
            <w:tcW w:w="4955" w:type="dxa"/>
          </w:tcPr>
          <w:p w14:paraId="096F1667" w14:textId="532AE49B" w:rsidR="009D69E4" w:rsidRPr="006410AC" w:rsidRDefault="009D69E4" w:rsidP="009D69E4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alter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vao_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client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</w:t>
            </w:r>
          </w:p>
          <w:p w14:paraId="05BB2BFD" w14:textId="434E7F65" w:rsidR="009D69E4" w:rsidRPr="009D3A36" w:rsidRDefault="009D69E4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add column 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>h</w:t>
            </w:r>
            <w:r w:rsidR="006A6CF7">
              <w:rPr>
                <w:rFonts w:ascii="Arial" w:hAnsi="Arial" w:cs="Arial"/>
                <w:sz w:val="20"/>
                <w:szCs w:val="20"/>
                <w:lang w:val="en-US" w:eastAsia="id-ID"/>
              </w:rPr>
              <w:t>2h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_type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varchar</w:t>
            </w: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(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1),</w:t>
            </w:r>
          </w:p>
          <w:p w14:paraId="201CBECD" w14:textId="77777777" w:rsidR="009D3A36" w:rsidRPr="006410AC" w:rsidRDefault="009D69E4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add column </w:t>
            </w:r>
            <w:proofErr w:type="spellStart"/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vao_c_</w:t>
            </w:r>
            <w:r w:rsidR="009D3A36">
              <w:rPr>
                <w:rFonts w:ascii="Arial" w:hAnsi="Arial" w:cs="Arial"/>
                <w:sz w:val="20"/>
                <w:szCs w:val="20"/>
                <w:lang w:val="en-US" w:eastAsia="id-ID"/>
              </w:rPr>
              <w:t>admin</w:t>
            </w:r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_</w:t>
            </w:r>
            <w:proofErr w:type="gramStart"/>
            <w:r w:rsidR="009D3A36"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type</w:t>
            </w:r>
            <w:proofErr w:type="spellEnd"/>
            <w:proofErr w:type="gramEnd"/>
          </w:p>
          <w:p w14:paraId="2EFD5BF6" w14:textId="09D08881" w:rsidR="009D69E4" w:rsidRPr="006410AC" w:rsidRDefault="009D69E4" w:rsidP="009D3A36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varchar</w:t>
            </w:r>
            <w:r w:rsidRPr="006410AC">
              <w:rPr>
                <w:rFonts w:ascii="Arial" w:hAnsi="Arial" w:cs="Arial"/>
                <w:sz w:val="20"/>
                <w:szCs w:val="20"/>
                <w:lang w:val="en-GB" w:eastAsia="id-ID"/>
              </w:rPr>
              <w:t>(100</w:t>
            </w:r>
            <w:r w:rsidR="009D3A36">
              <w:rPr>
                <w:rFonts w:ascii="Arial" w:hAnsi="Arial" w:cs="Arial"/>
                <w:sz w:val="20"/>
                <w:szCs w:val="20"/>
                <w:lang w:val="en-GB" w:eastAsia="id-ID"/>
              </w:rPr>
              <w:t>);</w:t>
            </w:r>
          </w:p>
        </w:tc>
      </w:tr>
      <w:tr w:rsidR="00B228F0" w:rsidRPr="00385219" w14:paraId="4FC8EC70" w14:textId="77777777" w:rsidTr="009D1180">
        <w:tc>
          <w:tcPr>
            <w:tcW w:w="988" w:type="dxa"/>
          </w:tcPr>
          <w:p w14:paraId="1DABDEE0" w14:textId="6A236C29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2</w:t>
            </w:r>
          </w:p>
        </w:tc>
        <w:tc>
          <w:tcPr>
            <w:tcW w:w="1797" w:type="dxa"/>
          </w:tcPr>
          <w:p w14:paraId="6591FA95" w14:textId="4C4BB370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vao_client</w:t>
            </w: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_h2h_credential</w:t>
            </w:r>
          </w:p>
        </w:tc>
        <w:tc>
          <w:tcPr>
            <w:tcW w:w="1711" w:type="dxa"/>
          </w:tcPr>
          <w:p w14:paraId="2C4723B6" w14:textId="022EFD69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baru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menampung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informasi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h2h credential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bagi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institusi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integrasi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h2h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dengan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xendith</w:t>
            </w:r>
            <w:proofErr w:type="spellEnd"/>
          </w:p>
        </w:tc>
        <w:tc>
          <w:tcPr>
            <w:tcW w:w="4955" w:type="dxa"/>
          </w:tcPr>
          <w:p w14:paraId="3E4D8F59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CREATE TABLE "public"."vao_client_h2h_credential" (</w:t>
            </w:r>
          </w:p>
          <w:p w14:paraId="40810BDE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_client_h2h_credential_id" SERIAL NOT NULL,</w:t>
            </w:r>
          </w:p>
          <w:p w14:paraId="31B128E1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ab/>
              <w:t>"</w:t>
            </w:r>
            <w:proofErr w:type="spellStart"/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_c_id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 INT4</w:t>
            </w:r>
          </w:p>
          <w:p w14:paraId="747A026C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vao_inquiry_url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07BBDC67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vao_cekstatus_url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4D0315F0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vao_payment_url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0A6D6CB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ab/>
              <w:t>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vao_auth_url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22F0316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"vao_c_username_h2h"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"."default",</w:t>
            </w:r>
          </w:p>
          <w:p w14:paraId="73A3E121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"vao_c_credential_h2h" 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varchar(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255) COLLATE "pg_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catalog</w:t>
            </w:r>
            <w:proofErr w:type="spell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"."default"</w:t>
            </w:r>
          </w:p>
          <w:p w14:paraId="7100AF56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)</w:t>
            </w:r>
          </w:p>
          <w:p w14:paraId="42537C4A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;</w:t>
            </w:r>
          </w:p>
          <w:p w14:paraId="17D3FB14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</w:p>
          <w:p w14:paraId="3A53D9BA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ALTER TABLE "public"."vao_client_h2h_</w:t>
            </w:r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credential"</w:t>
            </w:r>
            <w:proofErr w:type="gramEnd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</w:t>
            </w:r>
          </w:p>
          <w:p w14:paraId="3DD47589" w14:textId="77777777" w:rsidR="001807C8" w:rsidRPr="001807C8" w:rsidRDefault="001807C8" w:rsidP="001807C8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 xml:space="preserve">  OWNER TO "</w:t>
            </w:r>
            <w:proofErr w:type="spell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postgres</w:t>
            </w:r>
            <w:proofErr w:type="spellEnd"/>
            <w:proofErr w:type="gramStart"/>
            <w:r w:rsidRPr="001807C8">
              <w:rPr>
                <w:rFonts w:ascii="Arial" w:hAnsi="Arial" w:cs="Arial"/>
                <w:sz w:val="20"/>
                <w:szCs w:val="20"/>
                <w:lang w:val="en-GB" w:eastAsia="id-ID"/>
              </w:rPr>
              <w:t>";</w:t>
            </w:r>
            <w:proofErr w:type="gramEnd"/>
          </w:p>
          <w:p w14:paraId="4031C114" w14:textId="77777777" w:rsidR="00B228F0" w:rsidRPr="006410AC" w:rsidRDefault="00B228F0" w:rsidP="009D69E4">
            <w:pPr>
              <w:rPr>
                <w:rFonts w:ascii="Arial" w:hAnsi="Arial" w:cs="Arial"/>
                <w:sz w:val="20"/>
                <w:szCs w:val="20"/>
                <w:lang w:val="en-GB" w:eastAsia="id-ID"/>
              </w:rPr>
            </w:pPr>
          </w:p>
        </w:tc>
      </w:tr>
      <w:tr w:rsidR="00C8282E" w:rsidRPr="00385219" w14:paraId="46E2C77C" w14:textId="77777777" w:rsidTr="009D1180">
        <w:tc>
          <w:tcPr>
            <w:tcW w:w="988" w:type="dxa"/>
          </w:tcPr>
          <w:p w14:paraId="6917D295" w14:textId="050BB039" w:rsidR="00C8282E" w:rsidRPr="006410AC" w:rsidRDefault="00C8282E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>2</w:t>
            </w:r>
          </w:p>
        </w:tc>
        <w:tc>
          <w:tcPr>
            <w:tcW w:w="1797" w:type="dxa"/>
          </w:tcPr>
          <w:p w14:paraId="51F6853B" w14:textId="510A0ABB" w:rsidR="00C8282E" w:rsidRPr="006410AC" w:rsidRDefault="00396320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vao_h2h_trx</w:t>
            </w:r>
          </w:p>
        </w:tc>
        <w:tc>
          <w:tcPr>
            <w:tcW w:w="1711" w:type="dxa"/>
          </w:tcPr>
          <w:p w14:paraId="7961FFDF" w14:textId="3CE59206" w:rsidR="00C8282E" w:rsidRPr="006410AC" w:rsidRDefault="00C8282E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merekam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data </w:t>
            </w:r>
            <w:r w:rsidR="0011145B">
              <w:rPr>
                <w:rFonts w:ascii="Arial" w:hAnsi="Arial" w:cs="Arial"/>
                <w:sz w:val="20"/>
                <w:szCs w:val="20"/>
                <w:lang w:val="en-US" w:eastAsia="id-ID"/>
              </w:rPr>
              <w:t>h2h transaction</w:t>
            </w:r>
          </w:p>
        </w:tc>
        <w:tc>
          <w:tcPr>
            <w:tcW w:w="4955" w:type="dxa"/>
          </w:tcPr>
          <w:p w14:paraId="0DEAC1A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CREATE TABLE "public"."vao_h2h_trx" (</w:t>
            </w:r>
          </w:p>
          <w:p w14:paraId="02139A9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"vao_h2h_trx_id" int4 NOT NULL DEFAULT 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nextval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('vao_h2h_trx_vao_h2h_trx_id_seq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'::</w:t>
            </w:r>
            <w:proofErr w:type="spellStart"/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regclass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),</w:t>
            </w:r>
          </w:p>
          <w:p w14:paraId="451EE09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created_at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6) DEFAULT now(),</w:t>
            </w:r>
          </w:p>
          <w:p w14:paraId="4C9B924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cin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7474A7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"latitude"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55018D0D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"longitude"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78D1E4A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customer_no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NOT NULL,</w:t>
            </w:r>
          </w:p>
          <w:p w14:paraId="3BCFCC4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virtual_account_no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DDDBAD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inquiry_request_id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E563A54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payment_request_id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D08690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source_bank_code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6B21A7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"amount"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20,3),</w:t>
            </w:r>
          </w:p>
          <w:p w14:paraId="79AD4647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trx_date_time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6),</w:t>
            </w:r>
          </w:p>
          <w:p w14:paraId="076DFAD9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reference_no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13CFD6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corebank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_ref_no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BD2E09E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"remark"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3FFD2B6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843444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source_account_name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79ECEBA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payment_interfcae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26D903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transfer_method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20431F65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_request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4A18381D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_response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E2D82E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response_code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5302E37B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response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_description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0DDB52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flag_status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447C9B33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flag_status_trx_bjb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7B5AC62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"flag_status_trx_h2h"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4716D3C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dest_account_no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150) COLLATE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E787C5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institusi_fee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1F465AB7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bjb_fee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6912DAF2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total_fee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numeric(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24,0),</w:t>
            </w:r>
          </w:p>
          <w:p w14:paraId="13666629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CONSTRAINT "vao_h2h_trx_pkey" PRIMARY KEY ("vao_h2h_trx_id")</w:t>
            </w:r>
          </w:p>
          <w:p w14:paraId="5A69EA1E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)</w:t>
            </w:r>
          </w:p>
          <w:p w14:paraId="2C4755B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;</w:t>
            </w:r>
          </w:p>
          <w:p w14:paraId="47B03EFF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  <w:p w14:paraId="4F6D9D98" w14:textId="77777777" w:rsidR="005F6842" w:rsidRPr="005F6842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ALTER TABLE "public"."vao_h2h_</w:t>
            </w:r>
            <w:proofErr w:type="gram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trx"</w:t>
            </w:r>
            <w:proofErr w:type="gram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</w:p>
          <w:p w14:paraId="3FA20D3E" w14:textId="3B43ABB5" w:rsidR="00C8282E" w:rsidRPr="006410AC" w:rsidRDefault="005F6842" w:rsidP="005F6842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 xml:space="preserve">  OWNER TO "</w:t>
            </w:r>
            <w:proofErr w:type="spellStart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postgres</w:t>
            </w:r>
            <w:proofErr w:type="spellEnd"/>
            <w:r w:rsidRPr="005F6842">
              <w:rPr>
                <w:rFonts w:ascii="Arial" w:hAnsi="Arial" w:cs="Arial"/>
                <w:sz w:val="20"/>
                <w:szCs w:val="20"/>
                <w:lang w:val="en-US" w:eastAsia="id-ID"/>
              </w:rPr>
              <w:t>";</w:t>
            </w:r>
          </w:p>
        </w:tc>
      </w:tr>
      <w:tr w:rsidR="00FA304D" w:rsidRPr="00385219" w14:paraId="79B54402" w14:textId="77777777" w:rsidTr="009D1180">
        <w:tc>
          <w:tcPr>
            <w:tcW w:w="988" w:type="dxa"/>
          </w:tcPr>
          <w:p w14:paraId="44A19A44" w14:textId="39FF0400" w:rsidR="00FA304D" w:rsidRPr="006410AC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lastRenderedPageBreak/>
              <w:t>4</w:t>
            </w:r>
          </w:p>
        </w:tc>
        <w:tc>
          <w:tcPr>
            <w:tcW w:w="1797" w:type="dxa"/>
          </w:tcPr>
          <w:p w14:paraId="06A7FD25" w14:textId="12B5A144" w:rsidR="00FA304D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va_retry_callback</w:t>
            </w:r>
            <w:proofErr w:type="spellEnd"/>
          </w:p>
        </w:tc>
        <w:tc>
          <w:tcPr>
            <w:tcW w:w="1711" w:type="dxa"/>
          </w:tcPr>
          <w:p w14:paraId="75A73121" w14:textId="59186B2A" w:rsidR="00FA304D" w:rsidRPr="006410AC" w:rsidRDefault="00FA304D" w:rsidP="009D69E4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Penambahan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table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>merekam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trx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harus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>dilakukan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callback</w:t>
            </w:r>
          </w:p>
        </w:tc>
        <w:tc>
          <w:tcPr>
            <w:tcW w:w="4955" w:type="dxa"/>
          </w:tcPr>
          <w:p w14:paraId="6C04F74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CREATE TABLE "public"."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(</w:t>
            </w:r>
          </w:p>
          <w:p w14:paraId="158F14F8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int4 NOT NULL DEFAULT 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nextval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('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va_callback_trx_va_callback_trx_id_seq</w:t>
            </w:r>
            <w:proofErr w:type="spellEnd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'::</w:t>
            </w:r>
            <w:proofErr w:type="spellStart"/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regclass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),</w:t>
            </w:r>
          </w:p>
          <w:p w14:paraId="2D242E29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created_at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timestamp(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6) DEFAULT now(),</w:t>
            </w:r>
          </w:p>
          <w:p w14:paraId="600B99FC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vao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_tl_id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int4,</w:t>
            </w:r>
          </w:p>
          <w:p w14:paraId="381F3024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"va_h2h_type"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F86958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va_number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0922CAE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client_refnum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6CE2974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trxtime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50)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7E19097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"amount" float8,</w:t>
            </w:r>
          </w:p>
          <w:p w14:paraId="218C7777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unpaidamount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float8,</w:t>
            </w:r>
          </w:p>
          <w:p w14:paraId="24CFDF48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callback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_retry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int4 DEFAULT 0,</w:t>
            </w:r>
          </w:p>
          <w:p w14:paraId="55B598D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status_trx_bjb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32B50EC1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"status_trx_h2h"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6703C0C0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status_transaksi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" 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varchar(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1)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6068043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"</w:t>
            </w:r>
            <w:proofErr w:type="spellStart"/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stream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_req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text COLLATE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pg_catalog"."default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",</w:t>
            </w:r>
          </w:p>
          <w:p w14:paraId="12733D2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CONSTRAINT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va_callback_trx_pkey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 PRIMARY KEY ("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va_callback_trx_id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")</w:t>
            </w:r>
          </w:p>
          <w:p w14:paraId="69FD6DC2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)</w:t>
            </w:r>
          </w:p>
          <w:p w14:paraId="3A68A9F5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;</w:t>
            </w:r>
          </w:p>
          <w:p w14:paraId="5C4CE6DB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</w:p>
          <w:p w14:paraId="0D414B02" w14:textId="77777777" w:rsidR="00013E01" w:rsidRPr="00013E01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ALTER TABLE "public"."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va_callback_</w:t>
            </w:r>
            <w:proofErr w:type="gram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trx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</w:t>
            </w:r>
            <w:proofErr w:type="gram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</w:t>
            </w:r>
          </w:p>
          <w:p w14:paraId="2A14C423" w14:textId="1CE75156" w:rsidR="00FA304D" w:rsidRPr="00FA304D" w:rsidRDefault="00013E01" w:rsidP="00013E01">
            <w:pPr>
              <w:rPr>
                <w:rFonts w:ascii="Arial" w:hAnsi="Arial" w:cs="Arial"/>
                <w:sz w:val="20"/>
                <w:szCs w:val="20"/>
                <w:lang w:val="en-US" w:eastAsia="id-ID"/>
              </w:rPr>
            </w:pPr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 xml:space="preserve">  OWNER TO "</w:t>
            </w:r>
            <w:proofErr w:type="spellStart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postgres</w:t>
            </w:r>
            <w:proofErr w:type="spellEnd"/>
            <w:r w:rsidRPr="00013E01">
              <w:rPr>
                <w:rFonts w:ascii="Arial" w:hAnsi="Arial" w:cs="Arial"/>
                <w:sz w:val="20"/>
                <w:szCs w:val="20"/>
                <w:lang w:val="en-US" w:eastAsia="id-ID"/>
              </w:rPr>
              <w:t>";</w:t>
            </w:r>
          </w:p>
        </w:tc>
      </w:tr>
    </w:tbl>
    <w:p w14:paraId="42112CB3" w14:textId="77777777" w:rsidR="009D69E4" w:rsidRDefault="009D69E4" w:rsidP="009D69E4">
      <w:pPr>
        <w:rPr>
          <w:rFonts w:ascii="Arial" w:hAnsi="Arial" w:cs="Arial"/>
          <w:lang w:val="en-US" w:eastAsia="id-ID"/>
        </w:rPr>
      </w:pPr>
    </w:p>
    <w:p w14:paraId="00F0729D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5F5F3FCC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3E4107E2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E71DBF8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706D02C8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A699C0C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22464B6C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0722F6D9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23B0527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2BC52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97CEC69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1801F31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0C7881A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1B86043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C8A5C4E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46E3123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53390B5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5EFDB74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77865E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D620B1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5D765BD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63EEE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30EB1C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BF225E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15B9C35B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0F94F7EF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E7060D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CE04CA8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3636A9E2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94BA607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2616131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2ED3A15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7BBC56C6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2C7200EC" w14:textId="77777777" w:rsidR="00251A17" w:rsidRDefault="00251A17" w:rsidP="009D69E4">
      <w:pPr>
        <w:rPr>
          <w:rFonts w:ascii="Arial" w:hAnsi="Arial" w:cs="Arial"/>
          <w:lang w:val="en-US" w:eastAsia="id-ID"/>
        </w:rPr>
      </w:pPr>
    </w:p>
    <w:p w14:paraId="67E168E1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569504F7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48FC9014" w14:textId="77777777" w:rsidR="003B3961" w:rsidRDefault="003B3961" w:rsidP="009D69E4">
      <w:pPr>
        <w:rPr>
          <w:rFonts w:ascii="Arial" w:hAnsi="Arial" w:cs="Arial"/>
          <w:lang w:val="en-US" w:eastAsia="id-ID"/>
        </w:rPr>
      </w:pPr>
    </w:p>
    <w:p w14:paraId="43D25B74" w14:textId="05CE251A" w:rsidR="00F96CC2" w:rsidRPr="006410AC" w:rsidRDefault="00F278DB" w:rsidP="00F96CC2">
      <w:pPr>
        <w:pStyle w:val="Heading2"/>
        <w:rPr>
          <w:rFonts w:cs="Arial"/>
          <w:sz w:val="22"/>
          <w:szCs w:val="22"/>
        </w:rPr>
      </w:pPr>
      <w:bookmarkStart w:id="78" w:name="_Toc123889700"/>
      <w:r w:rsidRPr="006410AC">
        <w:rPr>
          <w:rFonts w:cs="Arial"/>
          <w:sz w:val="22"/>
          <w:szCs w:val="22"/>
        </w:rPr>
        <w:t>API Design</w:t>
      </w:r>
      <w:bookmarkEnd w:id="78"/>
    </w:p>
    <w:p w14:paraId="4DBF7899" w14:textId="499F678E" w:rsidR="009E0748" w:rsidRPr="006410AC" w:rsidRDefault="009E0748" w:rsidP="009E0748">
      <w:pPr>
        <w:pStyle w:val="Heading3"/>
        <w:rPr>
          <w:rFonts w:cs="Arial"/>
          <w:sz w:val="22"/>
          <w:lang w:val="en-US"/>
        </w:rPr>
      </w:pPr>
      <w:bookmarkStart w:id="79" w:name="_Toc123889701"/>
      <w:proofErr w:type="spellStart"/>
      <w:r w:rsidRPr="006410AC">
        <w:rPr>
          <w:rFonts w:cs="Arial"/>
          <w:sz w:val="22"/>
          <w:lang w:val="en-US"/>
        </w:rPr>
        <w:t>Authentifikasi</w:t>
      </w:r>
      <w:proofErr w:type="spellEnd"/>
      <w:r w:rsidR="00676689" w:rsidRPr="006410AC">
        <w:rPr>
          <w:rFonts w:cs="Arial"/>
          <w:sz w:val="22"/>
          <w:lang w:val="en-US"/>
        </w:rPr>
        <w:t xml:space="preserve">- </w:t>
      </w:r>
      <w:proofErr w:type="spellStart"/>
      <w:r w:rsidR="00676689" w:rsidRPr="006410AC">
        <w:rPr>
          <w:rFonts w:cs="Arial"/>
          <w:sz w:val="22"/>
          <w:lang w:val="en-US"/>
        </w:rPr>
        <w:t>Xendith</w:t>
      </w:r>
      <w:bookmarkEnd w:id="79"/>
      <w:proofErr w:type="spellEnd"/>
    </w:p>
    <w:p w14:paraId="33672BEA" w14:textId="4CA02D11" w:rsidR="009E0748" w:rsidRPr="006410AC" w:rsidRDefault="00BD6A45">
      <w:pPr>
        <w:pStyle w:val="ListParagraph"/>
        <w:numPr>
          <w:ilvl w:val="0"/>
          <w:numId w:val="11"/>
        </w:numPr>
        <w:rPr>
          <w:rFonts w:cs="Arial"/>
          <w:lang w:val="en-US"/>
        </w:rPr>
      </w:pPr>
      <w:r w:rsidRPr="006410AC">
        <w:rPr>
          <w:rFonts w:cs="Arial"/>
          <w:lang w:val="en-US"/>
        </w:rPr>
        <w:t>Access Token API</w:t>
      </w:r>
    </w:p>
    <w:p w14:paraId="305331C1" w14:textId="4D0998B2" w:rsidR="009E0748" w:rsidRPr="006410AC" w:rsidRDefault="009E0748" w:rsidP="009E0748">
      <w:pPr>
        <w:pStyle w:val="ListParagraph"/>
        <w:rPr>
          <w:rFonts w:cs="Arial"/>
          <w:lang w:val="en-GB"/>
        </w:rPr>
      </w:pPr>
      <w:r w:rsidRPr="006410AC">
        <w:rPr>
          <w:rFonts w:cs="Arial"/>
          <w:lang w:val="en-GB"/>
        </w:rPr>
        <w:t xml:space="preserve">API get token </w:t>
      </w:r>
      <w:proofErr w:type="spellStart"/>
      <w:r w:rsidRPr="006410AC">
        <w:rPr>
          <w:rFonts w:cs="Arial"/>
          <w:lang w:val="en-GB"/>
        </w:rPr>
        <w:t>digunakan</w:t>
      </w:r>
      <w:proofErr w:type="spellEnd"/>
      <w:r w:rsidRPr="006410AC">
        <w:rPr>
          <w:rFonts w:cs="Arial"/>
          <w:lang w:val="en-GB"/>
        </w:rPr>
        <w:t xml:space="preserve"> oleh </w:t>
      </w:r>
      <w:proofErr w:type="spellStart"/>
      <w:r w:rsidRPr="006410AC">
        <w:rPr>
          <w:rFonts w:cs="Arial"/>
          <w:lang w:val="en-GB"/>
        </w:rPr>
        <w:t>mitra</w:t>
      </w:r>
      <w:proofErr w:type="spellEnd"/>
      <w:r w:rsidRPr="006410AC">
        <w:rPr>
          <w:rFonts w:cs="Arial"/>
          <w:lang w:val="en-GB"/>
        </w:rPr>
        <w:t xml:space="preserve">/client </w:t>
      </w:r>
      <w:proofErr w:type="spellStart"/>
      <w:r w:rsidRPr="006410AC">
        <w:rPr>
          <w:rFonts w:cs="Arial"/>
          <w:lang w:val="en-GB"/>
        </w:rPr>
        <w:t>untuk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mendapatkan</w:t>
      </w:r>
      <w:proofErr w:type="spellEnd"/>
      <w:r w:rsidRPr="006410AC">
        <w:rPr>
          <w:rFonts w:cs="Arial"/>
          <w:lang w:val="en-GB"/>
        </w:rPr>
        <w:t xml:space="preserve"> token </w:t>
      </w:r>
      <w:proofErr w:type="spellStart"/>
      <w:r w:rsidRPr="006410AC">
        <w:rPr>
          <w:rFonts w:cs="Arial"/>
          <w:lang w:val="en-GB"/>
        </w:rPr>
        <w:t>akses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untuk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dapat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Pr="006410AC">
        <w:rPr>
          <w:rFonts w:cs="Arial"/>
          <w:lang w:val="en-GB"/>
        </w:rPr>
        <w:t>melakukan</w:t>
      </w:r>
      <w:proofErr w:type="spellEnd"/>
      <w:r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transaksi</w:t>
      </w:r>
      <w:proofErr w:type="spellEnd"/>
      <w:r w:rsidR="00BD6A45" w:rsidRPr="006410AC">
        <w:rPr>
          <w:rFonts w:cs="Arial"/>
          <w:lang w:val="en-GB"/>
        </w:rPr>
        <w:t xml:space="preserve"> request </w:t>
      </w:r>
      <w:proofErr w:type="spellStart"/>
      <w:r w:rsidR="00BD6A45" w:rsidRPr="006410AC">
        <w:rPr>
          <w:rFonts w:cs="Arial"/>
          <w:lang w:val="en-GB"/>
        </w:rPr>
        <w:t>kearah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xendith</w:t>
      </w:r>
      <w:proofErr w:type="spellEnd"/>
      <w:r w:rsidR="00BD6A45" w:rsidRPr="006410AC">
        <w:rPr>
          <w:rFonts w:cs="Arial"/>
          <w:lang w:val="en-GB"/>
        </w:rPr>
        <w:t xml:space="preserve">, </w:t>
      </w:r>
      <w:proofErr w:type="spellStart"/>
      <w:r w:rsidR="00BD6A45" w:rsidRPr="006410AC">
        <w:rPr>
          <w:rFonts w:cs="Arial"/>
          <w:lang w:val="en-GB"/>
        </w:rPr>
        <w:t>authentifikasi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ini</w:t>
      </w:r>
      <w:proofErr w:type="spellEnd"/>
      <w:r w:rsidR="00BD6A45" w:rsidRPr="006410AC">
        <w:rPr>
          <w:rFonts w:cs="Arial"/>
          <w:lang w:val="en-GB"/>
        </w:rPr>
        <w:t xml:space="preserve"> </w:t>
      </w:r>
      <w:proofErr w:type="spellStart"/>
      <w:r w:rsidR="00BD6A45" w:rsidRPr="006410AC">
        <w:rPr>
          <w:rFonts w:cs="Arial"/>
          <w:lang w:val="en-GB"/>
        </w:rPr>
        <w:t>akan</w:t>
      </w:r>
      <w:proofErr w:type="spellEnd"/>
      <w:r w:rsidR="00BD6A45" w:rsidRPr="006410AC">
        <w:rPr>
          <w:rFonts w:cs="Arial"/>
          <w:lang w:val="en-GB"/>
        </w:rPr>
        <w:t xml:space="preserve"> proses oleh engine </w:t>
      </w:r>
      <w:proofErr w:type="gramStart"/>
      <w:r w:rsidR="00BD6A45" w:rsidRPr="006410AC">
        <w:rPr>
          <w:rFonts w:cs="Arial"/>
          <w:lang w:val="en-GB"/>
        </w:rPr>
        <w:t>VA</w:t>
      </w:r>
      <w:proofErr w:type="gram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951"/>
        <w:gridCol w:w="2259"/>
        <w:gridCol w:w="192"/>
        <w:gridCol w:w="9"/>
        <w:gridCol w:w="2038"/>
        <w:gridCol w:w="2842"/>
      </w:tblGrid>
      <w:tr w:rsidR="009E0748" w:rsidRPr="006410AC" w14:paraId="4574F62F" w14:textId="77777777" w:rsidTr="00347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25B74B2" w14:textId="517E7A4F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7340" w:type="dxa"/>
            <w:gridSpan w:val="5"/>
          </w:tcPr>
          <w:p w14:paraId="57B7E910" w14:textId="05AD35C4" w:rsidR="009E0748" w:rsidRPr="006410AC" w:rsidRDefault="00BD6A45" w:rsidP="00BD6A45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/{version}/access-token/b2b </w:t>
            </w:r>
          </w:p>
        </w:tc>
      </w:tr>
      <w:tr w:rsidR="009E0748" w:rsidRPr="006410AC" w14:paraId="672088E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FCC3D0B" w14:textId="523257CB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7340" w:type="dxa"/>
            <w:gridSpan w:val="5"/>
          </w:tcPr>
          <w:p w14:paraId="494E97C0" w14:textId="57877EA4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FD1CDD" w:rsidRPr="006410AC" w14:paraId="728B5D4F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E8CB2A7" w14:textId="77777777" w:rsidR="00FD1CDD" w:rsidRPr="006410AC" w:rsidRDefault="00FD1CDD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7340" w:type="dxa"/>
            <w:gridSpan w:val="5"/>
          </w:tcPr>
          <w:p w14:paraId="06AE94B3" w14:textId="77777777" w:rsidR="00FD1CDD" w:rsidRPr="006410AC" w:rsidRDefault="00FD1CDD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FD1CDD" w:rsidRPr="006410AC" w14:paraId="32E9FBB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7C2858F7" w14:textId="3088930A" w:rsidR="00FD1CDD" w:rsidRPr="006410AC" w:rsidRDefault="00FD1CDD" w:rsidP="00FD1CDD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9E0748" w:rsidRPr="006410AC" w14:paraId="3C72A10F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C143B3" w14:textId="77777777" w:rsidR="009E0748" w:rsidRPr="006410AC" w:rsidRDefault="009E0748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60" w:type="dxa"/>
            <w:gridSpan w:val="3"/>
          </w:tcPr>
          <w:p w14:paraId="124F2237" w14:textId="23E23492" w:rsidR="009E0748" w:rsidRPr="006410AC" w:rsidRDefault="00BD6A45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2038" w:type="dxa"/>
          </w:tcPr>
          <w:p w14:paraId="00E058F3" w14:textId="77777777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842" w:type="dxa"/>
          </w:tcPr>
          <w:p w14:paraId="39C101E6" w14:textId="77777777" w:rsidR="009E0748" w:rsidRPr="006410AC" w:rsidRDefault="009E0748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9E0748" w:rsidRPr="006410AC" w14:paraId="5845C69E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4998CDA" w14:textId="0A9784DA" w:rsidR="009E0748" w:rsidRPr="006410AC" w:rsidRDefault="00BD6A45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X-TIMESTAMP </w:t>
            </w:r>
          </w:p>
        </w:tc>
        <w:tc>
          <w:tcPr>
            <w:tcW w:w="2460" w:type="dxa"/>
            <w:gridSpan w:val="3"/>
          </w:tcPr>
          <w:p w14:paraId="61BD36D9" w14:textId="77777777" w:rsidR="009E0748" w:rsidRPr="006410AC" w:rsidRDefault="009E0748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2038" w:type="dxa"/>
          </w:tcPr>
          <w:p w14:paraId="32EE10C1" w14:textId="6970609B" w:rsidR="009E0748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</w:t>
            </w:r>
            <w:r w:rsidR="009E0748"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tring</w:t>
            </w: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(25)</w:t>
            </w:r>
          </w:p>
        </w:tc>
        <w:tc>
          <w:tcPr>
            <w:tcW w:w="2842" w:type="dxa"/>
          </w:tcPr>
          <w:p w14:paraId="7205817F" w14:textId="74051D14" w:rsidR="009E0748" w:rsidRPr="006410AC" w:rsidRDefault="00BD6A45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Menggunakan</w:t>
            </w:r>
            <w:proofErr w:type="spellEnd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6410AC">
              <w:rPr>
                <w:rFonts w:ascii="Arial" w:hAnsi="Arial" w:cs="Arial"/>
                <w:sz w:val="20"/>
                <w:szCs w:val="20"/>
              </w:rPr>
              <w:t>Format ISO8601 timestamp Format YYYY-MM-DD</w:t>
            </w:r>
          </w:p>
        </w:tc>
      </w:tr>
      <w:tr w:rsidR="009E0748" w:rsidRPr="006410AC" w14:paraId="757BBA38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37D3826" w14:textId="77777777" w:rsidR="00BD6A45" w:rsidRPr="006410AC" w:rsidRDefault="00BD6A45" w:rsidP="00BD6A4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X-CLIENT-KEY </w:t>
            </w:r>
          </w:p>
          <w:p w14:paraId="07E18161" w14:textId="62C4D070" w:rsidR="009E0748" w:rsidRPr="006410AC" w:rsidRDefault="009E0748" w:rsidP="00617669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0" w:type="dxa"/>
            <w:gridSpan w:val="3"/>
          </w:tcPr>
          <w:p w14:paraId="712D21E1" w14:textId="77777777" w:rsidR="009E0748" w:rsidRPr="006410AC" w:rsidRDefault="009E0748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6B79A50E" w14:textId="77777777" w:rsidR="009E0748" w:rsidRPr="006410AC" w:rsidRDefault="009E0748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3052DECA" w14:textId="30D4EFED" w:rsidR="00BD6A45" w:rsidRPr="006410AC" w:rsidRDefault="00BD6A45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Berisi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Client_id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diberikan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Ketika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registrasi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dan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  <w:p w14:paraId="34BDEEB7" w14:textId="2EAFFB92" w:rsidR="009E0748" w:rsidRPr="006410AC" w:rsidRDefault="009E0748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</w:tr>
      <w:tr w:rsidR="00794F76" w:rsidRPr="006410AC" w14:paraId="536C5D7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46533D20" w14:textId="651890EC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X-SIGNATURE </w:t>
            </w:r>
          </w:p>
        </w:tc>
        <w:tc>
          <w:tcPr>
            <w:tcW w:w="2460" w:type="dxa"/>
            <w:gridSpan w:val="3"/>
          </w:tcPr>
          <w:p w14:paraId="025CD849" w14:textId="7A7C8C71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3EE20BF6" w14:textId="331427D4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5212450B" w14:textId="18AB3B78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Silahkan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signature </w:t>
            </w:r>
            <w:proofErr w:type="spellStart"/>
            <w:r w:rsidR="0034777E" w:rsidRPr="006410AC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  <w:r w:rsidR="0034777E"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proses generate signature yang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dibutuhkan</w:t>
            </w:r>
            <w:proofErr w:type="spellEnd"/>
            <w:proofErr w:type="gramEnd"/>
          </w:p>
          <w:p w14:paraId="00F1B2FE" w14:textId="77777777" w:rsidR="00794F76" w:rsidRPr="006410AC" w:rsidRDefault="00794F76" w:rsidP="00BD6A4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94F76" w:rsidRPr="006410AC" w14:paraId="053D224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3A6E643" w14:textId="261D0A98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2460" w:type="dxa"/>
            <w:gridSpan w:val="3"/>
          </w:tcPr>
          <w:p w14:paraId="04DC4154" w14:textId="432C2A08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38" w:type="dxa"/>
          </w:tcPr>
          <w:p w14:paraId="10C2F4B5" w14:textId="675A111F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22327848" w14:textId="6AE7A9D6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94F76" w:rsidRPr="006410AC" w14:paraId="316D022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206659" w14:textId="03280857" w:rsidR="00794F76" w:rsidRPr="006410AC" w:rsidRDefault="00794F76" w:rsidP="00BD6A4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0" w:type="dxa"/>
            <w:gridSpan w:val="3"/>
          </w:tcPr>
          <w:p w14:paraId="77035A44" w14:textId="04F34198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8" w:type="dxa"/>
          </w:tcPr>
          <w:p w14:paraId="56AADF4F" w14:textId="0117B123" w:rsidR="00794F76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42" w:type="dxa"/>
          </w:tcPr>
          <w:p w14:paraId="7445B63C" w14:textId="6C407D66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A45" w:rsidRPr="006410AC" w14:paraId="4CA1E98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66ECE8BA" w14:textId="77777777" w:rsidR="00BD6A45" w:rsidRPr="006410AC" w:rsidRDefault="00BD6A45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0" w:type="dxa"/>
            <w:gridSpan w:val="3"/>
          </w:tcPr>
          <w:p w14:paraId="29A9247A" w14:textId="77777777" w:rsidR="00BD6A45" w:rsidRPr="006410AC" w:rsidRDefault="00BD6A45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038" w:type="dxa"/>
          </w:tcPr>
          <w:p w14:paraId="58E92E4A" w14:textId="77777777" w:rsidR="00BD6A45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42" w:type="dxa"/>
          </w:tcPr>
          <w:p w14:paraId="04A1C226" w14:textId="77777777" w:rsidR="00BD6A45" w:rsidRPr="006410AC" w:rsidRDefault="00BD6A45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1CDD" w:rsidRPr="006410AC" w14:paraId="5251F31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40673466" w14:textId="591A3EC5" w:rsidR="00FD1CDD" w:rsidRPr="006410AC" w:rsidRDefault="00FD1CDD" w:rsidP="00794F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FD1CDD" w:rsidRPr="006410AC" w14:paraId="0150EFD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029F7D03" w14:textId="77777777" w:rsidR="00FD1CDD" w:rsidRPr="006410AC" w:rsidRDefault="00FD1CDD" w:rsidP="00617669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51" w:type="dxa"/>
            <w:gridSpan w:val="2"/>
          </w:tcPr>
          <w:p w14:paraId="3B8B800E" w14:textId="77777777" w:rsidR="00FD1CDD" w:rsidRPr="006410AC" w:rsidRDefault="00FD1CDD" w:rsidP="00794F76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2047" w:type="dxa"/>
            <w:gridSpan w:val="2"/>
          </w:tcPr>
          <w:p w14:paraId="71BC7A1E" w14:textId="77777777" w:rsidR="00FD1CDD" w:rsidRPr="006410AC" w:rsidRDefault="00FD1CDD" w:rsidP="00794F76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842" w:type="dxa"/>
          </w:tcPr>
          <w:p w14:paraId="66A5CA5B" w14:textId="77777777" w:rsidR="00FD1CDD" w:rsidRPr="006410AC" w:rsidRDefault="00FD1CDD" w:rsidP="00617669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794F76" w:rsidRPr="006410AC" w14:paraId="68BD5712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F1A76EC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grantType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90D9200" w14:textId="71CF0C5E" w:rsidR="00794F76" w:rsidRPr="006410AC" w:rsidRDefault="00794F76" w:rsidP="00794F76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51" w:type="dxa"/>
            <w:gridSpan w:val="2"/>
          </w:tcPr>
          <w:p w14:paraId="38A6D8C0" w14:textId="7B523C89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2047" w:type="dxa"/>
            <w:gridSpan w:val="2"/>
          </w:tcPr>
          <w:p w14:paraId="73D61F6B" w14:textId="3C2521C7" w:rsidR="00794F76" w:rsidRPr="006410AC" w:rsidRDefault="00794F76" w:rsidP="00794F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842" w:type="dxa"/>
          </w:tcPr>
          <w:p w14:paraId="0E344AD5" w14:textId="77777777" w:rsidR="00794F76" w:rsidRPr="006410AC" w:rsidRDefault="00794F76" w:rsidP="00794F76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Harus di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“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client_credentials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8802FF9" w14:textId="07278428" w:rsidR="00794F76" w:rsidRPr="006410AC" w:rsidRDefault="00794F76" w:rsidP="00794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</w:tr>
      <w:tr w:rsidR="00FD1CDD" w:rsidRPr="006410AC" w14:paraId="2A50F46E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7" w:type="dxa"/>
            <w:gridSpan w:val="6"/>
          </w:tcPr>
          <w:p w14:paraId="6DBDED99" w14:textId="4346E7F3" w:rsidR="00FD1CDD" w:rsidRPr="006410AC" w:rsidRDefault="00FD1CDD" w:rsidP="00FD1CDD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lastRenderedPageBreak/>
              <w:t>Response Body (JSON)</w:t>
            </w:r>
          </w:p>
        </w:tc>
      </w:tr>
      <w:tr w:rsidR="00FD1CDD" w:rsidRPr="006410AC" w14:paraId="0970CB92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75A770C8" w14:textId="77777777" w:rsidR="00FD1CDD" w:rsidRPr="006410AC" w:rsidRDefault="00FD1CDD" w:rsidP="00617669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Field</w:t>
            </w:r>
          </w:p>
        </w:tc>
        <w:tc>
          <w:tcPr>
            <w:tcW w:w="2259" w:type="dxa"/>
          </w:tcPr>
          <w:p w14:paraId="339EB021" w14:textId="5BA097B6" w:rsidR="00FD1CDD" w:rsidRPr="006410AC" w:rsidRDefault="00794F76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2239" w:type="dxa"/>
            <w:gridSpan w:val="3"/>
          </w:tcPr>
          <w:p w14:paraId="69D7A50C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Format</w:t>
            </w:r>
          </w:p>
        </w:tc>
        <w:tc>
          <w:tcPr>
            <w:tcW w:w="2842" w:type="dxa"/>
          </w:tcPr>
          <w:p w14:paraId="10E3AD01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FD1CDD" w:rsidRPr="006410AC" w14:paraId="56FBA92C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B752CD5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responseCode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73E491A" w14:textId="5B350106" w:rsidR="00FD1CDD" w:rsidRPr="006410AC" w:rsidRDefault="00FD1CDD" w:rsidP="00617669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3B87329A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4CAD14B6" w14:textId="5D7F3419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</w:t>
            </w:r>
            <w:r w:rsid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w:r w:rsidR="00794F76" w:rsidRPr="006410AC">
              <w:rPr>
                <w:rFonts w:ascii="Arial" w:hAnsi="Arial" w:cs="Arial"/>
                <w:sz w:val="20"/>
                <w:szCs w:val="20"/>
                <w:lang w:val="en-GB"/>
              </w:rPr>
              <w:t>7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)</w:t>
            </w:r>
          </w:p>
        </w:tc>
        <w:tc>
          <w:tcPr>
            <w:tcW w:w="2842" w:type="dxa"/>
          </w:tcPr>
          <w:p w14:paraId="270070FF" w14:textId="0C7A2571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daftar response</w:t>
            </w:r>
            <w:r w:rsidR="00FD1CDD"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</w:p>
        </w:tc>
      </w:tr>
      <w:tr w:rsidR="00FD1CDD" w:rsidRPr="006410AC" w14:paraId="1E77760D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1EFF1ABF" w14:textId="77777777" w:rsidR="00794F76" w:rsidRPr="006410AC" w:rsidRDefault="00794F76" w:rsidP="00794F76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responseMessage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F95E237" w14:textId="4B9A8E6F" w:rsidR="00FD1CDD" w:rsidRPr="006410AC" w:rsidRDefault="00FD1CDD" w:rsidP="00617669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04141AAC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124FDEED" w14:textId="2EBF906B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 (</w:t>
            </w:r>
            <w:r w:rsidR="00794F76" w:rsidRPr="006410AC">
              <w:rPr>
                <w:rFonts w:ascii="Arial" w:hAnsi="Arial" w:cs="Arial"/>
                <w:sz w:val="20"/>
                <w:szCs w:val="20"/>
                <w:lang w:val="en-GB"/>
              </w:rPr>
              <w:t>150</w:t>
            </w: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)</w:t>
            </w:r>
          </w:p>
        </w:tc>
        <w:tc>
          <w:tcPr>
            <w:tcW w:w="2842" w:type="dxa"/>
          </w:tcPr>
          <w:p w14:paraId="1D27E48B" w14:textId="492ED7F6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Lihat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daftar response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deskripsi</w:t>
            </w:r>
            <w:proofErr w:type="spellEnd"/>
          </w:p>
        </w:tc>
      </w:tr>
      <w:tr w:rsidR="00FD1CDD" w:rsidRPr="006410AC" w14:paraId="60A7E9F7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34FF9D42" w14:textId="6076BD1E" w:rsidR="008578AC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accessToken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7F8841F" w14:textId="4D40CA30" w:rsidR="00FD1CDD" w:rsidRPr="006410AC" w:rsidRDefault="00FD1CDD" w:rsidP="00617669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</w:tc>
        <w:tc>
          <w:tcPr>
            <w:tcW w:w="2259" w:type="dxa"/>
          </w:tcPr>
          <w:p w14:paraId="43F18A54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24549607" w14:textId="494DF2F0" w:rsidR="00FD1CDD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 (2048)</w:t>
            </w:r>
          </w:p>
        </w:tc>
        <w:tc>
          <w:tcPr>
            <w:tcW w:w="2842" w:type="dxa"/>
          </w:tcPr>
          <w:p w14:paraId="02DD5D49" w14:textId="77777777" w:rsidR="008578AC" w:rsidRPr="006410AC" w:rsidRDefault="008578AC" w:rsidP="008578AC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A string representing an authorization issued to the client that used to access protected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resources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C0C5864" w14:textId="26E03852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FD1CDD" w:rsidRPr="006410AC" w14:paraId="0C8A5D1B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24C78951" w14:textId="71E1BBFC" w:rsidR="00FD1CDD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tokenType</w:t>
            </w:r>
            <w:proofErr w:type="spellEnd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2259" w:type="dxa"/>
          </w:tcPr>
          <w:p w14:paraId="15EBA113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0B8F15AB" w14:textId="64C0AC4A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String</w:t>
            </w:r>
          </w:p>
        </w:tc>
        <w:tc>
          <w:tcPr>
            <w:tcW w:w="2842" w:type="dxa"/>
          </w:tcPr>
          <w:p w14:paraId="0B3F0AB4" w14:textId="77777777" w:rsidR="00FD1CDD" w:rsidRPr="006410AC" w:rsidRDefault="00FD1CDD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Scope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akses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</w:p>
        </w:tc>
      </w:tr>
      <w:tr w:rsidR="008578AC" w:rsidRPr="006410AC" w14:paraId="39F22A56" w14:textId="77777777" w:rsidTr="00347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</w:tcPr>
          <w:p w14:paraId="5553A7BA" w14:textId="22CE9E4F" w:rsidR="008578AC" w:rsidRPr="006410AC" w:rsidRDefault="008578AC" w:rsidP="008578AC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expiresIn</w:t>
            </w:r>
            <w:proofErr w:type="spellEnd"/>
            <w:r w:rsidRPr="006410AC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2259" w:type="dxa"/>
          </w:tcPr>
          <w:p w14:paraId="05567C51" w14:textId="6B9C0142" w:rsidR="008578AC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2239" w:type="dxa"/>
            <w:gridSpan w:val="3"/>
          </w:tcPr>
          <w:p w14:paraId="61EBD88F" w14:textId="00F1C14C" w:rsidR="008578AC" w:rsidRPr="006410AC" w:rsidRDefault="008578AC" w:rsidP="008578AC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String </w:t>
            </w:r>
          </w:p>
        </w:tc>
        <w:tc>
          <w:tcPr>
            <w:tcW w:w="2842" w:type="dxa"/>
          </w:tcPr>
          <w:p w14:paraId="2FDFDB70" w14:textId="4AC1650A" w:rsidR="008578AC" w:rsidRPr="006410AC" w:rsidRDefault="008578AC" w:rsidP="006176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Batas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kadaluarsa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token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dalam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hitungan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detik</w:t>
            </w:r>
            <w:proofErr w:type="spellEnd"/>
          </w:p>
        </w:tc>
      </w:tr>
    </w:tbl>
    <w:p w14:paraId="4A6FC27C" w14:textId="07ECA2DB" w:rsidR="00FD1CDD" w:rsidRPr="006410AC" w:rsidRDefault="00FD1CDD" w:rsidP="006E5E0D">
      <w:pPr>
        <w:rPr>
          <w:rFonts w:ascii="Arial" w:hAnsi="Arial" w:cs="Arial"/>
          <w:sz w:val="20"/>
          <w:szCs w:val="20"/>
          <w:lang w:val="en-GB"/>
        </w:rPr>
      </w:pPr>
    </w:p>
    <w:p w14:paraId="1C304F74" w14:textId="09F62FCD" w:rsidR="006E5E0D" w:rsidRPr="006410AC" w:rsidRDefault="006E5E0D" w:rsidP="006E5E0D">
      <w:pPr>
        <w:rPr>
          <w:rFonts w:ascii="Arial" w:hAnsi="Arial" w:cs="Arial"/>
          <w:sz w:val="20"/>
          <w:szCs w:val="20"/>
          <w:lang w:val="en-GB"/>
        </w:rPr>
      </w:pPr>
    </w:p>
    <w:p w14:paraId="44948026" w14:textId="7C152050" w:rsidR="006E5E0D" w:rsidRPr="006410AC" w:rsidRDefault="006E5E0D" w:rsidP="006E5E0D">
      <w:pPr>
        <w:rPr>
          <w:rFonts w:ascii="Arial" w:hAnsi="Arial" w:cs="Arial"/>
          <w:sz w:val="20"/>
          <w:szCs w:val="20"/>
          <w:lang w:val="en-GB"/>
        </w:rPr>
      </w:pPr>
    </w:p>
    <w:p w14:paraId="5185A655" w14:textId="0F4ADBBB" w:rsidR="0034777E" w:rsidRPr="006410AC" w:rsidRDefault="0034777E" w:rsidP="006E5E0D">
      <w:pPr>
        <w:rPr>
          <w:rFonts w:ascii="Arial" w:hAnsi="Arial" w:cs="Arial"/>
          <w:sz w:val="20"/>
          <w:szCs w:val="20"/>
          <w:lang w:val="en-GB"/>
        </w:rPr>
      </w:pPr>
    </w:p>
    <w:p w14:paraId="45DC4809" w14:textId="45D6CBAE" w:rsidR="0034777E" w:rsidRPr="006410AC" w:rsidRDefault="0034777E" w:rsidP="006E5E0D">
      <w:pPr>
        <w:rPr>
          <w:rFonts w:ascii="Arial" w:hAnsi="Arial" w:cs="Arial"/>
          <w:sz w:val="20"/>
          <w:szCs w:val="2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1"/>
      </w:tblGrid>
      <w:tr w:rsidR="0034777E" w:rsidRPr="006410AC" w14:paraId="276B03F3" w14:textId="77777777" w:rsidTr="0034777E">
        <w:tc>
          <w:tcPr>
            <w:tcW w:w="9451" w:type="dxa"/>
          </w:tcPr>
          <w:p w14:paraId="2EC3C50B" w14:textId="56BEE364" w:rsidR="0034777E" w:rsidRPr="006410AC" w:rsidRDefault="0034777E" w:rsidP="0034777E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6410AC">
              <w:rPr>
                <w:rFonts w:ascii="Arial" w:hAnsi="Arial" w:cs="Arial"/>
                <w:sz w:val="20"/>
                <w:szCs w:val="20"/>
                <w:lang w:val="en-GB"/>
              </w:rPr>
              <w:t>XENDITH - SIGNATURE</w:t>
            </w:r>
          </w:p>
        </w:tc>
      </w:tr>
      <w:tr w:rsidR="0034777E" w:rsidRPr="006410AC" w14:paraId="7AAD9DB3" w14:textId="77777777" w:rsidTr="0034777E">
        <w:tc>
          <w:tcPr>
            <w:tcW w:w="9451" w:type="dxa"/>
          </w:tcPr>
          <w:p w14:paraId="5C541FCC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Here are the secrets required for SNAP integration: </w:t>
            </w:r>
          </w:p>
          <w:p w14:paraId="2254B70B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RSA private key &amp; public key generated by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Bank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6FEE3F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share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the public key to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B7CFCD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signs the signature on Access Token API using the private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key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4FD543F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verify the signature using the public key given by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595C3F0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If the verification success, </w:t>
            </w: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generate an access token for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D8A99DD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can use the generated access token in inquiry &amp; payment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93D9EA8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RSA private key &amp; public key generated by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BFC781C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shares the public key to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F98A548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signs the signature on Access Token API using the private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key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E09B691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Partner verifies the signature using the public key given by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5AD9271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If the verification succeeds, the partner generates an access token for </w:t>
            </w:r>
            <w:proofErr w:type="spellStart"/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ED7FAFB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can use the generated access token in inquiry status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EC42175" w14:textId="40C4DC36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Client Secret</w:t>
            </w:r>
          </w:p>
          <w:p w14:paraId="25448123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sz w:val="20"/>
                <w:szCs w:val="20"/>
              </w:rPr>
              <w:t>Xendit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shares client secret to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Partner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01AEA50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Client secret will be used to sign signature in inquiry, payment, and inquiry status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API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39BEDA8" w14:textId="77777777" w:rsidR="0034777E" w:rsidRPr="006410AC" w:rsidRDefault="0034777E">
            <w:pPr>
              <w:pStyle w:val="NormalWeb"/>
              <w:numPr>
                <w:ilvl w:val="1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Client secret will also be used to verify the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signature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30BE855" w14:textId="77777777" w:rsidR="0034777E" w:rsidRPr="006410AC" w:rsidRDefault="0034777E">
            <w:pPr>
              <w:pStyle w:val="NormalWeb"/>
              <w:numPr>
                <w:ilvl w:val="0"/>
                <w:numId w:val="14"/>
              </w:num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Client ID</w:t>
            </w:r>
          </w:p>
          <w:p w14:paraId="13DDF8F6" w14:textId="3EF90A46" w:rsidR="0034777E" w:rsidRPr="006410AC" w:rsidRDefault="0034777E" w:rsidP="0034777E">
            <w:pPr>
              <w:pStyle w:val="NormalWeb"/>
              <w:shd w:val="clear" w:color="auto" w:fill="FFFFFF"/>
              <w:ind w:left="720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a. ID to identify the correct secret to use during </w:t>
            </w:r>
            <w:proofErr w:type="gramStart"/>
            <w:r w:rsidRPr="006410AC">
              <w:rPr>
                <w:rFonts w:ascii="Arial" w:hAnsi="Arial" w:cs="Arial"/>
                <w:sz w:val="20"/>
                <w:szCs w:val="20"/>
              </w:rPr>
              <w:t>verification</w:t>
            </w:r>
            <w:proofErr w:type="gram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5A4B86E" w14:textId="75648D61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>Example on how to generate RSA private key &amp; public key pair</w:t>
            </w:r>
            <w:r w:rsidRPr="006410AC">
              <w:rPr>
                <w:rFonts w:ascii="Arial" w:hAnsi="Arial" w:cs="Arial"/>
                <w:sz w:val="20"/>
                <w:szCs w:val="20"/>
              </w:rPr>
              <w:br/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openssl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genrsa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-out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priv.pem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2048 &amp;&amp;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openssl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rsa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-in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priv.pem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pubout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-out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pub.pem</w:t>
            </w:r>
            <w:proofErr w:type="spellEnd"/>
            <w:r w:rsidRPr="006410A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D90C930" w14:textId="77777777" w:rsidR="00025FB2" w:rsidRPr="006410AC" w:rsidRDefault="00025FB2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5B441D3D" w14:textId="77777777" w:rsidR="0034777E" w:rsidRPr="006410AC" w:rsidRDefault="0034777E" w:rsidP="00687EB4">
            <w:pPr>
              <w:pStyle w:val="NormalWeb"/>
              <w:shd w:val="clear" w:color="auto" w:fill="4472C4" w:themeFill="accent1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Access Token Signature </w:t>
            </w:r>
          </w:p>
          <w:p w14:paraId="7A94B9C2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Create a signature using SHA256withRSA algorithm </w:t>
            </w:r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privateKey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</w:t>
            </w:r>
          </w:p>
          <w:p w14:paraId="5F229FB9" w14:textId="2ADCFAF8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= X-CLIENT-KEY + “|” + X-TIMESTAMP </w:t>
            </w:r>
          </w:p>
          <w:p w14:paraId="4E5671FE" w14:textId="01FD0A7A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lastRenderedPageBreak/>
              <w:t xml:space="preserve">Encode the signature using </w:t>
            </w:r>
            <w:proofErr w:type="gramStart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base64</w:t>
            </w:r>
            <w:proofErr w:type="gramEnd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6387A057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5600BCA" w14:textId="77777777" w:rsidR="0034777E" w:rsidRPr="006410AC" w:rsidRDefault="0034777E" w:rsidP="00687EB4">
            <w:pPr>
              <w:pStyle w:val="NormalWeb"/>
              <w:shd w:val="clear" w:color="auto" w:fill="4472C4" w:themeFill="accent1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Transaction Signature </w:t>
            </w:r>
          </w:p>
          <w:p w14:paraId="478771C9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410AC">
              <w:rPr>
                <w:rFonts w:ascii="Arial" w:hAnsi="Arial" w:cs="Arial"/>
                <w:sz w:val="20"/>
                <w:szCs w:val="20"/>
              </w:rPr>
              <w:t xml:space="preserve">Create a signature using HMAC_SHA512 algorithm </w:t>
            </w:r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clientSecret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 </w:t>
            </w:r>
          </w:p>
          <w:p w14:paraId="30B14184" w14:textId="36A73420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stringToSign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HTTPMethod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</w:t>
            </w:r>
            <w:proofErr w:type="gram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”:“</w:t>
            </w:r>
            <w:proofErr w:type="gram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EndpointUrl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+":"+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AccessToken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+":“+ </w:t>
            </w:r>
          </w:p>
          <w:p w14:paraId="1B2B2578" w14:textId="322514C5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gram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Lowercase(</w:t>
            </w:r>
            <w:proofErr w:type="spellStart"/>
            <w:proofErr w:type="gram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HexEncode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(SHA256(minify(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RequestBody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))))+ ":“ + </w:t>
            </w:r>
            <w:proofErr w:type="spellStart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>TimeStamp</w:t>
            </w:r>
            <w:proofErr w:type="spellEnd"/>
            <w:r w:rsidRPr="006410AC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Encode the signature using base64 </w:t>
            </w:r>
          </w:p>
          <w:p w14:paraId="63359A29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</w:pPr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Encode the signature using </w:t>
            </w:r>
            <w:proofErr w:type="gramStart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base64</w:t>
            </w:r>
            <w:proofErr w:type="gramEnd"/>
            <w:r w:rsidRPr="006410AC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539AA0DB" w14:textId="77777777" w:rsidR="0034777E" w:rsidRPr="006410AC" w:rsidRDefault="0034777E" w:rsidP="0034777E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4F8349A8" w14:textId="77777777" w:rsidR="0034777E" w:rsidRPr="006410AC" w:rsidRDefault="0034777E" w:rsidP="006E5E0D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</w:tbl>
    <w:p w14:paraId="5C50A9BA" w14:textId="0BD8AEF2" w:rsidR="0034777E" w:rsidRDefault="0034777E" w:rsidP="006E5E0D">
      <w:pPr>
        <w:rPr>
          <w:rFonts w:cs="Arial"/>
          <w:lang w:val="en-GB"/>
        </w:rPr>
      </w:pPr>
    </w:p>
    <w:p w14:paraId="12BC20BB" w14:textId="59601F44" w:rsidR="0034777E" w:rsidRDefault="0034777E" w:rsidP="006E5E0D">
      <w:pPr>
        <w:rPr>
          <w:rFonts w:cs="Arial"/>
          <w:lang w:val="en-GB"/>
        </w:rPr>
      </w:pPr>
    </w:p>
    <w:p w14:paraId="5B65BCBF" w14:textId="1CE7D16C" w:rsidR="00676689" w:rsidRPr="007E5660" w:rsidRDefault="00676689" w:rsidP="00676689">
      <w:pPr>
        <w:pStyle w:val="Heading3"/>
        <w:rPr>
          <w:rFonts w:cs="Arial"/>
          <w:sz w:val="22"/>
          <w:lang w:val="en-US"/>
        </w:rPr>
      </w:pPr>
      <w:bookmarkStart w:id="80" w:name="_Toc123889702"/>
      <w:proofErr w:type="spellStart"/>
      <w:r w:rsidRPr="007E5660">
        <w:rPr>
          <w:rFonts w:cs="Arial"/>
          <w:sz w:val="22"/>
          <w:lang w:val="en-US"/>
        </w:rPr>
        <w:t>Authentifikasi</w:t>
      </w:r>
      <w:proofErr w:type="spellEnd"/>
      <w:r w:rsidRPr="007E5660">
        <w:rPr>
          <w:rFonts w:cs="Arial"/>
          <w:sz w:val="22"/>
          <w:lang w:val="en-US"/>
        </w:rPr>
        <w:t xml:space="preserve">- Client VA </w:t>
      </w:r>
      <w:proofErr w:type="spellStart"/>
      <w:r w:rsidRPr="007E5660">
        <w:rPr>
          <w:rFonts w:cs="Arial"/>
          <w:sz w:val="22"/>
          <w:lang w:val="en-US"/>
        </w:rPr>
        <w:t>Bjb</w:t>
      </w:r>
      <w:bookmarkEnd w:id="80"/>
      <w:proofErr w:type="spellEnd"/>
    </w:p>
    <w:p w14:paraId="331E31DE" w14:textId="4B2EF063" w:rsidR="00676689" w:rsidRPr="007E5660" w:rsidRDefault="00676689">
      <w:pPr>
        <w:pStyle w:val="ListParagraph"/>
        <w:numPr>
          <w:ilvl w:val="0"/>
          <w:numId w:val="12"/>
        </w:numPr>
        <w:rPr>
          <w:rFonts w:cs="Arial"/>
        </w:rPr>
      </w:pPr>
      <w:bookmarkStart w:id="81" w:name="_Toc107484781"/>
      <w:proofErr w:type="spellStart"/>
      <w:r w:rsidRPr="007E5660">
        <w:rPr>
          <w:rFonts w:cs="Arial"/>
        </w:rPr>
        <w:t>Get</w:t>
      </w:r>
      <w:proofErr w:type="spellEnd"/>
      <w:r w:rsidRPr="007E5660">
        <w:rPr>
          <w:rFonts w:cs="Arial"/>
        </w:rPr>
        <w:t xml:space="preserve"> </w:t>
      </w:r>
      <w:proofErr w:type="spellStart"/>
      <w:r w:rsidRPr="007E5660">
        <w:rPr>
          <w:rFonts w:cs="Arial"/>
        </w:rPr>
        <w:t>Token</w:t>
      </w:r>
      <w:bookmarkEnd w:id="81"/>
      <w:proofErr w:type="spellEnd"/>
    </w:p>
    <w:p w14:paraId="286BF1B5" w14:textId="0722AEB8" w:rsidR="00676689" w:rsidRPr="007E5660" w:rsidRDefault="00676689" w:rsidP="00676689">
      <w:pPr>
        <w:rPr>
          <w:rFonts w:ascii="Arial" w:hAnsi="Arial" w:cs="Arial"/>
          <w:sz w:val="22"/>
          <w:szCs w:val="22"/>
          <w:lang w:val="en-GB"/>
        </w:rPr>
      </w:pPr>
      <w:r w:rsidRPr="007E5660">
        <w:rPr>
          <w:rFonts w:ascii="Arial" w:hAnsi="Arial" w:cs="Arial"/>
          <w:sz w:val="22"/>
          <w:szCs w:val="22"/>
          <w:lang w:val="en-GB"/>
        </w:rPr>
        <w:t xml:space="preserve">GET Token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digunakan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oleh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mitra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client VA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bjb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untuk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mendapatkan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token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akses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atau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semacam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proses login </w:t>
      </w:r>
      <w:proofErr w:type="spellStart"/>
      <w:r w:rsidRPr="007E5660">
        <w:rPr>
          <w:rFonts w:ascii="Arial" w:hAnsi="Arial" w:cs="Arial"/>
          <w:sz w:val="22"/>
          <w:szCs w:val="22"/>
          <w:lang w:val="en-GB"/>
        </w:rPr>
        <w:t>menggunakan</w:t>
      </w:r>
      <w:proofErr w:type="spellEnd"/>
      <w:r w:rsidRPr="007E5660">
        <w:rPr>
          <w:rFonts w:ascii="Arial" w:hAnsi="Arial" w:cs="Arial"/>
          <w:sz w:val="22"/>
          <w:szCs w:val="22"/>
          <w:lang w:val="en-GB"/>
        </w:rPr>
        <w:t xml:space="preserve"> Authorization Basic </w:t>
      </w:r>
      <w:proofErr w:type="gramStart"/>
      <w:r w:rsidRPr="007E5660">
        <w:rPr>
          <w:rFonts w:ascii="Arial" w:hAnsi="Arial" w:cs="Arial"/>
          <w:sz w:val="22"/>
          <w:szCs w:val="22"/>
          <w:lang w:val="en-GB"/>
        </w:rPr>
        <w:t>auth</w:t>
      </w:r>
      <w:proofErr w:type="gramEnd"/>
    </w:p>
    <w:p w14:paraId="589570EE" w14:textId="0122A310" w:rsidR="00676689" w:rsidRPr="007E5660" w:rsidRDefault="00676689" w:rsidP="00676689">
      <w:pPr>
        <w:rPr>
          <w:rFonts w:ascii="Arial" w:hAnsi="Arial" w:cs="Arial"/>
          <w:sz w:val="22"/>
          <w:szCs w:val="22"/>
          <w:lang w:val="en-GB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54"/>
        <w:gridCol w:w="2451"/>
        <w:gridCol w:w="9"/>
        <w:gridCol w:w="1938"/>
        <w:gridCol w:w="17"/>
        <w:gridCol w:w="2925"/>
      </w:tblGrid>
      <w:tr w:rsidR="00676689" w:rsidRPr="007E5660" w14:paraId="6198B4A3" w14:textId="77777777" w:rsidTr="007D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DEA7A0D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7340" w:type="dxa"/>
            <w:gridSpan w:val="5"/>
          </w:tcPr>
          <w:p w14:paraId="675922CB" w14:textId="12564E92" w:rsidR="00676689" w:rsidRPr="007E5660" w:rsidRDefault="00676689" w:rsidP="005210F2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/</w:t>
            </w:r>
            <w:proofErr w:type="spellStart"/>
            <w:r w:rsidR="00396D5A" w:rsidRPr="007E5660">
              <w:rPr>
                <w:rFonts w:ascii="Arial" w:hAnsi="Arial" w:cs="Arial"/>
                <w:sz w:val="20"/>
                <w:szCs w:val="20"/>
              </w:rPr>
              <w:t>oauth</w:t>
            </w:r>
            <w:proofErr w:type="spellEnd"/>
            <w:r w:rsidR="00396D5A" w:rsidRPr="007E5660">
              <w:rPr>
                <w:rFonts w:ascii="Arial" w:hAnsi="Arial" w:cs="Arial"/>
                <w:sz w:val="20"/>
                <w:szCs w:val="20"/>
              </w:rPr>
              <w:t>/token</w:t>
            </w:r>
          </w:p>
        </w:tc>
      </w:tr>
      <w:tr w:rsidR="00676689" w:rsidRPr="007E5660" w14:paraId="2A3B928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A56CAD3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7340" w:type="dxa"/>
            <w:gridSpan w:val="5"/>
          </w:tcPr>
          <w:p w14:paraId="2EAFD2ED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676689" w:rsidRPr="007E5660" w14:paraId="4019694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A7058D9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7340" w:type="dxa"/>
            <w:gridSpan w:val="5"/>
          </w:tcPr>
          <w:p w14:paraId="530D4B95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676689" w:rsidRPr="007E5660" w14:paraId="78CBEEF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4" w:type="dxa"/>
            <w:gridSpan w:val="6"/>
          </w:tcPr>
          <w:p w14:paraId="29E95E1B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676689" w:rsidRPr="007E5660" w14:paraId="4DF2DCB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29AC282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60" w:type="dxa"/>
            <w:gridSpan w:val="2"/>
          </w:tcPr>
          <w:p w14:paraId="4624D429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1938" w:type="dxa"/>
          </w:tcPr>
          <w:p w14:paraId="0DEC080F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942" w:type="dxa"/>
            <w:gridSpan w:val="2"/>
          </w:tcPr>
          <w:p w14:paraId="32FDCECA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676689" w:rsidRPr="007E5660" w14:paraId="7B0A342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790A67AA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2460" w:type="dxa"/>
            <w:gridSpan w:val="2"/>
          </w:tcPr>
          <w:p w14:paraId="1F37E962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1938" w:type="dxa"/>
          </w:tcPr>
          <w:p w14:paraId="3F011B8F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42" w:type="dxa"/>
            <w:gridSpan w:val="2"/>
          </w:tcPr>
          <w:p w14:paraId="288B1751" w14:textId="63D91ECC" w:rsidR="00676689" w:rsidRPr="007E5660" w:rsidRDefault="00396D5A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Base64_value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adalah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nilai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dari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base64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dari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client id dan client secret, </w:t>
            </w: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br/>
              <w:t xml:space="preserve">format </w:t>
            </w:r>
            <w:proofErr w:type="spellStart"/>
            <w:proofErr w:type="gram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clientid:clientsecret</w:t>
            </w:r>
            <w:proofErr w:type="spellEnd"/>
            <w:proofErr w:type="gramEnd"/>
          </w:p>
        </w:tc>
      </w:tr>
      <w:tr w:rsidR="00676689" w:rsidRPr="007E5660" w14:paraId="75C5697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19507565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2460" w:type="dxa"/>
            <w:gridSpan w:val="2"/>
          </w:tcPr>
          <w:p w14:paraId="3EB45DD6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938" w:type="dxa"/>
          </w:tcPr>
          <w:p w14:paraId="2880B2C9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42" w:type="dxa"/>
            <w:gridSpan w:val="2"/>
          </w:tcPr>
          <w:p w14:paraId="6C578CE7" w14:textId="77777777" w:rsidR="00676689" w:rsidRPr="007E5660" w:rsidRDefault="00676689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676689" w:rsidRPr="007E5660" w14:paraId="0C2DEA0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16CA5B8" w14:textId="77777777" w:rsidR="00676689" w:rsidRPr="007E5660" w:rsidRDefault="00676689" w:rsidP="005210F2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0" w:type="dxa"/>
            <w:gridSpan w:val="2"/>
          </w:tcPr>
          <w:p w14:paraId="301E5E6F" w14:textId="77777777" w:rsidR="00676689" w:rsidRPr="007E5660" w:rsidRDefault="00676689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8" w:type="dxa"/>
          </w:tcPr>
          <w:p w14:paraId="181992F5" w14:textId="77777777" w:rsidR="00676689" w:rsidRPr="007E5660" w:rsidRDefault="00676689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942" w:type="dxa"/>
            <w:gridSpan w:val="2"/>
          </w:tcPr>
          <w:p w14:paraId="2827712F" w14:textId="77777777" w:rsidR="00676689" w:rsidRPr="007E5660" w:rsidRDefault="00676689" w:rsidP="005210F2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6689" w:rsidRPr="007E5660" w14:paraId="097E025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4" w:type="dxa"/>
            <w:gridSpan w:val="6"/>
          </w:tcPr>
          <w:p w14:paraId="5BF2B7B2" w14:textId="77777777" w:rsidR="00676689" w:rsidRPr="007E5660" w:rsidRDefault="00676689" w:rsidP="005210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676689" w:rsidRPr="007E5660" w14:paraId="1330F56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22C221D" w14:textId="77777777" w:rsidR="00676689" w:rsidRPr="007E5660" w:rsidRDefault="00676689" w:rsidP="005210F2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2451" w:type="dxa"/>
          </w:tcPr>
          <w:p w14:paraId="322584F5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1964" w:type="dxa"/>
            <w:gridSpan w:val="3"/>
          </w:tcPr>
          <w:p w14:paraId="646A7D59" w14:textId="77777777" w:rsidR="00676689" w:rsidRPr="007E5660" w:rsidRDefault="00676689" w:rsidP="005210F2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2925" w:type="dxa"/>
          </w:tcPr>
          <w:p w14:paraId="6457B112" w14:textId="77777777" w:rsidR="00676689" w:rsidRPr="007E5660" w:rsidRDefault="00676689" w:rsidP="005210F2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396D5A" w:rsidRPr="007E5660" w14:paraId="278C2ED1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58433F8B" w14:textId="744B1C95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  <w:t>grant_type</w:t>
            </w:r>
            <w:proofErr w:type="spellEnd"/>
          </w:p>
        </w:tc>
        <w:tc>
          <w:tcPr>
            <w:tcW w:w="2451" w:type="dxa"/>
          </w:tcPr>
          <w:p w14:paraId="26E98A25" w14:textId="009468F5" w:rsidR="00396D5A" w:rsidRPr="007E5660" w:rsidRDefault="00396D5A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1964" w:type="dxa"/>
            <w:gridSpan w:val="3"/>
          </w:tcPr>
          <w:p w14:paraId="68656E54" w14:textId="588B36F9" w:rsidR="00396D5A" w:rsidRPr="007E5660" w:rsidRDefault="00396D5A" w:rsidP="00521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2925" w:type="dxa"/>
          </w:tcPr>
          <w:p w14:paraId="164671E5" w14:textId="724B435B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isi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dengan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“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client_credentials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”</w:t>
            </w:r>
          </w:p>
        </w:tc>
      </w:tr>
      <w:tr w:rsidR="00396D5A" w:rsidRPr="007E5660" w14:paraId="59790C34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2A63FDBC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451" w:type="dxa"/>
          </w:tcPr>
          <w:p w14:paraId="5909E22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964" w:type="dxa"/>
            <w:gridSpan w:val="3"/>
          </w:tcPr>
          <w:p w14:paraId="6B3699C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2925" w:type="dxa"/>
          </w:tcPr>
          <w:p w14:paraId="28B59745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396D5A" w:rsidRPr="007E5660" w14:paraId="6ECD993B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44D30489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Field</w:t>
            </w:r>
          </w:p>
        </w:tc>
        <w:tc>
          <w:tcPr>
            <w:tcW w:w="2451" w:type="dxa"/>
          </w:tcPr>
          <w:p w14:paraId="6E61DC33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964" w:type="dxa"/>
            <w:gridSpan w:val="3"/>
          </w:tcPr>
          <w:p w14:paraId="3B4987F7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Format</w:t>
            </w:r>
          </w:p>
        </w:tc>
        <w:tc>
          <w:tcPr>
            <w:tcW w:w="2925" w:type="dxa"/>
          </w:tcPr>
          <w:p w14:paraId="0EF1D6E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396D5A" w:rsidRPr="007E5660" w14:paraId="666E8A41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607C534F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access_token</w:t>
            </w:r>
            <w:proofErr w:type="spellEnd"/>
          </w:p>
        </w:tc>
        <w:tc>
          <w:tcPr>
            <w:tcW w:w="2451" w:type="dxa"/>
          </w:tcPr>
          <w:p w14:paraId="1C94E6A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176240A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64)</w:t>
            </w:r>
          </w:p>
        </w:tc>
        <w:tc>
          <w:tcPr>
            <w:tcW w:w="2925" w:type="dxa"/>
          </w:tcPr>
          <w:p w14:paraId="2F58382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Nilai token </w:t>
            </w:r>
          </w:p>
        </w:tc>
      </w:tr>
      <w:tr w:rsidR="00396D5A" w:rsidRPr="007E5660" w14:paraId="5BCA1586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39BABCE6" w14:textId="77777777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token_type</w:t>
            </w:r>
            <w:proofErr w:type="spellEnd"/>
          </w:p>
        </w:tc>
        <w:tc>
          <w:tcPr>
            <w:tcW w:w="2451" w:type="dxa"/>
          </w:tcPr>
          <w:p w14:paraId="4BEDA2D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768DD3EB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String (6)</w:t>
            </w:r>
          </w:p>
        </w:tc>
        <w:tc>
          <w:tcPr>
            <w:tcW w:w="2925" w:type="dxa"/>
          </w:tcPr>
          <w:p w14:paraId="3A07E43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Tipe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Authorization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trx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Bearer</w:t>
            </w:r>
          </w:p>
        </w:tc>
      </w:tr>
      <w:tr w:rsidR="00396D5A" w:rsidRPr="007E5660" w14:paraId="0FF56FE4" w14:textId="77777777" w:rsidTr="00396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dxa"/>
          </w:tcPr>
          <w:p w14:paraId="72A89AD5" w14:textId="77777777" w:rsidR="00396D5A" w:rsidRPr="007E5660" w:rsidRDefault="00396D5A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expires_in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2451" w:type="dxa"/>
          </w:tcPr>
          <w:p w14:paraId="4948BF7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M</w:t>
            </w:r>
          </w:p>
        </w:tc>
        <w:tc>
          <w:tcPr>
            <w:tcW w:w="1964" w:type="dxa"/>
            <w:gridSpan w:val="3"/>
          </w:tcPr>
          <w:p w14:paraId="06E5E2DE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Int(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10)</w:t>
            </w:r>
          </w:p>
        </w:tc>
        <w:tc>
          <w:tcPr>
            <w:tcW w:w="2925" w:type="dxa"/>
          </w:tcPr>
          <w:p w14:paraId="3C3D1FB0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Lama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waktu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Expire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  <w:lang w:val="en-GB"/>
              </w:rPr>
              <w:t>detik</w:t>
            </w:r>
            <w:proofErr w:type="spellEnd"/>
          </w:p>
        </w:tc>
      </w:tr>
    </w:tbl>
    <w:p w14:paraId="28D63CE2" w14:textId="77777777" w:rsidR="00676689" w:rsidRPr="007E5660" w:rsidRDefault="00676689" w:rsidP="00676689">
      <w:pPr>
        <w:rPr>
          <w:rFonts w:ascii="Arial" w:hAnsi="Arial" w:cs="Arial"/>
          <w:sz w:val="20"/>
          <w:szCs w:val="20"/>
          <w:lang w:val="en-GB"/>
        </w:rPr>
      </w:pPr>
    </w:p>
    <w:p w14:paraId="215AD3E1" w14:textId="16DAD598" w:rsidR="00676689" w:rsidRDefault="00676689" w:rsidP="00676689">
      <w:pPr>
        <w:rPr>
          <w:rFonts w:ascii="Arial" w:hAnsi="Arial" w:cs="Arial"/>
          <w:lang w:val="en-GB"/>
        </w:rPr>
      </w:pPr>
    </w:p>
    <w:p w14:paraId="79881CC2" w14:textId="77777777" w:rsidR="007E5660" w:rsidRPr="00385219" w:rsidRDefault="007E5660" w:rsidP="00676689">
      <w:pPr>
        <w:rPr>
          <w:rFonts w:ascii="Arial" w:hAnsi="Arial" w:cs="Arial"/>
          <w:lang w:val="en-GB"/>
        </w:rPr>
      </w:pPr>
    </w:p>
    <w:p w14:paraId="2B74BC95" w14:textId="6C9C00CE" w:rsidR="00396D5A" w:rsidRPr="00385219" w:rsidRDefault="00396D5A">
      <w:pPr>
        <w:pStyle w:val="ListParagraph"/>
        <w:numPr>
          <w:ilvl w:val="0"/>
          <w:numId w:val="12"/>
        </w:numPr>
        <w:rPr>
          <w:rFonts w:cs="Arial"/>
        </w:rPr>
      </w:pPr>
      <w:r w:rsidRPr="00385219">
        <w:rPr>
          <w:rFonts w:cs="Arial"/>
          <w:lang w:val="en-US"/>
        </w:rPr>
        <w:t>Header Request</w:t>
      </w:r>
    </w:p>
    <w:p w14:paraId="2C9E2D2D" w14:textId="1A9BD2B1" w:rsidR="00396D5A" w:rsidRPr="00385219" w:rsidRDefault="00396D5A" w:rsidP="00396D5A">
      <w:pPr>
        <w:pStyle w:val="ListParagraph"/>
        <w:ind w:left="432"/>
        <w:rPr>
          <w:rFonts w:cs="Arial"/>
        </w:rPr>
      </w:pPr>
      <w:proofErr w:type="spellStart"/>
      <w:r w:rsidRPr="00385219">
        <w:rPr>
          <w:rFonts w:cs="Arial"/>
        </w:rPr>
        <w:lastRenderedPageBreak/>
        <w:t>Header</w:t>
      </w:r>
      <w:proofErr w:type="spellEnd"/>
      <w:r w:rsidRPr="00385219">
        <w:rPr>
          <w:rFonts w:cs="Arial"/>
          <w:lang w:val="en-US"/>
        </w:rPr>
        <w:t xml:space="preserve"> Request</w:t>
      </w:r>
      <w:r w:rsidRPr="00385219">
        <w:rPr>
          <w:rFonts w:cs="Arial"/>
        </w:rPr>
        <w:t xml:space="preserve"> adalah HTTP </w:t>
      </w:r>
      <w:proofErr w:type="spellStart"/>
      <w:r w:rsidRPr="00385219">
        <w:rPr>
          <w:rFonts w:cs="Arial"/>
        </w:rPr>
        <w:t>Header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request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yg</w:t>
      </w:r>
      <w:proofErr w:type="spellEnd"/>
      <w:r w:rsidRPr="00385219">
        <w:rPr>
          <w:rFonts w:cs="Arial"/>
        </w:rPr>
        <w:t xml:space="preserve"> harus di sertakan saat mengirimkan </w:t>
      </w:r>
      <w:proofErr w:type="spellStart"/>
      <w:r w:rsidRPr="00385219">
        <w:rPr>
          <w:rFonts w:cs="Arial"/>
        </w:rPr>
        <w:t>Request</w:t>
      </w:r>
      <w:proofErr w:type="spellEnd"/>
      <w:r w:rsidRPr="00385219">
        <w:rPr>
          <w:rFonts w:cs="Arial"/>
        </w:rPr>
        <w:t xml:space="preserve"> transaksi ke api </w:t>
      </w:r>
      <w:proofErr w:type="spellStart"/>
      <w:r w:rsidRPr="00385219">
        <w:rPr>
          <w:rFonts w:cs="Arial"/>
        </w:rPr>
        <w:t>bjb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va</w:t>
      </w:r>
      <w:proofErr w:type="spellEnd"/>
      <w:r w:rsidRPr="00385219">
        <w:rPr>
          <w:rFonts w:cs="Arial"/>
        </w:rPr>
        <w:t xml:space="preserve"> (selain </w:t>
      </w:r>
      <w:proofErr w:type="spellStart"/>
      <w:r w:rsidRPr="00385219">
        <w:rPr>
          <w:rFonts w:cs="Arial"/>
        </w:rPr>
        <w:t>generate</w:t>
      </w:r>
      <w:proofErr w:type="spellEnd"/>
      <w:r w:rsidRPr="00385219">
        <w:rPr>
          <w:rFonts w:cs="Arial"/>
        </w:rPr>
        <w:t xml:space="preserve"> </w:t>
      </w:r>
      <w:proofErr w:type="spellStart"/>
      <w:r w:rsidRPr="00385219">
        <w:rPr>
          <w:rFonts w:cs="Arial"/>
        </w:rPr>
        <w:t>token</w:t>
      </w:r>
      <w:proofErr w:type="spellEnd"/>
      <w:r w:rsidRPr="00385219">
        <w:rPr>
          <w:rFonts w:cs="Arial"/>
        </w:rPr>
        <w:t>)</w:t>
      </w:r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134"/>
        <w:gridCol w:w="1701"/>
        <w:gridCol w:w="4211"/>
      </w:tblGrid>
      <w:tr w:rsidR="005210F2" w:rsidRPr="00385219" w14:paraId="04140A82" w14:textId="77777777" w:rsidTr="00521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028ADE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134" w:type="dxa"/>
          </w:tcPr>
          <w:p w14:paraId="19964223" w14:textId="6A36119B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701" w:type="dxa"/>
          </w:tcPr>
          <w:p w14:paraId="34740A3D" w14:textId="77777777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211" w:type="dxa"/>
          </w:tcPr>
          <w:p w14:paraId="62B9919C" w14:textId="77777777" w:rsidR="00396D5A" w:rsidRPr="007E5660" w:rsidRDefault="00396D5A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</w:p>
        </w:tc>
      </w:tr>
      <w:tr w:rsidR="005210F2" w:rsidRPr="00385219" w14:paraId="72638ABD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FE3C1DF" w14:textId="7E42453D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134" w:type="dxa"/>
          </w:tcPr>
          <w:p w14:paraId="2F9134A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709E67D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0802E6F9" w14:textId="77777777" w:rsidR="00396D5A" w:rsidRPr="007E5660" w:rsidRDefault="00396D5A" w:rsidP="005210F2">
            <w:pPr>
              <w:shd w:val="clear" w:color="auto" w:fill="FFFFF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eastAsia="en-ID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5210F2" w:rsidRPr="00385219" w14:paraId="10AD868C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FCE5BE9" w14:textId="69499AB3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134" w:type="dxa"/>
          </w:tcPr>
          <w:p w14:paraId="5AA8DF2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1B86799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40D588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Signature</w:t>
            </w:r>
          </w:p>
          <w:p w14:paraId="7F0AD05E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5CE89A5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HMACSHA256 Hash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client_secret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pada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kombinasi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path, http method, token, timestamp dan body</w:t>
            </w:r>
          </w:p>
          <w:p w14:paraId="6276B122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7E764CE6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create billing):</w:t>
            </w:r>
          </w:p>
          <w:p w14:paraId="1B7114C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path = /billing</w:t>
            </w:r>
          </w:p>
          <w:p w14:paraId="5C380969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method = POST</w:t>
            </w:r>
          </w:p>
          <w:p w14:paraId="6CCDF488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token = aZ-S_D4jPtD5hCbsjwoj2AaXjbNpxqgq3F8U0mPkmuQ</w:t>
            </w:r>
          </w:p>
          <w:p w14:paraId="342AFB1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timestamp: 1580375822</w:t>
            </w:r>
          </w:p>
          <w:p w14:paraId="6FF09586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- body = {“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”: “1234”}</w:t>
            </w:r>
          </w:p>
          <w:p w14:paraId="7BA51788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0784C54E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Base Signature:</w:t>
            </w:r>
          </w:p>
          <w:p w14:paraId="0B91EF6C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path=/billing&amp;method=POST&amp;token=aZ-S_D4jPtD5hCbsjwoj2AaXjbNpxqgq3F8U0mPkmuQ&amp;timestamp=1580375822&amp;body={“client_id”: “1234”}</w:t>
            </w:r>
          </w:p>
          <w:p w14:paraId="789AAA8B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608D8C0F" w14:textId="77777777" w:rsidR="009E5E96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Signature (HMACSHA256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menggunakan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client_secret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):</w:t>
            </w:r>
          </w:p>
          <w:p w14:paraId="10F48C0D" w14:textId="3142F524" w:rsidR="00396D5A" w:rsidRPr="007E5660" w:rsidRDefault="009E5E96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OC5Sxwnv56vymE-FW_bn2zmx0Hwq7WG6QkeyI9UiL00</w:t>
            </w:r>
          </w:p>
        </w:tc>
      </w:tr>
      <w:tr w:rsidR="005210F2" w:rsidRPr="00385219" w14:paraId="00B684B0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F68B2" w14:textId="7683626A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134" w:type="dxa"/>
          </w:tcPr>
          <w:p w14:paraId="26306B9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A9BCA6F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5B1CA9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5210F2" w:rsidRPr="00385219" w14:paraId="1B000F17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0D0862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CHANNEL-ID</w:t>
            </w:r>
          </w:p>
        </w:tc>
        <w:tc>
          <w:tcPr>
            <w:tcW w:w="1134" w:type="dxa"/>
          </w:tcPr>
          <w:p w14:paraId="10079D81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0F320D4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0E34CF44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210F2" w:rsidRPr="00385219" w14:paraId="3FDD629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4F9F59" w14:textId="6512ED42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134" w:type="dxa"/>
          </w:tcPr>
          <w:p w14:paraId="45A109C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4E01C9AD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5A2C14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210F2" w:rsidRPr="00385219" w14:paraId="6C6396F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B1BEB43" w14:textId="13BE94A3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134" w:type="dxa"/>
          </w:tcPr>
          <w:p w14:paraId="691D29DA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1EDB791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64C172F2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210F2" w:rsidRPr="00385219" w14:paraId="7FC3BCE3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A34E88" w14:textId="5B7A49AC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134" w:type="dxa"/>
          </w:tcPr>
          <w:p w14:paraId="6B089849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43C72367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49A5FC10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210F2" w:rsidRPr="00385219" w14:paraId="03D6ACFB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D87470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134" w:type="dxa"/>
          </w:tcPr>
          <w:p w14:paraId="46F7E5EC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F3C64AE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3AEF27CD" w14:textId="2E109E1B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5210F2" w:rsidRPr="00385219" w14:paraId="737AFE76" w14:textId="77777777" w:rsidTr="00521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B6D3ED" w14:textId="77777777" w:rsidR="00396D5A" w:rsidRPr="007E5660" w:rsidRDefault="00396D5A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Authorization</w:t>
            </w:r>
          </w:p>
        </w:tc>
        <w:tc>
          <w:tcPr>
            <w:tcW w:w="1134" w:type="dxa"/>
          </w:tcPr>
          <w:p w14:paraId="49ED1485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701" w:type="dxa"/>
          </w:tcPr>
          <w:p w14:paraId="273921F6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211" w:type="dxa"/>
          </w:tcPr>
          <w:p w14:paraId="55D8A691" w14:textId="77777777" w:rsidR="00396D5A" w:rsidRPr="007E5660" w:rsidRDefault="00396D5A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Bearer Token</w:t>
            </w:r>
          </w:p>
        </w:tc>
      </w:tr>
    </w:tbl>
    <w:p w14:paraId="37D7D5D3" w14:textId="77777777" w:rsidR="00396D5A" w:rsidRPr="00385219" w:rsidRDefault="00396D5A" w:rsidP="008C4F0A">
      <w:pPr>
        <w:pStyle w:val="ListParagraph"/>
        <w:tabs>
          <w:tab w:val="left" w:pos="0"/>
        </w:tabs>
        <w:ind w:left="0"/>
        <w:rPr>
          <w:rFonts w:cs="Arial"/>
        </w:rPr>
      </w:pPr>
    </w:p>
    <w:p w14:paraId="61C56789" w14:textId="07D69E57" w:rsidR="008578AC" w:rsidRPr="007E5660" w:rsidRDefault="008578AC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2" w:name="_Toc123889703"/>
      <w:proofErr w:type="spellStart"/>
      <w:r w:rsidRPr="007E5660">
        <w:rPr>
          <w:rFonts w:cs="Arial"/>
          <w:sz w:val="22"/>
        </w:rPr>
        <w:t>Inquiry</w:t>
      </w:r>
      <w:proofErr w:type="spellEnd"/>
      <w:r w:rsidRPr="007E5660">
        <w:rPr>
          <w:rFonts w:cs="Arial"/>
          <w:sz w:val="22"/>
        </w:rPr>
        <w:t xml:space="preserve"> </w:t>
      </w:r>
      <w:proofErr w:type="spellStart"/>
      <w:r w:rsidRPr="007E5660">
        <w:rPr>
          <w:rFonts w:cs="Arial"/>
          <w:sz w:val="22"/>
        </w:rPr>
        <w:t>Payment</w:t>
      </w:r>
      <w:bookmarkEnd w:id="82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64"/>
        <w:gridCol w:w="7"/>
        <w:gridCol w:w="2430"/>
        <w:gridCol w:w="1298"/>
        <w:gridCol w:w="1084"/>
        <w:gridCol w:w="4368"/>
      </w:tblGrid>
      <w:tr w:rsidR="000E1D7A" w:rsidRPr="00385219" w14:paraId="588CE674" w14:textId="77777777" w:rsidTr="008C4F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0613D34B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URL</w:t>
            </w:r>
          </w:p>
        </w:tc>
        <w:tc>
          <w:tcPr>
            <w:tcW w:w="6716" w:type="dxa"/>
            <w:gridSpan w:val="3"/>
          </w:tcPr>
          <w:p w14:paraId="419DA9EE" w14:textId="71979338" w:rsidR="008578AC" w:rsidRPr="007E5660" w:rsidRDefault="008578AC" w:rsidP="007D4A64">
            <w:pPr>
              <w:pStyle w:val="NormalWeb"/>
              <w:shd w:val="clear" w:color="auto" w:fill="FFFFFF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/inquiry-payment</w:t>
            </w:r>
          </w:p>
        </w:tc>
      </w:tr>
      <w:tr w:rsidR="000E1D7A" w:rsidRPr="00385219" w14:paraId="10550A67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071C58F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Method</w:t>
            </w:r>
          </w:p>
        </w:tc>
        <w:tc>
          <w:tcPr>
            <w:tcW w:w="6716" w:type="dxa"/>
            <w:gridSpan w:val="3"/>
          </w:tcPr>
          <w:p w14:paraId="17B4DB7D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POST</w:t>
            </w:r>
          </w:p>
        </w:tc>
      </w:tr>
      <w:tr w:rsidR="000E1D7A" w:rsidRPr="00385219" w14:paraId="1B10DAE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97CC98A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  <w:tc>
          <w:tcPr>
            <w:tcW w:w="6716" w:type="dxa"/>
            <w:gridSpan w:val="3"/>
          </w:tcPr>
          <w:p w14:paraId="334C8ED9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</w:p>
        </w:tc>
      </w:tr>
      <w:tr w:rsidR="008578AC" w:rsidRPr="00385219" w14:paraId="547D5988" w14:textId="77777777" w:rsidTr="000B1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70AA68A4" w14:textId="77777777" w:rsidR="008578AC" w:rsidRPr="007E5660" w:rsidRDefault="008578AC" w:rsidP="007D4A64">
            <w:pPr>
              <w:tabs>
                <w:tab w:val="center" w:pos="2146"/>
              </w:tabs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Request header</w:t>
            </w:r>
          </w:p>
        </w:tc>
      </w:tr>
      <w:tr w:rsidR="00A534EB" w:rsidRPr="00385219" w14:paraId="5965CD7C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7E09D48" w14:textId="77777777" w:rsidR="008578AC" w:rsidRPr="007E5660" w:rsidRDefault="008578AC" w:rsidP="007D4A64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1309" w:type="dxa"/>
          </w:tcPr>
          <w:p w14:paraId="2EFEBC0F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987" w:type="dxa"/>
          </w:tcPr>
          <w:p w14:paraId="7D814A50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4420" w:type="dxa"/>
          </w:tcPr>
          <w:p w14:paraId="640CC81C" w14:textId="77777777" w:rsidR="008578AC" w:rsidRPr="007E5660" w:rsidRDefault="008578AC" w:rsidP="007D4A64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</w:p>
        </w:tc>
      </w:tr>
      <w:tr w:rsidR="00E44B4D" w:rsidRPr="00385219" w14:paraId="52EEFF3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1BA54B74" w14:textId="679415F5" w:rsidR="00676689" w:rsidRPr="007E5660" w:rsidRDefault="00676689" w:rsidP="007D4A64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309" w:type="dxa"/>
          </w:tcPr>
          <w:p w14:paraId="2F4C5358" w14:textId="371B3DD5" w:rsidR="00676689" w:rsidRPr="007E5660" w:rsidRDefault="00676689" w:rsidP="007D4A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M</w:t>
            </w:r>
          </w:p>
        </w:tc>
        <w:tc>
          <w:tcPr>
            <w:tcW w:w="987" w:type="dxa"/>
          </w:tcPr>
          <w:p w14:paraId="1E262545" w14:textId="1B9CF75A" w:rsidR="00676689" w:rsidRPr="007E5660" w:rsidRDefault="00676689" w:rsidP="007D4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38709ACA" w14:textId="2C77D97A" w:rsidR="00676689" w:rsidRPr="007E5660" w:rsidRDefault="00676689" w:rsidP="007D4A64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gram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Bearer(</w:t>
            </w:r>
            <w:proofErr w:type="gram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Access token </w:t>
            </w: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bjb-va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client)</w:t>
            </w:r>
          </w:p>
        </w:tc>
      </w:tr>
      <w:tr w:rsidR="00E44B4D" w:rsidRPr="00385219" w14:paraId="719FA671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8986FEC" w14:textId="07C138CA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309" w:type="dxa"/>
          </w:tcPr>
          <w:p w14:paraId="4B0A7225" w14:textId="1AAC5090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AC9E53B" w14:textId="5F9B5A1C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5E6C08EF" w14:textId="65DCCE0B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A534EB" w:rsidRPr="00385219" w14:paraId="1590AC0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188FCCB" w14:textId="6F47A059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309" w:type="dxa"/>
          </w:tcPr>
          <w:p w14:paraId="6F56BD0D" w14:textId="7DA50DFF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D9F9C99" w14:textId="4BD3733A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1F47839C" w14:textId="181D35CA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A534EB" w:rsidRPr="00385219" w14:paraId="715B0CAC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D6CF266" w14:textId="69132BC4" w:rsidR="00396D5A" w:rsidRPr="007E5660" w:rsidRDefault="00396D5A" w:rsidP="00396D5A">
            <w:pPr>
              <w:rPr>
                <w:rFonts w:ascii="Arial" w:hAnsi="Arial" w:cs="Arial"/>
                <w:b w:val="0"/>
                <w:bCs w:val="0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309" w:type="dxa"/>
          </w:tcPr>
          <w:p w14:paraId="479C05C6" w14:textId="7E165C95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47966B26" w14:textId="5854CBE8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9B9A0CF" w14:textId="019C416F" w:rsidR="00396D5A" w:rsidRPr="007E5660" w:rsidRDefault="008C4F0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A534EB" w:rsidRPr="00385219" w14:paraId="25E0AC5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D021CC4" w14:textId="6A071BEF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309" w:type="dxa"/>
          </w:tcPr>
          <w:p w14:paraId="651675D3" w14:textId="5928B9B4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29B30BB3" w14:textId="7CBDB676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7D64FA3B" w14:textId="4CB20699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A534EB" w:rsidRPr="00385219" w14:paraId="4FB8F4E8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7401F4F" w14:textId="5348956B" w:rsidR="00396D5A" w:rsidRPr="007E5660" w:rsidRDefault="00354769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</w:t>
            </w:r>
            <w:r w:rsidR="00396D5A" w:rsidRPr="007E5660">
              <w:rPr>
                <w:rFonts w:ascii="Arial" w:hAnsi="Arial" w:cs="Arial"/>
                <w:sz w:val="20"/>
                <w:szCs w:val="20"/>
              </w:rPr>
              <w:t>CHANNEL-ID</w:t>
            </w:r>
          </w:p>
        </w:tc>
        <w:tc>
          <w:tcPr>
            <w:tcW w:w="1309" w:type="dxa"/>
          </w:tcPr>
          <w:p w14:paraId="31FDD8CA" w14:textId="1BD60CC7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727294F9" w14:textId="2006AB93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30C9FB43" w14:textId="497269E7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E44B4D" w:rsidRPr="00385219" w14:paraId="32ABBED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52F268CA" w14:textId="02937752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309" w:type="dxa"/>
          </w:tcPr>
          <w:p w14:paraId="38AAF5AF" w14:textId="58730252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11A00E6C" w14:textId="0AC012D0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4560287" w14:textId="2BE81702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E44B4D" w:rsidRPr="00385219" w14:paraId="37F7923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FEAA289" w14:textId="5DB6E9DD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309" w:type="dxa"/>
          </w:tcPr>
          <w:p w14:paraId="176A5683" w14:textId="459DE1A0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65859310" w14:textId="049B550E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5067C4D9" w14:textId="586D1FE3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E44B4D" w:rsidRPr="00385219" w14:paraId="445447E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7C77CCD" w14:textId="12E4EDFF" w:rsidR="00396D5A" w:rsidRPr="007E5660" w:rsidRDefault="00396D5A" w:rsidP="00396D5A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BJB-LONGITUDE</w:t>
            </w:r>
          </w:p>
        </w:tc>
        <w:tc>
          <w:tcPr>
            <w:tcW w:w="1309" w:type="dxa"/>
          </w:tcPr>
          <w:p w14:paraId="2B0B9A1E" w14:textId="389B6ED8" w:rsidR="00396D5A" w:rsidRPr="007E5660" w:rsidRDefault="00396D5A" w:rsidP="00396D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987" w:type="dxa"/>
          </w:tcPr>
          <w:p w14:paraId="77243BF9" w14:textId="738E6FF5" w:rsidR="00396D5A" w:rsidRPr="007E5660" w:rsidRDefault="00396D5A" w:rsidP="00396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</w:tcPr>
          <w:p w14:paraId="441DBFCF" w14:textId="0EC63FA5" w:rsidR="00396D5A" w:rsidRPr="007E5660" w:rsidRDefault="00396D5A" w:rsidP="00396D5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396D5A" w:rsidRPr="00385219" w14:paraId="1A4E3D11" w14:textId="77777777" w:rsidTr="000B1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4E7FDD01" w14:textId="77777777" w:rsidR="00396D5A" w:rsidRPr="007E5660" w:rsidRDefault="00396D5A" w:rsidP="00396D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C75E5E" w:rsidRPr="00385219" w14:paraId="5A39934D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6897683" w14:textId="77777777" w:rsidR="00396D5A" w:rsidRPr="00754493" w:rsidRDefault="00396D5A" w:rsidP="00396D5A">
            <w:pPr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  <w:lang w:val="en-US"/>
              </w:rPr>
              <w:t>Field</w:t>
            </w:r>
          </w:p>
        </w:tc>
        <w:tc>
          <w:tcPr>
            <w:tcW w:w="1309" w:type="dxa"/>
          </w:tcPr>
          <w:p w14:paraId="2294686B" w14:textId="2F8BE648" w:rsidR="00396D5A" w:rsidRPr="00754493" w:rsidRDefault="00396D5A" w:rsidP="00396D5A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Mandatory</w:t>
            </w:r>
          </w:p>
        </w:tc>
        <w:tc>
          <w:tcPr>
            <w:tcW w:w="987" w:type="dxa"/>
          </w:tcPr>
          <w:p w14:paraId="327688C5" w14:textId="77777777" w:rsidR="00396D5A" w:rsidRPr="00754493" w:rsidRDefault="00396D5A" w:rsidP="00396D5A">
            <w:pPr>
              <w:tabs>
                <w:tab w:val="center" w:pos="214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Format</w:t>
            </w:r>
          </w:p>
        </w:tc>
        <w:tc>
          <w:tcPr>
            <w:tcW w:w="4420" w:type="dxa"/>
          </w:tcPr>
          <w:p w14:paraId="0869B461" w14:textId="77777777" w:rsidR="00396D5A" w:rsidRPr="00754493" w:rsidRDefault="00396D5A" w:rsidP="00396D5A">
            <w:pPr>
              <w:tabs>
                <w:tab w:val="center" w:pos="214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</w:pPr>
            <w:proofErr w:type="spellStart"/>
            <w:r w:rsidRPr="00754493">
              <w:rPr>
                <w:rFonts w:ascii="Arial" w:hAnsi="Arial" w:cs="Arial"/>
                <w:b/>
                <w:bCs/>
                <w:color w:val="212121"/>
                <w:sz w:val="20"/>
                <w:szCs w:val="20"/>
                <w:shd w:val="clear" w:color="auto" w:fill="FFFFFF"/>
                <w:lang w:val="en-US"/>
              </w:rPr>
              <w:t>Deskripsi</w:t>
            </w:r>
            <w:proofErr w:type="spellEnd"/>
          </w:p>
        </w:tc>
      </w:tr>
      <w:tr w:rsidR="00FD5125" w:rsidRPr="00385219" w14:paraId="57AE9525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1C134014" w14:textId="119E6CC9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309" w:type="dxa"/>
          </w:tcPr>
          <w:p w14:paraId="298E0EC4" w14:textId="2490F9D0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49D94454" w14:textId="26F65C69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4E4106E9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  <w:p w14:paraId="2F1F1D2A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</w:tr>
      <w:tr w:rsidR="00FD5125" w:rsidRPr="00385219" w14:paraId="4E86EF89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  <w:shd w:val="clear" w:color="auto" w:fill="5B9BD5" w:themeFill="accent5"/>
          </w:tcPr>
          <w:p w14:paraId="3E059581" w14:textId="14989C7F" w:rsidR="00FD5125" w:rsidRPr="007E5660" w:rsidRDefault="00FD5125" w:rsidP="00CE7E9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  <w:shd w:val="clear" w:color="auto" w:fill="5B9BD5" w:themeFill="accent5"/>
          </w:tcPr>
          <w:p w14:paraId="774551CC" w14:textId="3454978B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987" w:type="dxa"/>
            <w:shd w:val="clear" w:color="auto" w:fill="5B9BD5" w:themeFill="accent5"/>
          </w:tcPr>
          <w:p w14:paraId="395FFA71" w14:textId="385CCFF9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420" w:type="dxa"/>
            <w:shd w:val="clear" w:color="auto" w:fill="5B9BD5" w:themeFill="accent5"/>
          </w:tcPr>
          <w:p w14:paraId="32179A4B" w14:textId="05F24279" w:rsidR="00FD5125" w:rsidRPr="007E5660" w:rsidRDefault="00FD5125" w:rsidP="00CE7E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FD5125" w:rsidRPr="00385219" w14:paraId="541BA47F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55D225F7" w14:textId="4065F654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67B528EF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BF03CDB" w14:textId="35D3F77B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A5B63D8" w14:textId="70CEF538" w:rsidR="00FD5125" w:rsidRPr="007E5660" w:rsidRDefault="00FD5125" w:rsidP="00CE7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5F12177B" w14:textId="5AB57B92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FD5125" w:rsidRPr="00385219" w14:paraId="63269C6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6E830D6A" w14:textId="213C1C38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trx_date_init</w:t>
            </w:r>
            <w:proofErr w:type="spellEnd"/>
          </w:p>
          <w:p w14:paraId="78E898A3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E348CEB" w14:textId="388B2346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110ED5D6" w14:textId="2CB314B6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012E2AA5" w14:textId="102BC8BB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Date 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2022</w:t>
            </w:r>
            <w:r w:rsidRPr="007E5660">
              <w:rPr>
                <w:rFonts w:ascii="Arial" w:hAnsi="Arial" w:cs="Arial"/>
                <w:color w:val="000000" w:themeColor="text1"/>
                <w:sz w:val="20"/>
                <w:szCs w:val="20"/>
                <w:lang w:eastAsia="en-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-04-15T22:33:05+07:00</w:t>
            </w:r>
          </w:p>
        </w:tc>
      </w:tr>
      <w:tr w:rsidR="00DF15FD" w:rsidRPr="00385219" w14:paraId="01DDBE81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4D6119A2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amount </w:t>
            </w:r>
          </w:p>
          <w:p w14:paraId="504F23EF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7227167" w14:textId="50EBBE4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BA74818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Object </w:t>
            </w:r>
          </w:p>
          <w:p w14:paraId="4F652D45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7E3D3756" w14:textId="4CD5E1C4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77869A63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53E4176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" w:type="dxa"/>
            <w:vMerge w:val="restart"/>
          </w:tcPr>
          <w:p w14:paraId="3857333D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5" w:type="dxa"/>
            <w:gridSpan w:val="2"/>
          </w:tcPr>
          <w:p w14:paraId="576BEFB9" w14:textId="033A1ABB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value</w:t>
            </w:r>
          </w:p>
        </w:tc>
        <w:tc>
          <w:tcPr>
            <w:tcW w:w="1309" w:type="dxa"/>
          </w:tcPr>
          <w:p w14:paraId="62D85F3A" w14:textId="7EF07C64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21CA17CD" w14:textId="0080483F" w:rsidR="00FD5125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16, 2) </w:t>
            </w:r>
          </w:p>
        </w:tc>
        <w:tc>
          <w:tcPr>
            <w:tcW w:w="4420" w:type="dxa"/>
          </w:tcPr>
          <w:p w14:paraId="60FFE43E" w14:textId="4C2170AE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Nominal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spellEnd"/>
          </w:p>
        </w:tc>
      </w:tr>
      <w:tr w:rsidR="00FD5125" w:rsidRPr="00385219" w14:paraId="2DCBB15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" w:type="dxa"/>
            <w:vMerge/>
          </w:tcPr>
          <w:p w14:paraId="4A6BC920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65" w:type="dxa"/>
            <w:gridSpan w:val="2"/>
          </w:tcPr>
          <w:p w14:paraId="240FC07F" w14:textId="47FC5295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currency </w:t>
            </w:r>
          </w:p>
        </w:tc>
        <w:tc>
          <w:tcPr>
            <w:tcW w:w="1309" w:type="dxa"/>
          </w:tcPr>
          <w:p w14:paraId="0B5882E2" w14:textId="6AE10229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DA1DB29" w14:textId="52E8A808" w:rsidR="00FD5125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String(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>3)</w:t>
            </w:r>
          </w:p>
        </w:tc>
        <w:tc>
          <w:tcPr>
            <w:tcW w:w="4420" w:type="dxa"/>
          </w:tcPr>
          <w:p w14:paraId="2561A38A" w14:textId="4A8D1A76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Mata uang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IDR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Rupiah</w:t>
            </w:r>
          </w:p>
        </w:tc>
      </w:tr>
      <w:tr w:rsidR="00DF15FD" w:rsidRPr="00385219" w14:paraId="191B45CE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350D1FB" w14:textId="678DB8AC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3E946645" w14:textId="551CC638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E2447F8" w14:textId="077E96EA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30E9EC4E" w14:textId="10C17C25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Id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di generate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setiap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</w:t>
            </w:r>
          </w:p>
        </w:tc>
      </w:tr>
      <w:tr w:rsidR="008C4F0A" w:rsidRPr="00385219" w14:paraId="311B150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3FD352AE" w14:textId="74784346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source_bank_code</w:t>
            </w:r>
            <w:proofErr w:type="spellEnd"/>
          </w:p>
          <w:p w14:paraId="6E6A8F15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9001D08" w14:textId="39EF15E1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64666DE2" w14:textId="00D1868D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489256DC" w14:textId="4E883830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account bank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</w:p>
        </w:tc>
      </w:tr>
      <w:tr w:rsidR="008C4F0A" w:rsidRPr="00385219" w14:paraId="0D5651A3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5" w:type="dxa"/>
            <w:gridSpan w:val="3"/>
          </w:tcPr>
          <w:p w14:paraId="273194B6" w14:textId="7A462341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3422CA2F" w14:textId="6FC37F14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35B32C2A" w14:textId="1F649E94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Object</w:t>
            </w:r>
          </w:p>
        </w:tc>
        <w:tc>
          <w:tcPr>
            <w:tcW w:w="4420" w:type="dxa"/>
          </w:tcPr>
          <w:p w14:paraId="35B21EDA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11A01F34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 w:val="restart"/>
          </w:tcPr>
          <w:p w14:paraId="414DD2C2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0623ED30" w14:textId="607ED650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</w:t>
            </w:r>
          </w:p>
        </w:tc>
        <w:tc>
          <w:tcPr>
            <w:tcW w:w="1309" w:type="dxa"/>
          </w:tcPr>
          <w:p w14:paraId="2B4F0EEC" w14:textId="4E5D949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12FC4E53" w14:textId="0C304CBC" w:rsidR="00FD5125" w:rsidRPr="007E5660" w:rsidRDefault="00DF15FD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String</w:t>
            </w:r>
          </w:p>
        </w:tc>
        <w:tc>
          <w:tcPr>
            <w:tcW w:w="4420" w:type="dxa"/>
          </w:tcPr>
          <w:p w14:paraId="745590C7" w14:textId="6C0F695A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oleh user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</w:p>
        </w:tc>
      </w:tr>
      <w:tr w:rsidR="00FD5125" w:rsidRPr="00385219" w14:paraId="59031FEA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61B7B36C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71E2C6AA" w14:textId="52BD32C9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source_account_no</w:t>
            </w:r>
            <w:proofErr w:type="spellEnd"/>
          </w:p>
          <w:p w14:paraId="5F6B19F6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ACFE981" w14:textId="3F522B8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053DCC5D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2ED5BEBD" w14:textId="1349A710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FD5125" w:rsidRPr="00385219" w14:paraId="6FC1D780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11894889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5AB07155" w14:textId="114C90CD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</w:t>
            </w:r>
            <w:proofErr w:type="spellEnd"/>
          </w:p>
        </w:tc>
        <w:tc>
          <w:tcPr>
            <w:tcW w:w="1309" w:type="dxa"/>
          </w:tcPr>
          <w:p w14:paraId="3DF8A13F" w14:textId="4C0D3460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064EBFCA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162049F4" w14:textId="42A8DDA5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FD5125" w:rsidRPr="00385219" w14:paraId="3586DE16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3A945646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117BC94C" w14:textId="1B9F52F2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</w:t>
            </w:r>
            <w:proofErr w:type="spellEnd"/>
          </w:p>
          <w:p w14:paraId="67BE8814" w14:textId="77777777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3776081" w14:textId="4A3DBF11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65BDE44A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7522E6EE" w14:textId="77777777" w:rsidR="00FD5125" w:rsidRPr="007E5660" w:rsidRDefault="00DF15FD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,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media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3FE7DFBA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MOBILE_BANKING </w:t>
            </w:r>
          </w:p>
          <w:p w14:paraId="14A6CA48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INTERNET_BANKING </w:t>
            </w:r>
          </w:p>
          <w:p w14:paraId="0D22055B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ATM </w:t>
            </w:r>
          </w:p>
          <w:p w14:paraId="6EEF5242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EDC </w:t>
            </w:r>
          </w:p>
          <w:p w14:paraId="4D0A8E39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TELLER </w:t>
            </w:r>
          </w:p>
          <w:p w14:paraId="66736913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API </w:t>
            </w:r>
          </w:p>
          <w:p w14:paraId="40EBEA43" w14:textId="61A43F72" w:rsidR="008C4F0A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045F59F9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" w:type="dxa"/>
            <w:gridSpan w:val="2"/>
            <w:vMerge/>
          </w:tcPr>
          <w:p w14:paraId="5A6CE639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458" w:type="dxa"/>
          </w:tcPr>
          <w:p w14:paraId="1EC8F5FF" w14:textId="6A37BE40" w:rsidR="00FD5125" w:rsidRPr="007E5660" w:rsidRDefault="00FD5125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309" w:type="dxa"/>
          </w:tcPr>
          <w:p w14:paraId="1E91F096" w14:textId="778A8FBD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Y</w:t>
            </w:r>
          </w:p>
        </w:tc>
        <w:tc>
          <w:tcPr>
            <w:tcW w:w="987" w:type="dxa"/>
          </w:tcPr>
          <w:p w14:paraId="5FC75FC4" w14:textId="77777777" w:rsidR="00FD5125" w:rsidRPr="007E5660" w:rsidRDefault="00FD5125" w:rsidP="00FD51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4420" w:type="dxa"/>
          </w:tcPr>
          <w:p w14:paraId="113338C1" w14:textId="5BC66A80" w:rsidR="00FD5125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transfer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VA</w:t>
            </w:r>
            <w:proofErr w:type="gramEnd"/>
          </w:p>
          <w:p w14:paraId="5CB0857B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INHOUSE</w:t>
            </w:r>
          </w:p>
          <w:p w14:paraId="6B3B17E8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RTOL</w:t>
            </w:r>
          </w:p>
          <w:p w14:paraId="62AF1364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RTGS </w:t>
            </w:r>
          </w:p>
          <w:p w14:paraId="40ABF052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SKN </w:t>
            </w:r>
          </w:p>
          <w:p w14:paraId="4F1844E4" w14:textId="77777777" w:rsidR="008C4F0A" w:rsidRPr="007E5660" w:rsidRDefault="008C4F0A" w:rsidP="008C4F0A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BIFAST </w:t>
            </w:r>
          </w:p>
          <w:p w14:paraId="7EB1C1A9" w14:textId="2DDCF86D" w:rsidR="008C4F0A" w:rsidRPr="007E5660" w:rsidRDefault="008C4F0A" w:rsidP="00FD5125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6FBE250A" w14:textId="77777777" w:rsidTr="006405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6"/>
          </w:tcPr>
          <w:p w14:paraId="4BE01CD0" w14:textId="77777777" w:rsidR="00FD5125" w:rsidRPr="007E5660" w:rsidRDefault="00FD5125" w:rsidP="00FD5125">
            <w:pPr>
              <w:pStyle w:val="NormalWeb"/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044F0572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  <w:gridSpan w:val="5"/>
          </w:tcPr>
          <w:p w14:paraId="5CD0259D" w14:textId="7C326825" w:rsidR="00FD5125" w:rsidRPr="007E5660" w:rsidRDefault="00FD5125" w:rsidP="00FD5125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Contoh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Request</w:t>
            </w:r>
          </w:p>
        </w:tc>
        <w:tc>
          <w:tcPr>
            <w:tcW w:w="4420" w:type="dxa"/>
          </w:tcPr>
          <w:p w14:paraId="019FB666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77D4A833" w14:textId="4B16727C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"inquiry_request_id":"abcdef-1234 ",</w:t>
            </w:r>
          </w:p>
          <w:p w14:paraId="41BDECAB" w14:textId="1C17139B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"trx_date_init":"abcdef-1234 ",</w:t>
            </w:r>
          </w:p>
          <w:p w14:paraId="65D31692" w14:textId="3445A816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 xml:space="preserve">"amount":{ </w:t>
            </w:r>
          </w:p>
          <w:p w14:paraId="6E15BA13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52905F57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07A670F0" w14:textId="1041997E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74762FC" w14:textId="5877929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69CC048D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28AD0F14" w14:textId="7E3F9F3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383FD805" w14:textId="77777777" w:rsidR="00FD5125" w:rsidRPr="007E5660" w:rsidRDefault="00FD5125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D5125" w:rsidRPr="00385219" w14:paraId="1703544F" w14:textId="77777777" w:rsidTr="008C4F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  <w:gridSpan w:val="5"/>
          </w:tcPr>
          <w:p w14:paraId="0A3D12A5" w14:textId="3BFAA1DC" w:rsidR="00FD5125" w:rsidRPr="007E5660" w:rsidRDefault="00FD5125" w:rsidP="00FD5125">
            <w:pPr>
              <w:jc w:val="center"/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</w:pPr>
            <w:proofErr w:type="spellStart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>Contoh</w:t>
            </w:r>
            <w:proofErr w:type="spellEnd"/>
            <w:r w:rsidRPr="007E5660">
              <w:rPr>
                <w:rFonts w:ascii="Arial" w:hAnsi="Arial" w:cs="Arial"/>
                <w:color w:val="212121"/>
                <w:sz w:val="20"/>
                <w:szCs w:val="20"/>
                <w:shd w:val="clear" w:color="auto" w:fill="FFFFFF"/>
              </w:rPr>
              <w:t xml:space="preserve"> Response</w:t>
            </w:r>
          </w:p>
        </w:tc>
        <w:tc>
          <w:tcPr>
            <w:tcW w:w="4420" w:type="dxa"/>
          </w:tcPr>
          <w:p w14:paraId="6ED6FC7B" w14:textId="01834F29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"response_code":"2002400",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response_message":"Successful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</w:t>
            </w:r>
          </w:p>
          <w:p w14:paraId="258078F1" w14:textId="4E45F4F3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"cin":"9131238",</w:t>
            </w:r>
          </w:p>
          <w:p w14:paraId="7EBFC272" w14:textId="7C80A8C1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D938727" w14:textId="3CB81168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"virtual_account_name":"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Jokul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"payment_request_id":"abcdef-123456-abcdef",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FB4A0D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0F8AF807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 }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  <w:p w14:paraId="36B51CCE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trx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>_date_time":"2020-12-21T14:56:11+07:00", "reference_no":"123456789012345",</w:t>
            </w:r>
          </w:p>
          <w:p w14:paraId="6159E68E" w14:textId="7E44F698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inquiry_reason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”:{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0EEB06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english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 “Success”, </w:t>
            </w:r>
          </w:p>
          <w:p w14:paraId="6FF21896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“Indonesian: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Sukses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” }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  <w:p w14:paraId="35A62309" w14:textId="3F0D5A10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proofErr w:type="gramStart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proofErr w:type="gramEnd"/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419AE384" w14:textId="77777777" w:rsidR="00DF15FD" w:rsidRPr="007E5660" w:rsidRDefault="00DF15FD" w:rsidP="00DF15FD">
            <w:pPr>
              <w:pStyle w:val="NormalWeb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} </w:t>
            </w:r>
          </w:p>
          <w:p w14:paraId="64010AAC" w14:textId="38541656" w:rsidR="00FD5125" w:rsidRPr="007E5660" w:rsidRDefault="00DF15FD" w:rsidP="00FD5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5115E2E2" w14:textId="4FADCAAC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6C133CD6" w14:textId="2FFB5A9F" w:rsidR="00E44B4D" w:rsidRPr="007E5660" w:rsidRDefault="00E44B4D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3" w:name="_Toc123889704"/>
      <w:proofErr w:type="spellStart"/>
      <w:r w:rsidRPr="007E5660">
        <w:rPr>
          <w:rFonts w:cs="Arial"/>
          <w:sz w:val="22"/>
        </w:rPr>
        <w:t>Payment</w:t>
      </w:r>
      <w:proofErr w:type="spellEnd"/>
      <w:r w:rsidRPr="007E5660">
        <w:rPr>
          <w:rFonts w:cs="Arial"/>
          <w:sz w:val="22"/>
        </w:rPr>
        <w:t xml:space="preserve"> </w:t>
      </w:r>
      <w:proofErr w:type="spellStart"/>
      <w:r w:rsidRPr="007E5660">
        <w:rPr>
          <w:rFonts w:cs="Arial"/>
          <w:sz w:val="22"/>
        </w:rPr>
        <w:t>Request</w:t>
      </w:r>
      <w:bookmarkEnd w:id="83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2"/>
        <w:gridCol w:w="2240"/>
        <w:gridCol w:w="1227"/>
        <w:gridCol w:w="1335"/>
        <w:gridCol w:w="4427"/>
      </w:tblGrid>
      <w:tr w:rsidR="008C4F0A" w:rsidRPr="00385219" w14:paraId="0B7EE6BF" w14:textId="77777777" w:rsidTr="00597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3F13F360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7B6C7985" w14:textId="4A12AC50" w:rsidR="00E44B4D" w:rsidRPr="007E5660" w:rsidRDefault="00E44B4D" w:rsidP="00597F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-va</w:t>
            </w:r>
            <w:proofErr w:type="spellEnd"/>
            <w:r w:rsidR="00385219"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E5660">
              <w:rPr>
                <w:rFonts w:ascii="Arial" w:hAnsi="Arial" w:cs="Arial"/>
                <w:sz w:val="20"/>
                <w:szCs w:val="20"/>
              </w:rPr>
              <w:t>/payment-request</w:t>
            </w:r>
          </w:p>
        </w:tc>
      </w:tr>
      <w:tr w:rsidR="008C4F0A" w:rsidRPr="00385219" w14:paraId="5E64E1B2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66D194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6982EA5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8C4F0A" w:rsidRPr="00385219" w14:paraId="51751CB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5F335E8D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50BF2ED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1AC7063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14DA6E52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8C4F0A" w:rsidRPr="00385219" w14:paraId="6B793A49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04688A7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0CF5679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3D945F3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00161D93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597F8F" w:rsidRPr="00385219" w14:paraId="5A1F3997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4BDF0F8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25D2115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6EF254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F74AD0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597F8F" w:rsidRPr="00385219" w14:paraId="1A7F5F4A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AF13157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11FECE7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744833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A6B1E8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8C4F0A" w:rsidRPr="00385219" w14:paraId="040A66DE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377547B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33F0A7C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326281B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81761A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8C4F0A" w:rsidRPr="00385219" w14:paraId="77D29BC2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18F74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3ED3A4E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86A15A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8CD5213" w14:textId="085CE01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8C4F0A" w:rsidRPr="00385219" w14:paraId="054653BF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5AE613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6DD4E2B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B0B190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3CB9CA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8C4F0A" w:rsidRPr="00385219" w14:paraId="527371BB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6077105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1687B43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F19954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3814CF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97F8F" w:rsidRPr="00385219" w14:paraId="20DB534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31DEFB63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525EC06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8074B0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AD5A30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97F8F" w:rsidRPr="00385219" w14:paraId="193DF0C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9178738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36AB257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EC83F6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33667E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0108AF5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84BAC0E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0A148F2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1C4543C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3E05AC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E44B4D" w:rsidRPr="00385219" w14:paraId="195885D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0B74C28E" w14:textId="77777777" w:rsidR="00E44B4D" w:rsidRPr="007E5660" w:rsidRDefault="00E44B4D" w:rsidP="00597F8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8C4F0A" w:rsidRPr="00385219" w14:paraId="32D909C0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4139B83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2F41EDF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F52326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F64A349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</w:p>
        </w:tc>
      </w:tr>
      <w:tr w:rsidR="008C4F0A" w:rsidRPr="00385219" w14:paraId="42870CB3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4B57E99C" w14:textId="46C6FF80" w:rsidR="00E44B4D" w:rsidRPr="007E5660" w:rsidRDefault="008C4F0A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06A9DDD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3DB1391B" w14:textId="3237FB4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2E8A822" w14:textId="28AFA969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E44B4D" w:rsidRPr="00385219" w14:paraId="5F3D7F65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  <w:shd w:val="clear" w:color="auto" w:fill="5B9BD5" w:themeFill="accent5"/>
          </w:tcPr>
          <w:p w14:paraId="18CB7814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50CA55D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D4B998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584EB9D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E44B4D" w:rsidRPr="00385219" w14:paraId="061699F8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554D284C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0C0FC6F3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54501BD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049C0FB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87D32E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E44B4D" w:rsidRPr="00385219" w14:paraId="4AFA4B4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C1D6E9A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trx_date_init</w:t>
            </w:r>
            <w:proofErr w:type="spellEnd"/>
          </w:p>
          <w:p w14:paraId="0028C392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36E35F4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4BCBEDB5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96B0DB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Date 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E44B4D" w:rsidRPr="00385219" w14:paraId="22CCC3E5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7F277B52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amount </w:t>
            </w:r>
          </w:p>
          <w:p w14:paraId="28B2FB64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7562F5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707FAEAC" w14:textId="0B2EEBC4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Object</w:t>
            </w:r>
          </w:p>
        </w:tc>
        <w:tc>
          <w:tcPr>
            <w:tcW w:w="4618" w:type="dxa"/>
          </w:tcPr>
          <w:p w14:paraId="6D5CF91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2B5F185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 w:val="restart"/>
          </w:tcPr>
          <w:p w14:paraId="2483E842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7371EB1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value</w:t>
            </w:r>
          </w:p>
        </w:tc>
        <w:tc>
          <w:tcPr>
            <w:tcW w:w="1258" w:type="dxa"/>
          </w:tcPr>
          <w:p w14:paraId="7453C2C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4C63C014" w14:textId="363880A1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String(16,2)</w:t>
            </w:r>
          </w:p>
        </w:tc>
        <w:tc>
          <w:tcPr>
            <w:tcW w:w="4618" w:type="dxa"/>
          </w:tcPr>
          <w:p w14:paraId="29CCA83E" w14:textId="229CF763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Nominal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dibayar</w:t>
            </w:r>
            <w:proofErr w:type="spellEnd"/>
          </w:p>
        </w:tc>
      </w:tr>
      <w:tr w:rsidR="00597F8F" w:rsidRPr="00385219" w14:paraId="0C6F247F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7A363FFC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0E419A17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currency </w:t>
            </w:r>
          </w:p>
        </w:tc>
        <w:tc>
          <w:tcPr>
            <w:tcW w:w="1258" w:type="dxa"/>
          </w:tcPr>
          <w:p w14:paraId="05C11B6F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5C4611D7" w14:textId="48858DEC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String(3)</w:t>
            </w:r>
          </w:p>
        </w:tc>
        <w:tc>
          <w:tcPr>
            <w:tcW w:w="4618" w:type="dxa"/>
          </w:tcPr>
          <w:p w14:paraId="07275EDE" w14:textId="03C4B0DA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uang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Rupiah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menjadi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(IDR)</w:t>
            </w:r>
          </w:p>
        </w:tc>
      </w:tr>
      <w:tr w:rsidR="00E44B4D" w:rsidRPr="00385219" w14:paraId="1E0E8FAE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1ED7D84E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5991FCB4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50987376" w14:textId="07B67797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3924931" w14:textId="742D747E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didapatkan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</w:t>
            </w:r>
          </w:p>
        </w:tc>
      </w:tr>
      <w:tr w:rsidR="00E44B4D" w:rsidRPr="00385219" w14:paraId="20B8ADD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2FAAC680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source_bank_code</w:t>
            </w:r>
            <w:proofErr w:type="spellEnd"/>
          </w:p>
          <w:p w14:paraId="458DF07F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7150035D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59DEEB6" w14:textId="5CEECE6F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String(3)</w:t>
            </w:r>
          </w:p>
        </w:tc>
        <w:tc>
          <w:tcPr>
            <w:tcW w:w="4618" w:type="dxa"/>
          </w:tcPr>
          <w:p w14:paraId="36DB938F" w14:textId="4EDE3B8A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Kode account bank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</w:p>
        </w:tc>
      </w:tr>
      <w:tr w:rsidR="00E44B4D" w:rsidRPr="00385219" w14:paraId="32CCB83B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gridSpan w:val="2"/>
          </w:tcPr>
          <w:p w14:paraId="67F0EEBC" w14:textId="77777777" w:rsidR="00E44B4D" w:rsidRPr="007E5660" w:rsidRDefault="00E44B4D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21038AE6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FF462E9" w14:textId="1CE4435F" w:rsidR="00E44B4D" w:rsidRPr="007E5660" w:rsidRDefault="008C4F0A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Object</w:t>
            </w:r>
          </w:p>
        </w:tc>
        <w:tc>
          <w:tcPr>
            <w:tcW w:w="4618" w:type="dxa"/>
          </w:tcPr>
          <w:p w14:paraId="7D8357D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6818C037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 w:val="restart"/>
          </w:tcPr>
          <w:p w14:paraId="72C47809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763DF1D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</w:t>
            </w:r>
          </w:p>
        </w:tc>
        <w:tc>
          <w:tcPr>
            <w:tcW w:w="1258" w:type="dxa"/>
          </w:tcPr>
          <w:p w14:paraId="4173DFFC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5648B69" w14:textId="3F2AA56C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D44EBD9" w14:textId="15CF713D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Remark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dibuat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oleh user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melakukan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</w:p>
        </w:tc>
      </w:tr>
      <w:tr w:rsidR="00597F8F" w:rsidRPr="00385219" w14:paraId="6094C7E6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1892FCC3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59F78534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source_account_no</w:t>
            </w:r>
            <w:proofErr w:type="spellEnd"/>
          </w:p>
          <w:p w14:paraId="07BDF6DB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8" w:type="dxa"/>
          </w:tcPr>
          <w:p w14:paraId="1DB3F6AB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C0AC00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6376D34B" w14:textId="5237FEA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597F8F" w:rsidRPr="00385219" w14:paraId="39D7CCA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46C5B2B9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296639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</w:t>
            </w:r>
            <w:proofErr w:type="spellEnd"/>
          </w:p>
        </w:tc>
        <w:tc>
          <w:tcPr>
            <w:tcW w:w="1258" w:type="dxa"/>
          </w:tcPr>
          <w:p w14:paraId="51C52C97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144C8E00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57F0541D" w14:textId="4930860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Nama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akun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</w:t>
            </w:r>
          </w:p>
        </w:tc>
      </w:tr>
      <w:tr w:rsidR="00597F8F" w:rsidRPr="00385219" w14:paraId="4F196171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26D20C24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632877C6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</w:t>
            </w:r>
            <w:proofErr w:type="spellEnd"/>
          </w:p>
          <w:p w14:paraId="2287D7B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58" w:type="dxa"/>
          </w:tcPr>
          <w:p w14:paraId="506AAFA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7E1EB1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655838C7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atau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media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pembayaran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0487103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MOBILE_BANKING </w:t>
            </w:r>
          </w:p>
          <w:p w14:paraId="4C86992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INTERNET_BANKING </w:t>
            </w:r>
          </w:p>
          <w:p w14:paraId="62AF22D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ATM </w:t>
            </w:r>
          </w:p>
          <w:p w14:paraId="73D8ADF4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EDC </w:t>
            </w:r>
          </w:p>
          <w:p w14:paraId="5A9662A6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TELLER </w:t>
            </w:r>
          </w:p>
          <w:p w14:paraId="565361A1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API </w:t>
            </w:r>
          </w:p>
          <w:p w14:paraId="2104C57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05A4BE85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" w:type="dxa"/>
            <w:vMerge/>
          </w:tcPr>
          <w:p w14:paraId="1BBC10C2" w14:textId="77777777" w:rsidR="00597F8F" w:rsidRPr="007E5660" w:rsidRDefault="00597F8F" w:rsidP="00597F8F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982" w:type="dxa"/>
          </w:tcPr>
          <w:p w14:paraId="18DB9AC0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</w:tcPr>
          <w:p w14:paraId="3BCC7B09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2E98E675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8" w:type="dxa"/>
          </w:tcPr>
          <w:p w14:paraId="57D549D5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Metode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transfer yang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digunakan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untuk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membayar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tagihan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VA</w:t>
            </w:r>
          </w:p>
          <w:p w14:paraId="2C7E633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INHOUSE</w:t>
            </w:r>
          </w:p>
          <w:p w14:paraId="07B22C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RTOL</w:t>
            </w:r>
          </w:p>
          <w:p w14:paraId="596E525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RTGS </w:t>
            </w:r>
          </w:p>
          <w:p w14:paraId="7859126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SKN </w:t>
            </w:r>
          </w:p>
          <w:p w14:paraId="0C246BAA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BIFAST </w:t>
            </w:r>
          </w:p>
          <w:p w14:paraId="3ACDD658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200EF6F6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5"/>
          </w:tcPr>
          <w:p w14:paraId="1C2DB1E9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85219" w:rsidRPr="00385219" w14:paraId="7F0B0F7D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4"/>
          </w:tcPr>
          <w:p w14:paraId="7925017F" w14:textId="77777777" w:rsidR="00E44B4D" w:rsidRPr="007E5660" w:rsidRDefault="00E44B4D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12753555" w14:textId="77777777" w:rsidR="00597F8F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1BB765F1" w14:textId="2F2DBFB1" w:rsidR="00E44B4D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088899",</w:t>
            </w:r>
            <w:r w:rsidR="00E44B4D"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="00E44B4D"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="00E44B4D" w:rsidRPr="007E5660">
              <w:rPr>
                <w:rFonts w:ascii="Arial" w:hAnsi="Arial" w:cs="Arial"/>
                <w:sz w:val="20"/>
                <w:szCs w:val="20"/>
              </w:rPr>
              <w:t>":" 088899", "customer_no":"12345678901234567890", "</w:t>
            </w:r>
            <w:proofErr w:type="spellStart"/>
            <w:r w:rsidR="00E44B4D"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="00E44B4D" w:rsidRPr="007E5660">
              <w:rPr>
                <w:rFonts w:ascii="Arial" w:hAnsi="Arial" w:cs="Arial"/>
                <w:sz w:val="20"/>
                <w:szCs w:val="20"/>
              </w:rPr>
              <w:t>":" 8889912345678901234567890", "inquiry_request_id":"abcdef-1234 ",</w:t>
            </w:r>
          </w:p>
          <w:p w14:paraId="65CE8B5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"trx_date_init":"abcdef-1234 ",</w:t>
            </w:r>
          </w:p>
          <w:p w14:paraId="3FC3882E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 xml:space="preserve">"amount":{ </w:t>
            </w:r>
          </w:p>
          <w:p w14:paraId="4B4C19D0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418716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7685992A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7E51E1E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26537E3C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6C1E8342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699E7568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B4D" w:rsidRPr="00385219" w14:paraId="7343F9FC" w14:textId="77777777" w:rsidTr="00597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4"/>
          </w:tcPr>
          <w:p w14:paraId="665E2026" w14:textId="0DCBF463" w:rsidR="00E44B4D" w:rsidRPr="007E5660" w:rsidRDefault="00597F8F" w:rsidP="00597F8F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4E849FE9" w14:textId="086CD54D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"response_code":"2002500",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response_message":"Successful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</w:t>
            </w:r>
          </w:p>
          <w:p w14:paraId="3A0AF8AE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"cin":"12313",</w:t>
            </w:r>
          </w:p>
          <w:p w14:paraId="7B76B206" w14:textId="3623A0AF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39878EF" w14:textId="743379F6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partner_service_id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":" 088899", </w:t>
            </w:r>
          </w:p>
          <w:p w14:paraId="55F961D4" w14:textId="4376FAB6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":" 8889912345678901234567890", "virtual_account_name":"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Jokul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"payment_request_id":"abcdef-123456-abcdef",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5B2AEA9D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187778C2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3A605749" w14:textId="0B24890C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"trx_date_time":"2020-12-21T14:56:11+07:00", "reference_no":"123456789012345",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payment_flag_reason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”:{ </w:t>
            </w:r>
          </w:p>
          <w:p w14:paraId="1D0156D3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english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”: “Success”, </w:t>
            </w:r>
          </w:p>
          <w:p w14:paraId="576CA52F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“Indonesian: “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Sukses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” }, </w:t>
            </w:r>
          </w:p>
          <w:p w14:paraId="7E09CF51" w14:textId="27E11133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":{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6CDB6182" w14:textId="77777777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} </w:t>
            </w:r>
          </w:p>
          <w:p w14:paraId="59634F0F" w14:textId="20A17392" w:rsidR="00597F8F" w:rsidRPr="007E5660" w:rsidRDefault="00597F8F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40447D1" w14:textId="77777777" w:rsidR="00E44B4D" w:rsidRPr="007E5660" w:rsidRDefault="00E44B4D" w:rsidP="00597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DA2951" w14:textId="77777777" w:rsidR="00E44B4D" w:rsidRPr="00385219" w:rsidRDefault="00E44B4D" w:rsidP="00E44B4D">
      <w:pPr>
        <w:rPr>
          <w:rFonts w:ascii="Arial" w:hAnsi="Arial" w:cs="Arial"/>
          <w:lang w:val="en-US"/>
        </w:rPr>
      </w:pPr>
    </w:p>
    <w:p w14:paraId="128BADFB" w14:textId="5C66573E" w:rsidR="00597F8F" w:rsidRPr="007E5660" w:rsidRDefault="00597F8F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</w:rPr>
      </w:pPr>
      <w:bookmarkStart w:id="84" w:name="_Toc123889705"/>
      <w:r w:rsidRPr="007E5660">
        <w:rPr>
          <w:rFonts w:cs="Arial"/>
          <w:sz w:val="22"/>
          <w:lang w:val="en-US"/>
        </w:rPr>
        <w:t>Cek Status</w:t>
      </w:r>
      <w:bookmarkEnd w:id="84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05"/>
        <w:gridCol w:w="1258"/>
        <w:gridCol w:w="1370"/>
        <w:gridCol w:w="4618"/>
      </w:tblGrid>
      <w:tr w:rsidR="00597F8F" w:rsidRPr="00385219" w14:paraId="7F3A1ACE" w14:textId="77777777" w:rsidTr="007D4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248897C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43CF353C" w14:textId="4E600EAE" w:rsidR="00597F8F" w:rsidRPr="007E5660" w:rsidRDefault="00597F8F" w:rsidP="005210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r w:rsidR="00385219" w:rsidRPr="007E5660">
              <w:rPr>
                <w:rFonts w:ascii="Arial" w:hAnsi="Arial" w:cs="Arial"/>
                <w:sz w:val="20"/>
                <w:szCs w:val="20"/>
              </w:rPr>
              <w:t>-va</w:t>
            </w:r>
            <w:proofErr w:type="spellEnd"/>
            <w:r w:rsidR="00385219"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E5660">
              <w:rPr>
                <w:rFonts w:ascii="Arial" w:hAnsi="Arial" w:cs="Arial"/>
                <w:sz w:val="20"/>
                <w:szCs w:val="20"/>
              </w:rPr>
              <w:t>/payment-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cek</w:t>
            </w:r>
            <w:proofErr w:type="spellEnd"/>
          </w:p>
        </w:tc>
      </w:tr>
      <w:tr w:rsidR="00597F8F" w:rsidRPr="00385219" w14:paraId="0790049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323532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2D393AC3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597F8F" w:rsidRPr="00385219" w14:paraId="7879CC36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B0DB03C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172EC64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97F8F" w:rsidRPr="00385219" w14:paraId="4A09D63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739C30D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5210F2" w:rsidRPr="00385219" w14:paraId="149E9FA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66B9B13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1929105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57652EA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FBA997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597F8F" w:rsidRPr="00385219" w14:paraId="1C3D9157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45EDA2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65E4BF6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38F77B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1F12C4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597F8F" w:rsidRPr="00385219" w14:paraId="6A32941F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0FD8AC2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19C0D7E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162828FE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DB9565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5210F2" w:rsidRPr="00385219" w14:paraId="44D5CC1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1694E27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2FE80B1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3FDE11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DB145F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5210F2" w:rsidRPr="00385219" w14:paraId="5AB9A89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903E446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055941AD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4C39411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B82245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597F8F" w:rsidRPr="00385219" w14:paraId="621E985E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F84F05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4A05D4E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CC5C02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969FD13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597F8F" w:rsidRPr="00385219" w14:paraId="0D3EC8FD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AC83F84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7F397DF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BA29D2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8750B4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597F8F" w:rsidRPr="00385219" w14:paraId="0AE7808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CB140BE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770D80A7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C0D796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BF6820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597F8F" w:rsidRPr="00385219" w14:paraId="6E3A38D8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6E3A1B59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4638058A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E3961A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A648B21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0F18DDA3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AA397BA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01008BB9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CFCE0D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C499D0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597F8F" w:rsidRPr="00385219" w14:paraId="412F4FCF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7CED930D" w14:textId="77777777" w:rsidR="00597F8F" w:rsidRPr="007E5660" w:rsidRDefault="00597F8F" w:rsidP="005210F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5210F2" w:rsidRPr="00385219" w14:paraId="1A64F90C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F159C3A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0B1749B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1773D9DC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5279815F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Deskripsi</w:t>
            </w:r>
            <w:proofErr w:type="spellEnd"/>
          </w:p>
        </w:tc>
      </w:tr>
      <w:tr w:rsidR="005210F2" w:rsidRPr="00385219" w14:paraId="2F0F344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EB30B8A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25CE803B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7E1A1BC4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AA8213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597F8F" w:rsidRPr="00385219" w14:paraId="306781F6" w14:textId="77777777" w:rsidTr="00CE7E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shd w:val="clear" w:color="auto" w:fill="5B9BD5" w:themeFill="accent5"/>
          </w:tcPr>
          <w:p w14:paraId="7555D7A4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793EA9D5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40648F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30290311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5210F2" w:rsidRPr="00385219" w14:paraId="7EFFC8E2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5F77477" w14:textId="4B534793" w:rsidR="005210F2" w:rsidRPr="007E5660" w:rsidRDefault="005210F2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</w:p>
        </w:tc>
        <w:tc>
          <w:tcPr>
            <w:tcW w:w="1258" w:type="dxa"/>
          </w:tcPr>
          <w:p w14:paraId="413BC67B" w14:textId="2DDED7B6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370" w:type="dxa"/>
          </w:tcPr>
          <w:p w14:paraId="2D3A40F0" w14:textId="0DAC404D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EDA1260" w14:textId="184BEEA5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bila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 array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transaksi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berdasarkan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yang di input</w:t>
            </w:r>
          </w:p>
        </w:tc>
      </w:tr>
      <w:tr w:rsidR="00597F8F" w:rsidRPr="00385219" w14:paraId="59EF07D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DF18B98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0684F5CD" w14:textId="77777777" w:rsidR="00597F8F" w:rsidRPr="007E5660" w:rsidRDefault="00597F8F" w:rsidP="005210F2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35D67A10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00158152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40EE188" w14:textId="77777777" w:rsidR="00597F8F" w:rsidRPr="007E5660" w:rsidRDefault="00597F8F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597F8F" w:rsidRPr="00385219" w14:paraId="2EBD42C5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62B401FD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210F2" w:rsidRPr="00385219" w14:paraId="35BC7E29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2DB73CB6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7887A29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57E40B9C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6037074C" w14:textId="37FF64CA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"customer_no":"12345678901234567890",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":" 08889912345678901234567890", "inquiry_request_id":"abcdef-123456-abcdef" </w:t>
            </w:r>
          </w:p>
          <w:p w14:paraId="39B3004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14:paraId="3440D1C7" w14:textId="629E3863" w:rsidR="00597F8F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597F8F" w:rsidRPr="00385219" w14:paraId="56F2BDEA" w14:textId="77777777" w:rsidTr="007D4A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1B40AD95" w14:textId="77777777" w:rsidR="00597F8F" w:rsidRPr="007E5660" w:rsidRDefault="00597F8F" w:rsidP="005210F2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700FC5ED" w14:textId="77777777" w:rsidR="00597F8F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71B34BE5" w14:textId="4B344C84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"response_code":"2002600",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response_message":"Success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va_data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06738BFA" w14:textId="2AB3926C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"payment_flag_status":"00", "inquiry_request_id":"abcdef-123456-abcdef",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paid_amount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19CDABFF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"value":"12345678.00", </w:t>
            </w:r>
          </w:p>
          <w:p w14:paraId="024C15A1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currency":"IDR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}, </w:t>
            </w:r>
          </w:p>
          <w:p w14:paraId="6060AF3E" w14:textId="661B1D33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trx_date_time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": "2022-11-24T18:37:04+07:00",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reference_no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 "1669360310347593000", </w:t>
            </w:r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"source_bank_code":"008",</w:t>
            </w:r>
            <w:r w:rsidRPr="007E5660">
              <w:rPr>
                <w:rFonts w:ascii="Arial" w:hAnsi="Arial" w:cs="Arial"/>
                <w:sz w:val="20"/>
                <w:szCs w:val="20"/>
              </w:rPr>
              <w:br/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additional_info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":{ </w:t>
            </w:r>
          </w:p>
          <w:p w14:paraId="782FD9FA" w14:textId="13379521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remark":"internet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bill", "source_account_no":"001122334455",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source_account_name":"Jane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Doe",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payment_interface":"MOBILE_BANKING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", "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transfer_method":"BIFAST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" </w:t>
            </w:r>
          </w:p>
          <w:p w14:paraId="5ECA40B5" w14:textId="77777777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} </w:t>
            </w:r>
          </w:p>
          <w:p w14:paraId="529FC91A" w14:textId="15F537B0" w:rsidR="005210F2" w:rsidRPr="007E5660" w:rsidRDefault="005210F2" w:rsidP="00521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}}</w:t>
            </w:r>
          </w:p>
        </w:tc>
      </w:tr>
    </w:tbl>
    <w:p w14:paraId="53C5BE65" w14:textId="64260A05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225B6026" w14:textId="77777777" w:rsidR="00AB1678" w:rsidRPr="00385219" w:rsidRDefault="00AB1678" w:rsidP="006358A4">
      <w:pPr>
        <w:rPr>
          <w:rFonts w:ascii="Arial" w:hAnsi="Arial" w:cs="Arial"/>
          <w:lang w:val="en-US"/>
        </w:rPr>
      </w:pPr>
    </w:p>
    <w:p w14:paraId="06E0A0C2" w14:textId="77777777" w:rsidR="009F5C41" w:rsidRDefault="009F5C41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p w14:paraId="1844898B" w14:textId="77777777" w:rsidR="00226EE0" w:rsidRDefault="00226EE0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p w14:paraId="46694EF4" w14:textId="14D8C55D" w:rsidR="00226EE0" w:rsidRDefault="00226EE0" w:rsidP="00226EE0">
      <w:pPr>
        <w:pStyle w:val="Heading3"/>
        <w:numPr>
          <w:ilvl w:val="2"/>
          <w:numId w:val="8"/>
        </w:numPr>
        <w:tabs>
          <w:tab w:val="left" w:pos="0"/>
        </w:tabs>
        <w:ind w:left="709"/>
        <w:rPr>
          <w:rFonts w:cs="Arial"/>
          <w:sz w:val="22"/>
          <w:lang w:val="en-US"/>
        </w:rPr>
      </w:pPr>
      <w:r>
        <w:rPr>
          <w:rFonts w:cs="Arial"/>
          <w:sz w:val="22"/>
          <w:lang w:val="en-US"/>
        </w:rPr>
        <w:t xml:space="preserve">API </w:t>
      </w:r>
      <w:proofErr w:type="spellStart"/>
      <w:r>
        <w:rPr>
          <w:rFonts w:cs="Arial"/>
          <w:sz w:val="22"/>
          <w:lang w:val="en-US"/>
        </w:rPr>
        <w:t>Laporan</w:t>
      </w:r>
      <w:proofErr w:type="spellEnd"/>
      <w:r w:rsidR="009E79EC">
        <w:rPr>
          <w:rFonts w:cs="Arial"/>
          <w:sz w:val="22"/>
          <w:lang w:val="en-US"/>
        </w:rPr>
        <w:t xml:space="preserve"> </w:t>
      </w:r>
      <w:proofErr w:type="spellStart"/>
      <w:r w:rsidR="009E79EC">
        <w:rPr>
          <w:rFonts w:cs="Arial"/>
          <w:sz w:val="22"/>
          <w:lang w:val="en-US"/>
        </w:rPr>
        <w:t>Transaksi</w:t>
      </w:r>
      <w:proofErr w:type="spellEnd"/>
    </w:p>
    <w:p w14:paraId="308C7EC1" w14:textId="77777777" w:rsidR="009E79EC" w:rsidRDefault="009E79EC" w:rsidP="009E79EC">
      <w:pPr>
        <w:rPr>
          <w:lang w:val="en-US" w:eastAsia="id-ID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05"/>
        <w:gridCol w:w="1258"/>
        <w:gridCol w:w="1370"/>
        <w:gridCol w:w="4618"/>
      </w:tblGrid>
      <w:tr w:rsidR="009E79EC" w:rsidRPr="00385219" w14:paraId="60589C00" w14:textId="77777777" w:rsidTr="00723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17F3662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URL</w:t>
            </w:r>
          </w:p>
        </w:tc>
        <w:tc>
          <w:tcPr>
            <w:tcW w:w="7246" w:type="dxa"/>
            <w:gridSpan w:val="3"/>
          </w:tcPr>
          <w:p w14:paraId="38564317" w14:textId="273EF005" w:rsidR="009E79EC" w:rsidRPr="007E5660" w:rsidRDefault="009E79EC" w:rsidP="00723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{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baseURL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}/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/</w:t>
            </w:r>
            <w:proofErr w:type="spellStart"/>
            <w:r w:rsidR="0074517B">
              <w:rPr>
                <w:rFonts w:ascii="Arial" w:hAnsi="Arial" w:cs="Arial"/>
                <w:sz w:val="20"/>
                <w:szCs w:val="20"/>
              </w:rPr>
              <w:t>laporan</w:t>
            </w:r>
            <w:proofErr w:type="spellEnd"/>
            <w:r w:rsidR="0074517B">
              <w:rPr>
                <w:rFonts w:ascii="Arial" w:hAnsi="Arial" w:cs="Arial"/>
                <w:sz w:val="20"/>
                <w:szCs w:val="20"/>
              </w:rPr>
              <w:t>/{</w:t>
            </w:r>
            <w:proofErr w:type="spellStart"/>
            <w:r w:rsidR="0074517B">
              <w:rPr>
                <w:rFonts w:ascii="Arial" w:hAnsi="Arial" w:cs="Arial"/>
                <w:sz w:val="20"/>
                <w:szCs w:val="20"/>
              </w:rPr>
              <w:t>cin</w:t>
            </w:r>
            <w:proofErr w:type="spellEnd"/>
            <w:r w:rsidR="0074517B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9E79EC" w:rsidRPr="00385219" w14:paraId="14FF681D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2659340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Method</w:t>
            </w:r>
          </w:p>
        </w:tc>
        <w:tc>
          <w:tcPr>
            <w:tcW w:w="7246" w:type="dxa"/>
            <w:gridSpan w:val="3"/>
          </w:tcPr>
          <w:p w14:paraId="4DCEE3A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9E79EC" w:rsidRPr="00385219" w14:paraId="1245894E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549E519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246" w:type="dxa"/>
            <w:gridSpan w:val="3"/>
          </w:tcPr>
          <w:p w14:paraId="1EE6AB4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77076A4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10B125E5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header</w:t>
            </w:r>
          </w:p>
        </w:tc>
      </w:tr>
      <w:tr w:rsidR="009E79EC" w:rsidRPr="00385219" w14:paraId="6711A8B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2850673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74554FE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7E740F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4DB2FFF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Deskripsi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E79EC" w:rsidRPr="00385219" w14:paraId="0E4D3EB8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2B81C74D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Authorization </w:t>
            </w:r>
          </w:p>
        </w:tc>
        <w:tc>
          <w:tcPr>
            <w:tcW w:w="1258" w:type="dxa"/>
          </w:tcPr>
          <w:p w14:paraId="2CC79A8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007F364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B5245D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Bearer(Access token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bjb-va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client)</w:t>
            </w:r>
          </w:p>
        </w:tc>
      </w:tr>
      <w:tr w:rsidR="009E79EC" w:rsidRPr="00385219" w14:paraId="6FAC4A1C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46BC50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Content-Type</w:t>
            </w:r>
          </w:p>
        </w:tc>
        <w:tc>
          <w:tcPr>
            <w:tcW w:w="1258" w:type="dxa"/>
          </w:tcPr>
          <w:p w14:paraId="7571F41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2FAD2EF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21EF2D5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Application/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json</w:t>
            </w:r>
            <w:proofErr w:type="spellEnd"/>
          </w:p>
        </w:tc>
      </w:tr>
      <w:tr w:rsidR="009E79EC" w:rsidRPr="00385219" w14:paraId="5FB58F0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3FA401A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BJB-TIMESTAMP</w:t>
            </w:r>
          </w:p>
        </w:tc>
        <w:tc>
          <w:tcPr>
            <w:tcW w:w="1258" w:type="dxa"/>
          </w:tcPr>
          <w:p w14:paraId="11DFD8F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5392E37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52CB8A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Time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dalam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format ISO-8601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Timezone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cth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>: 2022-04-15T22:33:05+07:00</w:t>
            </w:r>
          </w:p>
        </w:tc>
      </w:tr>
      <w:tr w:rsidR="009E79EC" w:rsidRPr="00385219" w14:paraId="492C7EA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33CD2A3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BJB-SIGNATURE</w:t>
            </w:r>
          </w:p>
        </w:tc>
        <w:tc>
          <w:tcPr>
            <w:tcW w:w="1258" w:type="dxa"/>
          </w:tcPr>
          <w:p w14:paraId="5F69A1E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2755AA8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B23D84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Lihat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bagian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authentifikasi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– Client VA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Bjb</w:t>
            </w:r>
            <w:proofErr w:type="spellEnd"/>
          </w:p>
        </w:tc>
      </w:tr>
      <w:tr w:rsidR="009E79EC" w:rsidRPr="00385219" w14:paraId="1C234CA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B0366E4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BJB-DEVICE-ID</w:t>
            </w:r>
          </w:p>
        </w:tc>
        <w:tc>
          <w:tcPr>
            <w:tcW w:w="1258" w:type="dxa"/>
          </w:tcPr>
          <w:p w14:paraId="5C8F28B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B1915C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C650FF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Device-ID</w:t>
            </w:r>
          </w:p>
        </w:tc>
      </w:tr>
      <w:tr w:rsidR="009E79EC" w:rsidRPr="00385219" w14:paraId="514EF56F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13F8FA9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BJB-CHANNEL-ID</w:t>
            </w:r>
          </w:p>
        </w:tc>
        <w:tc>
          <w:tcPr>
            <w:tcW w:w="1258" w:type="dxa"/>
          </w:tcPr>
          <w:p w14:paraId="4E7711B2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48EEC88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B90E93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Channel type</w:t>
            </w:r>
          </w:p>
        </w:tc>
      </w:tr>
      <w:tr w:rsidR="009E79EC" w:rsidRPr="00385219" w14:paraId="4C9E856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5D2A8E18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BJB-IP-CLIENT</w:t>
            </w:r>
          </w:p>
        </w:tc>
        <w:tc>
          <w:tcPr>
            <w:tcW w:w="1258" w:type="dxa"/>
          </w:tcPr>
          <w:p w14:paraId="449A28B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6918502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64C74B3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IP client</w:t>
            </w:r>
          </w:p>
        </w:tc>
      </w:tr>
      <w:tr w:rsidR="009E79EC" w:rsidRPr="00385219" w14:paraId="16D02F64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86FBDBD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BJB-LATITUDE</w:t>
            </w:r>
          </w:p>
        </w:tc>
        <w:tc>
          <w:tcPr>
            <w:tcW w:w="1258" w:type="dxa"/>
          </w:tcPr>
          <w:p w14:paraId="71CF044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2DE3108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7AFEAA17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Latitude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9E79EC" w:rsidRPr="00385219" w14:paraId="7499479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4BB6CCB2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BJB-LONGITUDE</w:t>
            </w:r>
          </w:p>
        </w:tc>
        <w:tc>
          <w:tcPr>
            <w:tcW w:w="1258" w:type="dxa"/>
          </w:tcPr>
          <w:p w14:paraId="3ED7997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M</w:t>
            </w:r>
          </w:p>
        </w:tc>
        <w:tc>
          <w:tcPr>
            <w:tcW w:w="1370" w:type="dxa"/>
          </w:tcPr>
          <w:p w14:paraId="7026302E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0413546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Longitude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koordinat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peta</w:t>
            </w:r>
            <w:proofErr w:type="spellEnd"/>
          </w:p>
        </w:tc>
      </w:tr>
      <w:tr w:rsidR="009E79EC" w:rsidRPr="00385219" w14:paraId="62AC82E6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375C155E" w14:textId="77777777" w:rsidR="009E79EC" w:rsidRPr="007E5660" w:rsidRDefault="009E79EC" w:rsidP="00723D8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Request Body (JSON)</w:t>
            </w:r>
          </w:p>
        </w:tc>
      </w:tr>
      <w:tr w:rsidR="009E79EC" w:rsidRPr="00385219" w14:paraId="0F74D8D2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0F26A3E6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Field</w:t>
            </w:r>
          </w:p>
        </w:tc>
        <w:tc>
          <w:tcPr>
            <w:tcW w:w="1258" w:type="dxa"/>
          </w:tcPr>
          <w:p w14:paraId="586A6913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Mandatory</w:t>
            </w:r>
          </w:p>
        </w:tc>
        <w:tc>
          <w:tcPr>
            <w:tcW w:w="1370" w:type="dxa"/>
          </w:tcPr>
          <w:p w14:paraId="054DD26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Format</w:t>
            </w:r>
          </w:p>
        </w:tc>
        <w:tc>
          <w:tcPr>
            <w:tcW w:w="4618" w:type="dxa"/>
          </w:tcPr>
          <w:p w14:paraId="158E4EE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/>
                <w:bCs/>
                <w:sz w:val="20"/>
                <w:szCs w:val="20"/>
              </w:rPr>
              <w:t>Deskripsi</w:t>
            </w:r>
            <w:proofErr w:type="spellEnd"/>
          </w:p>
        </w:tc>
      </w:tr>
      <w:tr w:rsidR="009E79EC" w:rsidRPr="00385219" w14:paraId="4A8D8C7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10AEA3EB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cin</w:t>
            </w:r>
            <w:proofErr w:type="spellEnd"/>
          </w:p>
        </w:tc>
        <w:tc>
          <w:tcPr>
            <w:tcW w:w="1258" w:type="dxa"/>
          </w:tcPr>
          <w:p w14:paraId="16D3279F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3DA3A98C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4AAC2ED5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Customer Identification Number (CIN) pada BJB </w:t>
            </w:r>
          </w:p>
        </w:tc>
      </w:tr>
      <w:tr w:rsidR="009E79EC" w:rsidRPr="00385219" w14:paraId="4CCA0425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  <w:shd w:val="clear" w:color="auto" w:fill="5B9BD5" w:themeFill="accent5"/>
          </w:tcPr>
          <w:p w14:paraId="33520746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customer_no</w:t>
            </w:r>
            <w:proofErr w:type="spellEnd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</w:p>
        </w:tc>
        <w:tc>
          <w:tcPr>
            <w:tcW w:w="1258" w:type="dxa"/>
            <w:shd w:val="clear" w:color="auto" w:fill="5B9BD5" w:themeFill="accent5"/>
          </w:tcPr>
          <w:p w14:paraId="6CEDC6B1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  <w:shd w:val="clear" w:color="auto" w:fill="5B9BD5" w:themeFill="accent5"/>
          </w:tcPr>
          <w:p w14:paraId="78EC7254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  <w:shd w:val="clear" w:color="auto" w:fill="5B9BD5" w:themeFill="accent5"/>
          </w:tcPr>
          <w:p w14:paraId="21EAEE7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Account Number </w:t>
            </w:r>
          </w:p>
        </w:tc>
      </w:tr>
      <w:tr w:rsidR="009E79EC" w:rsidRPr="00385219" w14:paraId="52D9215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7D0DE7E3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Inquiry_request_id</w:t>
            </w:r>
            <w:proofErr w:type="spellEnd"/>
          </w:p>
        </w:tc>
        <w:tc>
          <w:tcPr>
            <w:tcW w:w="1258" w:type="dxa"/>
          </w:tcPr>
          <w:p w14:paraId="1985F79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N</w:t>
            </w:r>
          </w:p>
        </w:tc>
        <w:tc>
          <w:tcPr>
            <w:tcW w:w="1370" w:type="dxa"/>
          </w:tcPr>
          <w:p w14:paraId="4378F729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12AEB16B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Nilai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unik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proses inquiry payment,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bila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tidak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akan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memberikan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 array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transaksi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berdasarkan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yang di input</w:t>
            </w:r>
          </w:p>
        </w:tc>
      </w:tr>
      <w:tr w:rsidR="009E79EC" w:rsidRPr="00385219" w14:paraId="3F16C391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5" w:type="dxa"/>
          </w:tcPr>
          <w:p w14:paraId="6EE0439E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virtual_account_no</w:t>
            </w:r>
            <w:proofErr w:type="spellEnd"/>
          </w:p>
          <w:p w14:paraId="2C8EF5C4" w14:textId="77777777" w:rsidR="009E79EC" w:rsidRPr="007E5660" w:rsidRDefault="009E79EC" w:rsidP="00723D83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258" w:type="dxa"/>
          </w:tcPr>
          <w:p w14:paraId="0377334D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Y</w:t>
            </w:r>
          </w:p>
        </w:tc>
        <w:tc>
          <w:tcPr>
            <w:tcW w:w="1370" w:type="dxa"/>
          </w:tcPr>
          <w:p w14:paraId="0EF7D550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8" w:type="dxa"/>
          </w:tcPr>
          <w:p w14:paraId="54BF045A" w14:textId="77777777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7E5660">
              <w:rPr>
                <w:rFonts w:ascii="Arial" w:hAnsi="Arial" w:cs="Arial"/>
                <w:sz w:val="20"/>
                <w:szCs w:val="20"/>
              </w:rPr>
              <w:t xml:space="preserve">Di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isi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dengan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virtual account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dari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xendith</w:t>
            </w:r>
            <w:proofErr w:type="spellEnd"/>
          </w:p>
        </w:tc>
      </w:tr>
      <w:tr w:rsidR="009E79EC" w:rsidRPr="00385219" w14:paraId="6BE33F9B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4"/>
          </w:tcPr>
          <w:p w14:paraId="67596777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61B08C43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080C156C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Request</w:t>
            </w:r>
          </w:p>
        </w:tc>
        <w:tc>
          <w:tcPr>
            <w:tcW w:w="4618" w:type="dxa"/>
          </w:tcPr>
          <w:p w14:paraId="479D3A53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14:paraId="75D34ECD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"draw"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68307B5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"start"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BCB80B3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"length"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915139E" w14:textId="13E29D8D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"order"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="003D7C60">
              <w:rPr>
                <w:rFonts w:ascii="Courier New" w:hAnsi="Courier New" w:cs="Courier New"/>
                <w:color w:val="0451A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AC8C147" w14:textId="688EA5E8" w:rsidR="003D7C60" w:rsidRDefault="003D7C60" w:rsidP="003D7C60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start_at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C45AB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C9F6A96" w14:textId="1794D441" w:rsidR="003D7C60" w:rsidRDefault="003D7C60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end_at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C45AB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89E5DE6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"direction"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"DESC"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E854806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search_param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{</w:t>
            </w:r>
          </w:p>
          <w:p w14:paraId="0A28F79B" w14:textId="17556A82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DC45AB">
              <w:rPr>
                <w:rFonts w:ascii="Courier New" w:hAnsi="Courier New" w:cs="Courier New"/>
                <w:color w:val="A31515"/>
                <w:sz w:val="18"/>
                <w:szCs w:val="18"/>
              </w:rPr>
              <w:t>nomor</w:t>
            </w:r>
            <w:r w:rsidR="00F500D0">
              <w:rPr>
                <w:rFonts w:ascii="Courier New" w:hAnsi="Courier New" w:cs="Courier New"/>
                <w:color w:val="A31515"/>
                <w:sz w:val="18"/>
                <w:szCs w:val="18"/>
              </w:rPr>
              <w:t>_virtual_account</w:t>
            </w:r>
            <w:proofErr w:type="spellEnd"/>
            <w:r w:rsidR="00DC45AB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1C49FCD" w14:textId="006BC9F0" w:rsidR="0074517B" w:rsidRDefault="0074517B" w:rsidP="003D7C60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F500D0">
              <w:rPr>
                <w:rFonts w:ascii="Courier New" w:hAnsi="Courier New" w:cs="Courier New"/>
                <w:color w:val="A31515"/>
                <w:sz w:val="18"/>
                <w:szCs w:val="18"/>
              </w:rPr>
              <w:t>nomor_referensi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""</w:t>
            </w:r>
          </w:p>
          <w:p w14:paraId="2F3351A4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}</w:t>
            </w:r>
          </w:p>
          <w:p w14:paraId="5ECFD612" w14:textId="77777777" w:rsidR="0074517B" w:rsidRDefault="0074517B" w:rsidP="0074517B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03C618C2" w14:textId="16795421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E79EC" w:rsidRPr="00385219" w14:paraId="1375697E" w14:textId="77777777" w:rsidTr="00723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3" w:type="dxa"/>
            <w:gridSpan w:val="3"/>
          </w:tcPr>
          <w:p w14:paraId="4D01D29C" w14:textId="77777777" w:rsidR="009E79EC" w:rsidRPr="007E5660" w:rsidRDefault="009E79EC" w:rsidP="00723D8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E5660">
              <w:rPr>
                <w:rFonts w:ascii="Arial" w:hAnsi="Arial" w:cs="Arial"/>
                <w:sz w:val="20"/>
                <w:szCs w:val="20"/>
              </w:rPr>
              <w:lastRenderedPageBreak/>
              <w:t>Contoh</w:t>
            </w:r>
            <w:proofErr w:type="spellEnd"/>
            <w:r w:rsidRPr="007E5660">
              <w:rPr>
                <w:rFonts w:ascii="Arial" w:hAnsi="Arial" w:cs="Arial"/>
                <w:sz w:val="20"/>
                <w:szCs w:val="20"/>
              </w:rPr>
              <w:t xml:space="preserve"> Response</w:t>
            </w:r>
          </w:p>
        </w:tc>
        <w:tc>
          <w:tcPr>
            <w:tcW w:w="4618" w:type="dxa"/>
          </w:tcPr>
          <w:p w14:paraId="47D44CAC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{</w:t>
            </w:r>
          </w:p>
          <w:p w14:paraId="368E452A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rc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"0000"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B003E91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rcm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"Successfully retrieved 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36D002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{</w:t>
            </w:r>
          </w:p>
          <w:p w14:paraId="27AB3926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"draw"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EBC3900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recordsTotal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5E398CE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recordsFiltered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769EE9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[</w:t>
            </w:r>
          </w:p>
          <w:p w14:paraId="45F27224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{</w:t>
            </w:r>
          </w:p>
          <w:p w14:paraId="0111A8C5" w14:textId="557BFC2D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"no"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D84514E" w14:textId="4B4BF686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nama_client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"BJB 2"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82FD89A" w14:textId="51B98A8D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</w:t>
            </w:r>
            <w:r w:rsidR="002D3A4D">
              <w:rPr>
                <w:rFonts w:ascii="Courier New" w:hAnsi="Courier New" w:cs="Courier New"/>
                <w:color w:val="A31515"/>
                <w:sz w:val="18"/>
                <w:szCs w:val="18"/>
              </w:rPr>
              <w:t>ama_product</w:t>
            </w:r>
            <w:proofErr w:type="spellEnd"/>
            <w:r w:rsidR="002D3A4D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26BE7">
              <w:rPr>
                <w:rFonts w:ascii="Courier New" w:hAnsi="Courier New" w:cs="Courier New"/>
                <w:color w:val="0451A5"/>
                <w:sz w:val="18"/>
                <w:szCs w:val="18"/>
              </w:rPr>
              <w:t>EDPAY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E958B49" w14:textId="508AC1E5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D26BE7">
              <w:rPr>
                <w:rFonts w:ascii="Courier New" w:hAnsi="Courier New" w:cs="Courier New"/>
                <w:color w:val="A31515"/>
                <w:sz w:val="18"/>
                <w:szCs w:val="18"/>
              </w:rPr>
              <w:t>nomor_virtua_account</w:t>
            </w:r>
            <w:proofErr w:type="spellEnd"/>
            <w:r w:rsidR="00D26BE7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D26BE7">
              <w:rPr>
                <w:rFonts w:ascii="Courier New" w:hAnsi="Courier New" w:cs="Courier New"/>
                <w:color w:val="0451A5"/>
                <w:sz w:val="18"/>
                <w:szCs w:val="18"/>
              </w:rPr>
              <w:t>00342423324234324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A0D5101" w14:textId="74F6A7A3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FD0458">
              <w:rPr>
                <w:rFonts w:ascii="Courier New" w:hAnsi="Courier New" w:cs="Courier New"/>
                <w:color w:val="A31515"/>
                <w:sz w:val="18"/>
                <w:szCs w:val="18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FD0458">
              <w:rPr>
                <w:rFonts w:ascii="Courier New" w:hAnsi="Courier New" w:cs="Courier New"/>
                <w:color w:val="0451A5"/>
                <w:sz w:val="18"/>
                <w:szCs w:val="18"/>
              </w:rPr>
              <w:t>"EDUPAY Semester 1"</w:t>
            </w:r>
            <w:r w:rsidR="00FD0458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BE952E7" w14:textId="27B04F89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email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0451A5"/>
                <w:sz w:val="18"/>
                <w:szCs w:val="18"/>
              </w:rPr>
              <w:t>customer@email.com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11E42F5" w14:textId="1707BB46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telepon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 w:rsidR="00744D86">
              <w:rPr>
                <w:rFonts w:ascii="Courier New" w:hAnsi="Courier New" w:cs="Courier New"/>
                <w:color w:val="098658"/>
                <w:sz w:val="18"/>
                <w:szCs w:val="18"/>
              </w:rPr>
              <w:t>12381392138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0FB7F15" w14:textId="2CB8AE94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amount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 w:rsidR="00744D86">
              <w:rPr>
                <w:rFonts w:ascii="Courier New" w:hAnsi="Courier New" w:cs="Courier New"/>
                <w:color w:val="000000"/>
                <w:sz w:val="18"/>
                <w:szCs w:val="18"/>
              </w:rPr>
              <w:t>10000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B470671" w14:textId="3392BF5B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>admin_fee</w:t>
            </w:r>
            <w:proofErr w:type="spellEnd"/>
            <w:r w:rsidR="00744D86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744D86">
              <w:rPr>
                <w:rFonts w:ascii="Courier New" w:hAnsi="Courier New" w:cs="Courier New"/>
                <w:color w:val="000000"/>
                <w:sz w:val="18"/>
                <w:szCs w:val="18"/>
              </w:rPr>
              <w:t>2500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1ECF17A3" w14:textId="4B134D08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1E0C9F">
              <w:rPr>
                <w:rFonts w:ascii="Courier New" w:hAnsi="Courier New" w:cs="Courier New"/>
                <w:color w:val="A3151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1E0C9F">
              <w:rPr>
                <w:rFonts w:ascii="Courier New" w:hAnsi="Courier New" w:cs="Courier New"/>
                <w:color w:val="0451A5"/>
                <w:sz w:val="18"/>
                <w:szCs w:val="18"/>
              </w:rPr>
              <w:t>DD-MM-YYY HH:MM:SS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9CA81FD" w14:textId="4EA1FC58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waktu_</w:t>
            </w:r>
            <w:proofErr w:type="spellStart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dibuat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 w:rsidR="00A500B5"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8E97C1C" w14:textId="66467F9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>noref</w:t>
            </w:r>
            <w:proofErr w:type="spellEnd"/>
            <w:r w:rsidR="00A500B5"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 w:rsidR="00A500B5">
              <w:rPr>
                <w:rFonts w:ascii="Courier New" w:hAnsi="Courier New" w:cs="Courier New"/>
                <w:color w:val="000000"/>
                <w:sz w:val="18"/>
                <w:szCs w:val="18"/>
              </w:rPr>
              <w:t>12313892193218912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04B16A9" w14:textId="6B2726EF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="005E07EE">
              <w:rPr>
                <w:rFonts w:ascii="Courier New" w:hAnsi="Courier New" w:cs="Courier New"/>
                <w:color w:val="A31515"/>
                <w:sz w:val="18"/>
                <w:szCs w:val="18"/>
              </w:rPr>
              <w:t>channel_bayar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5E07EE">
              <w:rPr>
                <w:rFonts w:ascii="Courier New" w:hAnsi="Courier New" w:cs="Courier New"/>
                <w:color w:val="0451A5"/>
                <w:sz w:val="18"/>
                <w:szCs w:val="18"/>
              </w:rPr>
              <w:t>ATM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r w:rsidR="005E07EE">
              <w:rPr>
                <w:rFonts w:ascii="Courier New" w:hAnsi="Courier New" w:cs="Courier New"/>
                <w:color w:val="0451A5"/>
                <w:sz w:val="18"/>
                <w:szCs w:val="18"/>
              </w:rPr>
              <w:t>,</w:t>
            </w:r>
          </w:p>
          <w:p w14:paraId="1AE5E089" w14:textId="559F2EF3" w:rsidR="005E07EE" w:rsidRDefault="005E07EE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status_billing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Sudah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Dibayar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</w:p>
          <w:p w14:paraId="0BB13F18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},</w:t>
            </w:r>
          </w:p>
          <w:p w14:paraId="4DEF104B" w14:textId="591C571C" w:rsidR="005E07EE" w:rsidRDefault="00933368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</w:t>
            </w:r>
            <w:r w:rsidR="005E07EE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{</w:t>
            </w:r>
          </w:p>
          <w:p w14:paraId="6750E0F0" w14:textId="457644C5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"no"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2,</w:t>
            </w:r>
          </w:p>
          <w:p w14:paraId="24D25345" w14:textId="58D877E5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nama_client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"BJB 3"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3D1501D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nama_product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"EDPAY"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FFB3E66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nomor_virtua_account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"00342423324234324"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495D566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"EDUPAY Semester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63289E1E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"email"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"customer@email.com"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846CC9A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telepon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012381392138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F23F268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"amount"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10000,</w:t>
            </w:r>
          </w:p>
          <w:p w14:paraId="61175E0A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admin_fee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:2500,</w:t>
            </w:r>
          </w:p>
          <w:p w14:paraId="587F92CD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waktu_transaksi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12FB544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"waktu_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dibuat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"DD-MM-YYY HH:MM:SS"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E49AFAC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noref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: 12313892193218912,</w:t>
            </w:r>
          </w:p>
          <w:p w14:paraId="3BE51547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channel_bayar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"ATM",</w:t>
            </w:r>
          </w:p>
          <w:p w14:paraId="5E6E1CAF" w14:textId="77777777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       "</w:t>
            </w:r>
            <w:proofErr w:type="spellStart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status_billing</w:t>
            </w:r>
            <w:proofErr w:type="spellEnd"/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 xml:space="preserve"> 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Sudah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Dibayar</w:t>
            </w:r>
            <w:proofErr w:type="spellEnd"/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"</w:t>
            </w:r>
          </w:p>
          <w:p w14:paraId="414F41E3" w14:textId="037C5F84" w:rsidR="005E07EE" w:rsidRDefault="005E07EE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}</w:t>
            </w:r>
          </w:p>
          <w:p w14:paraId="06ABBC45" w14:textId="189F72EA" w:rsidR="00933368" w:rsidRDefault="00933368" w:rsidP="005E07EE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56267EE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 xml:space="preserve">    ]</w:t>
            </w:r>
          </w:p>
          <w:p w14:paraId="2B39C62A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}</w:t>
            </w:r>
          </w:p>
          <w:p w14:paraId="627415A5" w14:textId="77777777" w:rsidR="00933368" w:rsidRDefault="00933368" w:rsidP="00933368">
            <w:pPr>
              <w:shd w:val="clear" w:color="auto" w:fill="FFFFFE"/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14:paraId="73B21FA8" w14:textId="29E2AB7C" w:rsidR="009E79EC" w:rsidRPr="007E5660" w:rsidRDefault="009E79EC" w:rsidP="00723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D16E40" w14:textId="77777777" w:rsidR="009E79EC" w:rsidRPr="009E79EC" w:rsidRDefault="009E79EC" w:rsidP="009E79EC">
      <w:pPr>
        <w:rPr>
          <w:lang w:val="en-US" w:eastAsia="id-ID"/>
        </w:rPr>
      </w:pPr>
    </w:p>
    <w:p w14:paraId="52BA0BF3" w14:textId="77777777" w:rsidR="00226EE0" w:rsidRPr="00385219" w:rsidRDefault="00226EE0" w:rsidP="00CE7E9F">
      <w:pPr>
        <w:tabs>
          <w:tab w:val="left" w:pos="4189"/>
        </w:tabs>
        <w:rPr>
          <w:rFonts w:ascii="Arial" w:hAnsi="Arial" w:cs="Arial"/>
          <w:lang w:val="en-GB"/>
        </w:rPr>
      </w:pPr>
    </w:p>
    <w:sectPr w:rsidR="00226EE0" w:rsidRPr="00385219" w:rsidSect="001C339E">
      <w:pgSz w:w="11909" w:h="16834" w:code="9"/>
      <w:pgMar w:top="1306" w:right="1152" w:bottom="1152" w:left="1296" w:header="142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D131D" w14:textId="77777777" w:rsidR="00A35DB7" w:rsidRDefault="00A35DB7" w:rsidP="00035F7E">
      <w:r>
        <w:separator/>
      </w:r>
    </w:p>
  </w:endnote>
  <w:endnote w:type="continuationSeparator" w:id="0">
    <w:p w14:paraId="0908BA7E" w14:textId="77777777" w:rsidR="00A35DB7" w:rsidRDefault="00A35DB7" w:rsidP="00035F7E">
      <w:r>
        <w:continuationSeparator/>
      </w:r>
    </w:p>
  </w:endnote>
  <w:endnote w:type="continuationNotice" w:id="1">
    <w:p w14:paraId="7532AFE9" w14:textId="77777777" w:rsidR="00A35DB7" w:rsidRDefault="00A35D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9" w:type="dxa"/>
      <w:jc w:val="center"/>
      <w:tblBorders>
        <w:top w:val="single" w:sz="4" w:space="0" w:color="000080"/>
        <w:left w:val="single" w:sz="4" w:space="0" w:color="000080"/>
        <w:bottom w:val="single" w:sz="4" w:space="0" w:color="000080"/>
        <w:right w:val="single" w:sz="4" w:space="0" w:color="000080"/>
        <w:insideH w:val="single" w:sz="4" w:space="0" w:color="000080"/>
        <w:insideV w:val="single" w:sz="4" w:space="0" w:color="000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35"/>
      <w:gridCol w:w="3679"/>
      <w:gridCol w:w="1530"/>
      <w:gridCol w:w="485"/>
      <w:gridCol w:w="2182"/>
      <w:gridCol w:w="878"/>
    </w:tblGrid>
    <w:tr w:rsidR="00741489" w:rsidRPr="008A159B" w14:paraId="16D41BB5" w14:textId="77777777" w:rsidTr="00574F7C">
      <w:trPr>
        <w:trHeight w:val="348"/>
        <w:jc w:val="center"/>
      </w:trPr>
      <w:tc>
        <w:tcPr>
          <w:tcW w:w="6529" w:type="dxa"/>
          <w:gridSpan w:val="4"/>
          <w:tcBorders>
            <w:bottom w:val="single" w:sz="4" w:space="0" w:color="000080"/>
          </w:tcBorders>
          <w:shd w:val="clear" w:color="auto" w:fill="FFFFFF"/>
          <w:vAlign w:val="center"/>
        </w:tcPr>
        <w:p w14:paraId="1B99B167" w14:textId="77777777" w:rsidR="00741489" w:rsidRPr="00E14BE1" w:rsidRDefault="00741489" w:rsidP="00DF653D">
          <w:pPr>
            <w:pStyle w:val="Footer"/>
            <w:spacing w:before="40" w:after="40"/>
            <w:jc w:val="both"/>
            <w:rPr>
              <w:rFonts w:ascii="Calibri" w:eastAsia="Calibri" w:hAnsi="Calibri"/>
              <w:i/>
              <w:iCs/>
              <w:szCs w:val="20"/>
              <w:lang w:eastAsia="en-US"/>
            </w:rPr>
          </w:pP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document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information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contains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a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property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RCS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confidential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.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This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document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may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not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be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reproduced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or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disclosed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any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other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party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except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those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who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have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a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need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to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know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written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consent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of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</w:t>
          </w:r>
          <w:proofErr w:type="spellStart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>the</w:t>
          </w:r>
          <w:proofErr w:type="spellEnd"/>
          <w:r w:rsidRPr="00E14BE1">
            <w:rPr>
              <w:rFonts w:ascii="Calibri" w:hAnsi="Calibri" w:cs="Arial"/>
              <w:i/>
              <w:iCs/>
              <w:sz w:val="18"/>
              <w:szCs w:val="18"/>
            </w:rPr>
            <w:t xml:space="preserve"> RCS.</w:t>
          </w:r>
        </w:p>
      </w:tc>
      <w:tc>
        <w:tcPr>
          <w:tcW w:w="2182" w:type="dxa"/>
          <w:tcBorders>
            <w:bottom w:val="nil"/>
          </w:tcBorders>
          <w:shd w:val="clear" w:color="auto" w:fill="FFFFFF"/>
          <w:vAlign w:val="center"/>
        </w:tcPr>
        <w:p w14:paraId="723778E2" w14:textId="77777777" w:rsidR="00741489" w:rsidRPr="00574F7C" w:rsidRDefault="00741489" w:rsidP="00C63783">
          <w:pPr>
            <w:pStyle w:val="Footer"/>
            <w:spacing w:before="40" w:after="40"/>
            <w:jc w:val="center"/>
            <w:rPr>
              <w:rStyle w:val="PageNumber"/>
              <w:rFonts w:ascii="Calibri" w:eastAsia="Calibri" w:hAnsi="Calibri"/>
              <w:szCs w:val="20"/>
              <w:lang w:eastAsia="en-US"/>
            </w:rPr>
          </w:pPr>
          <w:r>
            <w:rPr>
              <w:rStyle w:val="PageNumber"/>
              <w:rFonts w:ascii="Calibri" w:eastAsia="Calibri" w:hAnsi="Calibri"/>
              <w:szCs w:val="20"/>
              <w:lang w:eastAsia="en-US"/>
            </w:rPr>
            <w:t>S</w:t>
          </w:r>
          <w:r>
            <w:rPr>
              <w:rStyle w:val="PageNumber"/>
              <w:rFonts w:ascii="Calibri" w:eastAsia="Calibri" w:hAnsi="Calibri"/>
              <w:szCs w:val="20"/>
              <w:lang w:val="en-GB" w:eastAsia="en-US"/>
            </w:rPr>
            <w:t>S</w:t>
          </w:r>
          <w:r>
            <w:rPr>
              <w:rStyle w:val="PageNumber"/>
              <w:rFonts w:ascii="Calibri" w:eastAsia="Calibri" w:hAnsi="Calibri"/>
              <w:szCs w:val="20"/>
              <w:lang w:eastAsia="en-US"/>
            </w:rPr>
            <w:t>D</w:t>
          </w:r>
        </w:p>
      </w:tc>
      <w:tc>
        <w:tcPr>
          <w:tcW w:w="878" w:type="dxa"/>
          <w:tcBorders>
            <w:bottom w:val="nil"/>
          </w:tcBorders>
          <w:shd w:val="clear" w:color="auto" w:fill="FFFFFF"/>
          <w:vAlign w:val="center"/>
        </w:tcPr>
        <w:p w14:paraId="55256658" w14:textId="77777777" w:rsidR="00741489" w:rsidRPr="005E0A04" w:rsidRDefault="00741489" w:rsidP="00035F7E">
          <w:pPr>
            <w:pStyle w:val="Footer"/>
            <w:spacing w:before="40" w:after="40"/>
            <w:jc w:val="center"/>
            <w:rPr>
              <w:rStyle w:val="PageNumber"/>
              <w:rFonts w:ascii="Calibri" w:eastAsia="Calibri" w:hAnsi="Calibri"/>
              <w:szCs w:val="20"/>
              <w:lang w:val="en-US" w:eastAsia="en-US"/>
            </w:rPr>
          </w:pP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fldChar w:fldCharType="begin"/>
          </w: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instrText xml:space="preserve"> PAGE   \* MERGEFORMAT </w:instrText>
          </w:r>
          <w:r w:rsidRPr="005E0A04">
            <w:rPr>
              <w:rStyle w:val="PageNumber"/>
              <w:rFonts w:ascii="Calibri" w:eastAsia="Calibri" w:hAnsi="Calibri"/>
              <w:szCs w:val="20"/>
              <w:lang w:val="en-US" w:eastAsia="en-US"/>
            </w:rPr>
            <w:fldChar w:fldCharType="separate"/>
          </w:r>
          <w:r w:rsidR="00106EFD" w:rsidRPr="00106EFD">
            <w:rPr>
              <w:rStyle w:val="PageNumber"/>
              <w:rFonts w:ascii="Calibri" w:eastAsia="Calibri" w:hAnsi="Calibri"/>
              <w:noProof/>
              <w:sz w:val="24"/>
              <w:szCs w:val="20"/>
              <w:lang w:val="en-US" w:eastAsia="en-US"/>
            </w:rPr>
            <w:t>121</w:t>
          </w:r>
          <w:r w:rsidRPr="005E0A04">
            <w:rPr>
              <w:rStyle w:val="PageNumber"/>
              <w:rFonts w:ascii="Calibri" w:eastAsia="Calibri" w:hAnsi="Calibri"/>
              <w:noProof/>
              <w:szCs w:val="20"/>
              <w:lang w:val="en-US" w:eastAsia="en-US"/>
            </w:rPr>
            <w:fldChar w:fldCharType="end"/>
          </w:r>
        </w:p>
      </w:tc>
    </w:tr>
    <w:tr w:rsidR="00741489" w:rsidRPr="008A159B" w14:paraId="33A99ADA" w14:textId="77777777" w:rsidTr="00574F7C">
      <w:trPr>
        <w:jc w:val="center"/>
      </w:trPr>
      <w:tc>
        <w:tcPr>
          <w:tcW w:w="835" w:type="dxa"/>
          <w:tcBorders>
            <w:left w:val="nil"/>
            <w:bottom w:val="nil"/>
            <w:right w:val="nil"/>
          </w:tcBorders>
          <w:shd w:val="clear" w:color="auto" w:fill="FFFFFF"/>
          <w:vAlign w:val="bottom"/>
        </w:tcPr>
        <w:p w14:paraId="6237AB25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Fonts w:eastAsia="Calibri"/>
              <w:sz w:val="14"/>
              <w:szCs w:val="20"/>
              <w:lang w:val="en-US" w:eastAsia="en-US"/>
            </w:rPr>
          </w:pPr>
        </w:p>
      </w:tc>
      <w:tc>
        <w:tcPr>
          <w:tcW w:w="3679" w:type="dxa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0CAD93B8" w14:textId="77777777" w:rsidR="00741489" w:rsidRPr="005E0A04" w:rsidRDefault="00741489" w:rsidP="00035F7E">
          <w:pPr>
            <w:pStyle w:val="Confidentialit"/>
            <w:ind w:left="-450" w:right="-455"/>
            <w:rPr>
              <w:szCs w:val="20"/>
              <w:lang w:val="en-GB"/>
            </w:rPr>
          </w:pPr>
        </w:p>
      </w:tc>
      <w:tc>
        <w:tcPr>
          <w:tcW w:w="1530" w:type="dxa"/>
          <w:tcBorders>
            <w:left w:val="nil"/>
            <w:bottom w:val="nil"/>
            <w:right w:val="nil"/>
          </w:tcBorders>
          <w:shd w:val="clear" w:color="auto" w:fill="FFFFFF"/>
        </w:tcPr>
        <w:p w14:paraId="7A08B52F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Style w:val="PageNumber"/>
              <w:rFonts w:eastAsia="Calibri"/>
              <w:szCs w:val="20"/>
              <w:lang w:val="en-US" w:eastAsia="en-US"/>
            </w:rPr>
          </w:pPr>
        </w:p>
      </w:tc>
      <w:tc>
        <w:tcPr>
          <w:tcW w:w="3545" w:type="dxa"/>
          <w:gridSpan w:val="3"/>
          <w:tcBorders>
            <w:left w:val="nil"/>
            <w:bottom w:val="nil"/>
            <w:right w:val="nil"/>
          </w:tcBorders>
          <w:shd w:val="clear" w:color="auto" w:fill="FFFFFF"/>
          <w:vAlign w:val="center"/>
        </w:tcPr>
        <w:p w14:paraId="3B1BC6E2" w14:textId="77777777" w:rsidR="00741489" w:rsidRPr="005E0A04" w:rsidRDefault="00741489" w:rsidP="00035F7E">
          <w:pPr>
            <w:pStyle w:val="Footer"/>
            <w:tabs>
              <w:tab w:val="clear" w:pos="9360"/>
            </w:tabs>
            <w:spacing w:before="40" w:after="40"/>
            <w:ind w:left="-450" w:right="-455"/>
            <w:jc w:val="center"/>
            <w:rPr>
              <w:rStyle w:val="PageNumber"/>
              <w:rFonts w:eastAsia="Calibri"/>
              <w:szCs w:val="20"/>
              <w:lang w:val="en-US" w:eastAsia="en-US"/>
            </w:rPr>
          </w:pPr>
        </w:p>
      </w:tc>
    </w:tr>
  </w:tbl>
  <w:p w14:paraId="0CA6735E" w14:textId="77777777" w:rsidR="00741489" w:rsidRPr="007812A9" w:rsidRDefault="00741489" w:rsidP="00035F7E">
    <w:pPr>
      <w:pStyle w:val="Footer"/>
      <w:ind w:left="-360" w:right="-349"/>
      <w:jc w:val="both"/>
      <w:rPr>
        <w:rFonts w:ascii="Calibri" w:hAnsi="Calibri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5AEC8" w14:textId="77777777" w:rsidR="00A35DB7" w:rsidRDefault="00A35DB7" w:rsidP="00035F7E">
      <w:r>
        <w:separator/>
      </w:r>
    </w:p>
  </w:footnote>
  <w:footnote w:type="continuationSeparator" w:id="0">
    <w:p w14:paraId="6FA28AEA" w14:textId="77777777" w:rsidR="00A35DB7" w:rsidRDefault="00A35DB7" w:rsidP="00035F7E">
      <w:r>
        <w:continuationSeparator/>
      </w:r>
    </w:p>
  </w:footnote>
  <w:footnote w:type="continuationNotice" w:id="1">
    <w:p w14:paraId="3A6EF1EB" w14:textId="77777777" w:rsidR="00A35DB7" w:rsidRDefault="00A35D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527"/>
      <w:gridCol w:w="1655"/>
      <w:gridCol w:w="5279"/>
    </w:tblGrid>
    <w:tr w:rsidR="00741489" w14:paraId="5D5614BF" w14:textId="77777777" w:rsidTr="008E66E7">
      <w:tc>
        <w:tcPr>
          <w:tcW w:w="2538" w:type="dxa"/>
          <w:shd w:val="clear" w:color="auto" w:fill="auto"/>
        </w:tcPr>
        <w:p w14:paraId="3E799524" w14:textId="77777777" w:rsidR="00741489" w:rsidRDefault="006F5A18" w:rsidP="003D2A68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093C3CD8" wp14:editId="66F6E2F6">
                <wp:simplePos x="0" y="0"/>
                <wp:positionH relativeFrom="column">
                  <wp:posOffset>-40005</wp:posOffset>
                </wp:positionH>
                <wp:positionV relativeFrom="paragraph">
                  <wp:posOffset>114300</wp:posOffset>
                </wp:positionV>
                <wp:extent cx="1285875" cy="714375"/>
                <wp:effectExtent l="0" t="0" r="0" b="0"/>
                <wp:wrapTight wrapText="bothSides">
                  <wp:wrapPolygon edited="0">
                    <wp:start x="4053" y="0"/>
                    <wp:lineTo x="1067" y="1152"/>
                    <wp:lineTo x="640" y="1920"/>
                    <wp:lineTo x="427" y="19584"/>
                    <wp:lineTo x="11093" y="20736"/>
                    <wp:lineTo x="12160" y="20736"/>
                    <wp:lineTo x="21120" y="19584"/>
                    <wp:lineTo x="20693" y="16512"/>
                    <wp:lineTo x="19200" y="13056"/>
                    <wp:lineTo x="20693" y="7680"/>
                    <wp:lineTo x="20907" y="5376"/>
                    <wp:lineTo x="18560" y="1152"/>
                    <wp:lineTo x="17493" y="0"/>
                    <wp:lineTo x="4053" y="0"/>
                  </wp:wrapPolygon>
                </wp:wrapTight>
                <wp:docPr id="86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688" t="16504" r="12607" b="161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858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10" w:type="dxa"/>
          <w:shd w:val="clear" w:color="auto" w:fill="auto"/>
        </w:tcPr>
        <w:p w14:paraId="595B6563" w14:textId="77777777" w:rsidR="00741489" w:rsidRDefault="00741489" w:rsidP="003D2A68">
          <w:pPr>
            <w:pStyle w:val="Header"/>
          </w:pPr>
        </w:p>
        <w:p w14:paraId="224D629B" w14:textId="77777777" w:rsidR="00741489" w:rsidRPr="00C07AFC" w:rsidRDefault="00741489" w:rsidP="003D2A68"/>
        <w:p w14:paraId="0DCC8D68" w14:textId="77777777" w:rsidR="00741489" w:rsidRPr="00C07AFC" w:rsidRDefault="00741489" w:rsidP="003D2A68"/>
        <w:p w14:paraId="7B5991FD" w14:textId="77777777" w:rsidR="00741489" w:rsidRDefault="00741489" w:rsidP="003D2A68"/>
        <w:p w14:paraId="3642947E" w14:textId="77777777" w:rsidR="00741489" w:rsidRPr="00C07AFC" w:rsidRDefault="00741489" w:rsidP="003D2A68">
          <w:pPr>
            <w:jc w:val="center"/>
          </w:pPr>
        </w:p>
      </w:tc>
      <w:tc>
        <w:tcPr>
          <w:tcW w:w="5429" w:type="dxa"/>
          <w:shd w:val="clear" w:color="auto" w:fill="auto"/>
        </w:tcPr>
        <w:p w14:paraId="334769BC" w14:textId="77777777" w:rsidR="00741489" w:rsidRPr="00C07AFC" w:rsidRDefault="00741489" w:rsidP="003D2A68">
          <w:pPr>
            <w:jc w:val="right"/>
            <w:rPr>
              <w:rFonts w:ascii="Calibri" w:hAnsi="Calibri" w:cs="Calibri"/>
              <w:bCs/>
              <w:sz w:val="13"/>
              <w:szCs w:val="13"/>
            </w:rPr>
          </w:pP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t>Head Office :</w:t>
          </w: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br/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t>Office 8 Building, level 18-A</w:t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br/>
            <w:t xml:space="preserve">Jl. </w:t>
          </w:r>
          <w:proofErr w:type="spellStart"/>
          <w:r w:rsidRPr="00C07AFC">
            <w:rPr>
              <w:rFonts w:ascii="Calibri" w:hAnsi="Calibri" w:cs="Calibri"/>
              <w:bCs/>
              <w:sz w:val="13"/>
              <w:szCs w:val="13"/>
            </w:rPr>
            <w:t>Jend</w:t>
          </w:r>
          <w:proofErr w:type="spellEnd"/>
          <w:r w:rsidRPr="00C07AFC">
            <w:rPr>
              <w:rFonts w:ascii="Calibri" w:hAnsi="Calibri" w:cs="Calibri"/>
              <w:bCs/>
              <w:sz w:val="13"/>
              <w:szCs w:val="13"/>
            </w:rPr>
            <w:t xml:space="preserve">. </w:t>
          </w:r>
          <w:proofErr w:type="spellStart"/>
          <w:r w:rsidRPr="00C07AFC">
            <w:rPr>
              <w:rFonts w:ascii="Calibri" w:hAnsi="Calibri" w:cs="Calibri"/>
              <w:bCs/>
              <w:sz w:val="13"/>
              <w:szCs w:val="13"/>
            </w:rPr>
            <w:t>SudirmanKav</w:t>
          </w:r>
          <w:proofErr w:type="spellEnd"/>
          <w:r w:rsidRPr="00C07AFC">
            <w:rPr>
              <w:rFonts w:ascii="Calibri" w:hAnsi="Calibri" w:cs="Calibri"/>
              <w:bCs/>
              <w:sz w:val="13"/>
              <w:szCs w:val="13"/>
            </w:rPr>
            <w:t>. 52-53 SCBD, Jakarta Selatan, Indonesia</w:t>
          </w:r>
        </w:p>
        <w:p w14:paraId="55B02178" w14:textId="77777777" w:rsidR="00741489" w:rsidRPr="00C07AFC" w:rsidRDefault="00741489" w:rsidP="003D2A68">
          <w:pPr>
            <w:jc w:val="right"/>
            <w:rPr>
              <w:rFonts w:ascii="Calibri" w:hAnsi="Calibri" w:cs="Calibri"/>
              <w:color w:val="222222"/>
              <w:sz w:val="13"/>
              <w:szCs w:val="13"/>
            </w:rPr>
          </w:pPr>
          <w:r w:rsidRPr="00C07AFC">
            <w:rPr>
              <w:rFonts w:ascii="Calibri" w:hAnsi="Calibri" w:cs="Calibri"/>
              <w:b/>
              <w:bCs/>
              <w:sz w:val="13"/>
              <w:szCs w:val="13"/>
            </w:rPr>
            <w:t>Ph: 021 29222999 fax: 021 29222990</w:t>
          </w:r>
          <w:r w:rsidRPr="00C07AFC">
            <w:rPr>
              <w:rFonts w:ascii="Calibri" w:hAnsi="Calibri" w:cs="Calibri"/>
              <w:bCs/>
              <w:sz w:val="13"/>
              <w:szCs w:val="13"/>
            </w:rPr>
            <w:t xml:space="preserve">                                                                                                                   Workshop </w:t>
          </w:r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 xml:space="preserve">Jalan </w:t>
          </w:r>
          <w:proofErr w:type="spellStart"/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>Cikutra</w:t>
          </w:r>
          <w:proofErr w:type="spellEnd"/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 xml:space="preserve"> No.273 Rt.04/01                               </w:t>
          </w:r>
        </w:p>
        <w:p w14:paraId="6100E011" w14:textId="77777777" w:rsidR="00741489" w:rsidRPr="00C07AFC" w:rsidRDefault="00741489" w:rsidP="003D2A68">
          <w:pPr>
            <w:jc w:val="right"/>
            <w:rPr>
              <w:rFonts w:ascii="Calibri" w:hAnsi="Calibri" w:cs="Calibri"/>
              <w:color w:val="222222"/>
              <w:sz w:val="13"/>
              <w:szCs w:val="13"/>
            </w:rPr>
          </w:pPr>
          <w:r w:rsidRPr="00C07AFC">
            <w:rPr>
              <w:rFonts w:ascii="Calibri" w:hAnsi="Calibri" w:cs="Calibri"/>
              <w:color w:val="222222"/>
              <w:sz w:val="13"/>
              <w:szCs w:val="13"/>
            </w:rPr>
            <w:t>Bandung tlp.022-87243271</w:t>
          </w:r>
        </w:p>
        <w:p w14:paraId="79A0E675" w14:textId="77777777" w:rsidR="00741489" w:rsidRPr="00C07AFC" w:rsidRDefault="00741489" w:rsidP="003D2A68">
          <w:pPr>
            <w:jc w:val="right"/>
            <w:rPr>
              <w:rFonts w:ascii="Calibri" w:hAnsi="Calibri" w:cs="Calibri"/>
              <w:bCs/>
              <w:sz w:val="13"/>
              <w:szCs w:val="13"/>
            </w:rPr>
          </w:pPr>
        </w:p>
        <w:p w14:paraId="2CB60121" w14:textId="77777777" w:rsidR="00741489" w:rsidRDefault="00741489" w:rsidP="003D2A68">
          <w:pPr>
            <w:pStyle w:val="Header"/>
            <w:jc w:val="right"/>
          </w:pPr>
          <w:r w:rsidRPr="00C07AFC">
            <w:rPr>
              <w:rFonts w:cs="Calibri"/>
              <w:b/>
              <w:bCs/>
              <w:sz w:val="15"/>
              <w:szCs w:val="13"/>
            </w:rPr>
            <w:t>www.recis.co.id</w:t>
          </w:r>
        </w:p>
      </w:tc>
    </w:tr>
  </w:tbl>
  <w:p w14:paraId="4A66C159" w14:textId="77777777" w:rsidR="00741489" w:rsidRDefault="00741489" w:rsidP="008E66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65AFABA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983087E"/>
    <w:multiLevelType w:val="singleLevel"/>
    <w:tmpl w:val="59D2420E"/>
    <w:lvl w:ilvl="0">
      <w:start w:val="1"/>
      <w:numFmt w:val="bullet"/>
      <w:pStyle w:val="Entr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603F2F"/>
    <w:multiLevelType w:val="multilevel"/>
    <w:tmpl w:val="AAE20CD2"/>
    <w:lvl w:ilvl="0">
      <w:start w:val="1"/>
      <w:numFmt w:val="decimal"/>
      <w:lvlText w:val="%1."/>
      <w:lvlJc w:val="left"/>
      <w:pPr>
        <w:ind w:left="2563" w:hanging="360"/>
      </w:pPr>
    </w:lvl>
    <w:lvl w:ilvl="1">
      <w:start w:val="3"/>
      <w:numFmt w:val="decimal"/>
      <w:isLgl/>
      <w:lvlText w:val="%1.%2"/>
      <w:lvlJc w:val="left"/>
      <w:pPr>
        <w:ind w:left="2923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8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63" w:hanging="2160"/>
      </w:pPr>
      <w:rPr>
        <w:rFonts w:hint="default"/>
      </w:rPr>
    </w:lvl>
  </w:abstractNum>
  <w:abstractNum w:abstractNumId="3" w15:restartNumberingAfterBreak="0">
    <w:nsid w:val="13611BF7"/>
    <w:multiLevelType w:val="singleLevel"/>
    <w:tmpl w:val="F374486E"/>
    <w:lvl w:ilvl="0">
      <w:start w:val="1"/>
      <w:numFmt w:val="bullet"/>
      <w:pStyle w:val="ListBullet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EF018F9"/>
    <w:multiLevelType w:val="hybridMultilevel"/>
    <w:tmpl w:val="2D78C69A"/>
    <w:lvl w:ilvl="0" w:tplc="ECDE8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ADCABA"/>
    <w:multiLevelType w:val="multilevel"/>
    <w:tmpl w:val="59ADCABA"/>
    <w:lvl w:ilvl="0">
      <w:start w:val="1"/>
      <w:numFmt w:val="decimal"/>
      <w:pStyle w:val="bullet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 w15:restartNumberingAfterBreak="0">
    <w:nsid w:val="5ADE2FD2"/>
    <w:multiLevelType w:val="hybridMultilevel"/>
    <w:tmpl w:val="0E343C38"/>
    <w:lvl w:ilvl="0" w:tplc="7986A4BA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" w:hAnsi="Arial" w:cs="Arial" w:hint="default"/>
        <w:b/>
        <w:i w:val="0"/>
        <w:sz w:val="22"/>
        <w:szCs w:val="22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6C3045"/>
    <w:multiLevelType w:val="hybridMultilevel"/>
    <w:tmpl w:val="ED38299E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8" w15:restartNumberingAfterBreak="0">
    <w:nsid w:val="6757395B"/>
    <w:multiLevelType w:val="multilevel"/>
    <w:tmpl w:val="A04ACCCE"/>
    <w:styleLink w:val="CurrentList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i w:val="0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2214" w:hanging="864"/>
      </w:pPr>
      <w:rPr>
        <w:rFonts w:ascii="Arial" w:hAnsi="Arial" w:cs="Arial" w:hint="default"/>
        <w:b/>
        <w:i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6C971F57"/>
    <w:multiLevelType w:val="multilevel"/>
    <w:tmpl w:val="0E1E0C9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Arial" w:hAnsi="Arial" w:cs="Arial" w:hint="default"/>
        <w:i w:val="0"/>
        <w:color w:val="auto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ind w:left="2214" w:hanging="864"/>
      </w:pPr>
      <w:rPr>
        <w:rFonts w:ascii="Arial" w:hAnsi="Arial" w:cs="Arial" w:hint="default"/>
        <w:b/>
        <w:i w:val="0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7378031B"/>
    <w:multiLevelType w:val="multilevel"/>
    <w:tmpl w:val="81226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68599">
    <w:abstractNumId w:val="9"/>
  </w:num>
  <w:num w:numId="2" w16cid:durableId="171452951">
    <w:abstractNumId w:val="6"/>
  </w:num>
  <w:num w:numId="3" w16cid:durableId="1806000171">
    <w:abstractNumId w:val="3"/>
  </w:num>
  <w:num w:numId="4" w16cid:durableId="580020867">
    <w:abstractNumId w:val="5"/>
  </w:num>
  <w:num w:numId="5" w16cid:durableId="1636913795">
    <w:abstractNumId w:val="6"/>
    <w:lvlOverride w:ilvl="0">
      <w:startOverride w:val="1"/>
    </w:lvlOverride>
  </w:num>
  <w:num w:numId="6" w16cid:durableId="670572183">
    <w:abstractNumId w:val="1"/>
  </w:num>
  <w:num w:numId="7" w16cid:durableId="781993995">
    <w:abstractNumId w:val="0"/>
  </w:num>
  <w:num w:numId="8" w16cid:durableId="1459838207">
    <w:abstractNumId w:val="2"/>
  </w:num>
  <w:num w:numId="9" w16cid:durableId="9451894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939868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9260778">
    <w:abstractNumId w:val="4"/>
  </w:num>
  <w:num w:numId="12" w16cid:durableId="2139250816">
    <w:abstractNumId w:val="9"/>
    <w:lvlOverride w:ilvl="0">
      <w:startOverride w:val="1"/>
    </w:lvlOverride>
  </w:num>
  <w:num w:numId="13" w16cid:durableId="460348147">
    <w:abstractNumId w:val="8"/>
  </w:num>
  <w:num w:numId="14" w16cid:durableId="983896605">
    <w:abstractNumId w:val="10"/>
  </w:num>
  <w:num w:numId="15" w16cid:durableId="660499572">
    <w:abstractNumId w:val="7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vat Taupik">
    <w15:presenceInfo w15:providerId="Windows Live" w15:userId="4e36c683aca67f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D47"/>
    <w:rsid w:val="00000A4F"/>
    <w:rsid w:val="00001556"/>
    <w:rsid w:val="00010765"/>
    <w:rsid w:val="00013E01"/>
    <w:rsid w:val="00014785"/>
    <w:rsid w:val="00020F7F"/>
    <w:rsid w:val="0002257E"/>
    <w:rsid w:val="00025729"/>
    <w:rsid w:val="00025FB2"/>
    <w:rsid w:val="00027113"/>
    <w:rsid w:val="00027DEB"/>
    <w:rsid w:val="00033C3F"/>
    <w:rsid w:val="000343F5"/>
    <w:rsid w:val="00034CBA"/>
    <w:rsid w:val="00034D9A"/>
    <w:rsid w:val="000356FF"/>
    <w:rsid w:val="00035F7E"/>
    <w:rsid w:val="00036217"/>
    <w:rsid w:val="00040F0E"/>
    <w:rsid w:val="000431BF"/>
    <w:rsid w:val="00046539"/>
    <w:rsid w:val="00046798"/>
    <w:rsid w:val="000472B9"/>
    <w:rsid w:val="000509A9"/>
    <w:rsid w:val="00053D9B"/>
    <w:rsid w:val="0005514B"/>
    <w:rsid w:val="00057B9B"/>
    <w:rsid w:val="0006238C"/>
    <w:rsid w:val="00062FDE"/>
    <w:rsid w:val="00064A77"/>
    <w:rsid w:val="000667DA"/>
    <w:rsid w:val="0007018D"/>
    <w:rsid w:val="0007326E"/>
    <w:rsid w:val="00073B21"/>
    <w:rsid w:val="000765FF"/>
    <w:rsid w:val="000771C0"/>
    <w:rsid w:val="00077D05"/>
    <w:rsid w:val="000826CD"/>
    <w:rsid w:val="0008424F"/>
    <w:rsid w:val="00084D74"/>
    <w:rsid w:val="00090625"/>
    <w:rsid w:val="0009247A"/>
    <w:rsid w:val="00094538"/>
    <w:rsid w:val="000952A4"/>
    <w:rsid w:val="00095C42"/>
    <w:rsid w:val="00096E22"/>
    <w:rsid w:val="000A2444"/>
    <w:rsid w:val="000A667C"/>
    <w:rsid w:val="000A68A5"/>
    <w:rsid w:val="000A775B"/>
    <w:rsid w:val="000B18AC"/>
    <w:rsid w:val="000B190E"/>
    <w:rsid w:val="000B5DF3"/>
    <w:rsid w:val="000C1C8F"/>
    <w:rsid w:val="000C34C5"/>
    <w:rsid w:val="000C5EE9"/>
    <w:rsid w:val="000C7A2C"/>
    <w:rsid w:val="000C7AD6"/>
    <w:rsid w:val="000D0F08"/>
    <w:rsid w:val="000D1FEE"/>
    <w:rsid w:val="000D59CB"/>
    <w:rsid w:val="000D6D24"/>
    <w:rsid w:val="000D7968"/>
    <w:rsid w:val="000E1CDB"/>
    <w:rsid w:val="000E1D7A"/>
    <w:rsid w:val="000E2258"/>
    <w:rsid w:val="000E4A34"/>
    <w:rsid w:val="000F4017"/>
    <w:rsid w:val="00106774"/>
    <w:rsid w:val="00106EFD"/>
    <w:rsid w:val="0011145B"/>
    <w:rsid w:val="00112B55"/>
    <w:rsid w:val="00113324"/>
    <w:rsid w:val="00113A58"/>
    <w:rsid w:val="00116F1A"/>
    <w:rsid w:val="001229DE"/>
    <w:rsid w:val="00123549"/>
    <w:rsid w:val="00124071"/>
    <w:rsid w:val="0012597B"/>
    <w:rsid w:val="00131D98"/>
    <w:rsid w:val="00132BF8"/>
    <w:rsid w:val="00132D65"/>
    <w:rsid w:val="00133109"/>
    <w:rsid w:val="00133895"/>
    <w:rsid w:val="001374E4"/>
    <w:rsid w:val="001424E0"/>
    <w:rsid w:val="00143DA1"/>
    <w:rsid w:val="00146DA6"/>
    <w:rsid w:val="001510A2"/>
    <w:rsid w:val="00151111"/>
    <w:rsid w:val="00151AB8"/>
    <w:rsid w:val="00152106"/>
    <w:rsid w:val="00154DEA"/>
    <w:rsid w:val="0015603A"/>
    <w:rsid w:val="0015634C"/>
    <w:rsid w:val="0016408B"/>
    <w:rsid w:val="00165592"/>
    <w:rsid w:val="0017547C"/>
    <w:rsid w:val="001807C8"/>
    <w:rsid w:val="001824FA"/>
    <w:rsid w:val="0018494E"/>
    <w:rsid w:val="00186832"/>
    <w:rsid w:val="00190E8A"/>
    <w:rsid w:val="00190F9C"/>
    <w:rsid w:val="00192676"/>
    <w:rsid w:val="00196624"/>
    <w:rsid w:val="001A0D98"/>
    <w:rsid w:val="001A141C"/>
    <w:rsid w:val="001A273B"/>
    <w:rsid w:val="001A29E6"/>
    <w:rsid w:val="001A3570"/>
    <w:rsid w:val="001A424B"/>
    <w:rsid w:val="001A79CE"/>
    <w:rsid w:val="001B1978"/>
    <w:rsid w:val="001B440C"/>
    <w:rsid w:val="001B708B"/>
    <w:rsid w:val="001C0401"/>
    <w:rsid w:val="001C22E7"/>
    <w:rsid w:val="001C26F0"/>
    <w:rsid w:val="001C339E"/>
    <w:rsid w:val="001C46AF"/>
    <w:rsid w:val="001C694F"/>
    <w:rsid w:val="001D1BF6"/>
    <w:rsid w:val="001D1DA7"/>
    <w:rsid w:val="001D377B"/>
    <w:rsid w:val="001D5E02"/>
    <w:rsid w:val="001D6989"/>
    <w:rsid w:val="001E06F3"/>
    <w:rsid w:val="001E0C9F"/>
    <w:rsid w:val="001E4E96"/>
    <w:rsid w:val="001F183C"/>
    <w:rsid w:val="001F1DF0"/>
    <w:rsid w:val="001F2A3F"/>
    <w:rsid w:val="001F719A"/>
    <w:rsid w:val="002057A7"/>
    <w:rsid w:val="00206FF9"/>
    <w:rsid w:val="002071DE"/>
    <w:rsid w:val="00207E21"/>
    <w:rsid w:val="00210964"/>
    <w:rsid w:val="0021233A"/>
    <w:rsid w:val="002136EA"/>
    <w:rsid w:val="002139CE"/>
    <w:rsid w:val="002139F9"/>
    <w:rsid w:val="00214001"/>
    <w:rsid w:val="00216DCF"/>
    <w:rsid w:val="00221B24"/>
    <w:rsid w:val="00221FC3"/>
    <w:rsid w:val="00226326"/>
    <w:rsid w:val="00226EE0"/>
    <w:rsid w:val="00227E33"/>
    <w:rsid w:val="002303D5"/>
    <w:rsid w:val="00234CBD"/>
    <w:rsid w:val="00237364"/>
    <w:rsid w:val="00241AFA"/>
    <w:rsid w:val="00242FD0"/>
    <w:rsid w:val="002436A8"/>
    <w:rsid w:val="00243CBA"/>
    <w:rsid w:val="00250108"/>
    <w:rsid w:val="00250963"/>
    <w:rsid w:val="00251A17"/>
    <w:rsid w:val="00252115"/>
    <w:rsid w:val="0025322C"/>
    <w:rsid w:val="00255256"/>
    <w:rsid w:val="00256CE3"/>
    <w:rsid w:val="00256ED0"/>
    <w:rsid w:val="00260D4E"/>
    <w:rsid w:val="0026401B"/>
    <w:rsid w:val="0027009B"/>
    <w:rsid w:val="002723E9"/>
    <w:rsid w:val="00272D8C"/>
    <w:rsid w:val="00276210"/>
    <w:rsid w:val="00276C47"/>
    <w:rsid w:val="00280750"/>
    <w:rsid w:val="00280FEC"/>
    <w:rsid w:val="00281928"/>
    <w:rsid w:val="0029557A"/>
    <w:rsid w:val="00297CBE"/>
    <w:rsid w:val="002A0345"/>
    <w:rsid w:val="002A1A3F"/>
    <w:rsid w:val="002A216B"/>
    <w:rsid w:val="002A2603"/>
    <w:rsid w:val="002B292B"/>
    <w:rsid w:val="002B4F21"/>
    <w:rsid w:val="002B5AA9"/>
    <w:rsid w:val="002B60B0"/>
    <w:rsid w:val="002B7F82"/>
    <w:rsid w:val="002C0A53"/>
    <w:rsid w:val="002C7A98"/>
    <w:rsid w:val="002D3815"/>
    <w:rsid w:val="002D3A4D"/>
    <w:rsid w:val="002D3A5A"/>
    <w:rsid w:val="002D42B3"/>
    <w:rsid w:val="002D511C"/>
    <w:rsid w:val="002E1885"/>
    <w:rsid w:val="002E1F54"/>
    <w:rsid w:val="002E256C"/>
    <w:rsid w:val="002E318F"/>
    <w:rsid w:val="002E40F2"/>
    <w:rsid w:val="002F1210"/>
    <w:rsid w:val="002F6649"/>
    <w:rsid w:val="003003B2"/>
    <w:rsid w:val="00301B9D"/>
    <w:rsid w:val="0030319E"/>
    <w:rsid w:val="003048D7"/>
    <w:rsid w:val="00304C17"/>
    <w:rsid w:val="003052A1"/>
    <w:rsid w:val="00306C1D"/>
    <w:rsid w:val="00313CD0"/>
    <w:rsid w:val="003165FB"/>
    <w:rsid w:val="00317401"/>
    <w:rsid w:val="003207EB"/>
    <w:rsid w:val="00327DFB"/>
    <w:rsid w:val="00330349"/>
    <w:rsid w:val="00334858"/>
    <w:rsid w:val="003348F8"/>
    <w:rsid w:val="003359FC"/>
    <w:rsid w:val="00340C3A"/>
    <w:rsid w:val="003411DB"/>
    <w:rsid w:val="00342B15"/>
    <w:rsid w:val="00342E4A"/>
    <w:rsid w:val="00344669"/>
    <w:rsid w:val="00344B9A"/>
    <w:rsid w:val="00345052"/>
    <w:rsid w:val="0034665A"/>
    <w:rsid w:val="00346663"/>
    <w:rsid w:val="0034777E"/>
    <w:rsid w:val="00347E05"/>
    <w:rsid w:val="00351EC2"/>
    <w:rsid w:val="00352257"/>
    <w:rsid w:val="00353675"/>
    <w:rsid w:val="00354769"/>
    <w:rsid w:val="0035652B"/>
    <w:rsid w:val="00356BC9"/>
    <w:rsid w:val="00360CB3"/>
    <w:rsid w:val="003610DF"/>
    <w:rsid w:val="00365337"/>
    <w:rsid w:val="0036694F"/>
    <w:rsid w:val="00371CC4"/>
    <w:rsid w:val="0037291C"/>
    <w:rsid w:val="0038181D"/>
    <w:rsid w:val="00384DBC"/>
    <w:rsid w:val="00385127"/>
    <w:rsid w:val="00385219"/>
    <w:rsid w:val="00392D6F"/>
    <w:rsid w:val="00393D89"/>
    <w:rsid w:val="00393EA1"/>
    <w:rsid w:val="00394616"/>
    <w:rsid w:val="00396320"/>
    <w:rsid w:val="00396D54"/>
    <w:rsid w:val="00396D5A"/>
    <w:rsid w:val="0039717C"/>
    <w:rsid w:val="00397BF6"/>
    <w:rsid w:val="003A052F"/>
    <w:rsid w:val="003A76D9"/>
    <w:rsid w:val="003A77FE"/>
    <w:rsid w:val="003B19BA"/>
    <w:rsid w:val="003B3961"/>
    <w:rsid w:val="003B60EC"/>
    <w:rsid w:val="003C1187"/>
    <w:rsid w:val="003C1AFE"/>
    <w:rsid w:val="003C2AEE"/>
    <w:rsid w:val="003C5123"/>
    <w:rsid w:val="003C7A9C"/>
    <w:rsid w:val="003D00C4"/>
    <w:rsid w:val="003D01D4"/>
    <w:rsid w:val="003D094B"/>
    <w:rsid w:val="003D0BB5"/>
    <w:rsid w:val="003D28EF"/>
    <w:rsid w:val="003D2A68"/>
    <w:rsid w:val="003D7C60"/>
    <w:rsid w:val="003E04CB"/>
    <w:rsid w:val="003E2299"/>
    <w:rsid w:val="003E3D2A"/>
    <w:rsid w:val="003E4B0E"/>
    <w:rsid w:val="003E50EA"/>
    <w:rsid w:val="003E6004"/>
    <w:rsid w:val="003E6705"/>
    <w:rsid w:val="003E71EB"/>
    <w:rsid w:val="003F164D"/>
    <w:rsid w:val="003F5850"/>
    <w:rsid w:val="003F59FC"/>
    <w:rsid w:val="00400946"/>
    <w:rsid w:val="0040184A"/>
    <w:rsid w:val="00406979"/>
    <w:rsid w:val="00410D09"/>
    <w:rsid w:val="004170CD"/>
    <w:rsid w:val="00417AB8"/>
    <w:rsid w:val="00420C50"/>
    <w:rsid w:val="004231B5"/>
    <w:rsid w:val="004303C2"/>
    <w:rsid w:val="00434E7E"/>
    <w:rsid w:val="0043704E"/>
    <w:rsid w:val="00440A07"/>
    <w:rsid w:val="00441C30"/>
    <w:rsid w:val="00444B7E"/>
    <w:rsid w:val="00445ED6"/>
    <w:rsid w:val="00446316"/>
    <w:rsid w:val="0044681E"/>
    <w:rsid w:val="00451EAC"/>
    <w:rsid w:val="00455317"/>
    <w:rsid w:val="004554EE"/>
    <w:rsid w:val="00457718"/>
    <w:rsid w:val="00461D69"/>
    <w:rsid w:val="00466239"/>
    <w:rsid w:val="00471256"/>
    <w:rsid w:val="00472697"/>
    <w:rsid w:val="004748EC"/>
    <w:rsid w:val="00474C74"/>
    <w:rsid w:val="004757B6"/>
    <w:rsid w:val="00475E29"/>
    <w:rsid w:val="00475F84"/>
    <w:rsid w:val="00477D64"/>
    <w:rsid w:val="00481F1B"/>
    <w:rsid w:val="0048250F"/>
    <w:rsid w:val="004A0E16"/>
    <w:rsid w:val="004B0B5A"/>
    <w:rsid w:val="004B1576"/>
    <w:rsid w:val="004B253A"/>
    <w:rsid w:val="004B3558"/>
    <w:rsid w:val="004B3E44"/>
    <w:rsid w:val="004B5B61"/>
    <w:rsid w:val="004B692D"/>
    <w:rsid w:val="004B7431"/>
    <w:rsid w:val="004C0034"/>
    <w:rsid w:val="004C15EA"/>
    <w:rsid w:val="004C1C17"/>
    <w:rsid w:val="004C30B7"/>
    <w:rsid w:val="004C575F"/>
    <w:rsid w:val="004C65E4"/>
    <w:rsid w:val="004C6F89"/>
    <w:rsid w:val="004D06A8"/>
    <w:rsid w:val="004D07D0"/>
    <w:rsid w:val="004D0D9E"/>
    <w:rsid w:val="004D4AA7"/>
    <w:rsid w:val="004D63BA"/>
    <w:rsid w:val="004D67E1"/>
    <w:rsid w:val="004D6B6E"/>
    <w:rsid w:val="004E190F"/>
    <w:rsid w:val="004E3416"/>
    <w:rsid w:val="004E3C21"/>
    <w:rsid w:val="004E4BC4"/>
    <w:rsid w:val="004E5048"/>
    <w:rsid w:val="004E6F9D"/>
    <w:rsid w:val="004E77A1"/>
    <w:rsid w:val="004F076A"/>
    <w:rsid w:val="004F0859"/>
    <w:rsid w:val="004F2200"/>
    <w:rsid w:val="004F2D6A"/>
    <w:rsid w:val="00501CDF"/>
    <w:rsid w:val="005033E6"/>
    <w:rsid w:val="00503D27"/>
    <w:rsid w:val="00503FA4"/>
    <w:rsid w:val="00504138"/>
    <w:rsid w:val="005107AA"/>
    <w:rsid w:val="0051275F"/>
    <w:rsid w:val="0051328D"/>
    <w:rsid w:val="0052034E"/>
    <w:rsid w:val="005210F2"/>
    <w:rsid w:val="005214DC"/>
    <w:rsid w:val="0052657D"/>
    <w:rsid w:val="005274BC"/>
    <w:rsid w:val="0052769B"/>
    <w:rsid w:val="00534B23"/>
    <w:rsid w:val="005421D0"/>
    <w:rsid w:val="00543734"/>
    <w:rsid w:val="00545637"/>
    <w:rsid w:val="00547D29"/>
    <w:rsid w:val="00550DAD"/>
    <w:rsid w:val="00551B51"/>
    <w:rsid w:val="0055395A"/>
    <w:rsid w:val="0055539C"/>
    <w:rsid w:val="00555AA0"/>
    <w:rsid w:val="005633DC"/>
    <w:rsid w:val="005637BE"/>
    <w:rsid w:val="005644D0"/>
    <w:rsid w:val="00566CF5"/>
    <w:rsid w:val="00567D3B"/>
    <w:rsid w:val="00572862"/>
    <w:rsid w:val="00574B08"/>
    <w:rsid w:val="00574E20"/>
    <w:rsid w:val="00574F7C"/>
    <w:rsid w:val="00575CE3"/>
    <w:rsid w:val="00576973"/>
    <w:rsid w:val="005812EE"/>
    <w:rsid w:val="00583009"/>
    <w:rsid w:val="0058394E"/>
    <w:rsid w:val="00584797"/>
    <w:rsid w:val="00587B0C"/>
    <w:rsid w:val="00595863"/>
    <w:rsid w:val="00596EEF"/>
    <w:rsid w:val="00597F8F"/>
    <w:rsid w:val="005A3EBB"/>
    <w:rsid w:val="005A68E6"/>
    <w:rsid w:val="005A6959"/>
    <w:rsid w:val="005A6C52"/>
    <w:rsid w:val="005A77D5"/>
    <w:rsid w:val="005B1B73"/>
    <w:rsid w:val="005B2C5B"/>
    <w:rsid w:val="005B46C5"/>
    <w:rsid w:val="005B539C"/>
    <w:rsid w:val="005B557F"/>
    <w:rsid w:val="005B6C50"/>
    <w:rsid w:val="005C0111"/>
    <w:rsid w:val="005C1680"/>
    <w:rsid w:val="005C3955"/>
    <w:rsid w:val="005C5AD7"/>
    <w:rsid w:val="005C5DEF"/>
    <w:rsid w:val="005C6E03"/>
    <w:rsid w:val="005D4937"/>
    <w:rsid w:val="005D613E"/>
    <w:rsid w:val="005D7D87"/>
    <w:rsid w:val="005E07EE"/>
    <w:rsid w:val="005E0A04"/>
    <w:rsid w:val="005E2B1E"/>
    <w:rsid w:val="005E352E"/>
    <w:rsid w:val="005E4C59"/>
    <w:rsid w:val="005E6F77"/>
    <w:rsid w:val="005F16BA"/>
    <w:rsid w:val="005F1A94"/>
    <w:rsid w:val="005F2E5E"/>
    <w:rsid w:val="005F3643"/>
    <w:rsid w:val="005F3CBE"/>
    <w:rsid w:val="005F4451"/>
    <w:rsid w:val="005F48A9"/>
    <w:rsid w:val="005F6842"/>
    <w:rsid w:val="00600A86"/>
    <w:rsid w:val="006031DB"/>
    <w:rsid w:val="00604EDE"/>
    <w:rsid w:val="00605307"/>
    <w:rsid w:val="0061558C"/>
    <w:rsid w:val="006164B7"/>
    <w:rsid w:val="00621B6E"/>
    <w:rsid w:val="00623C9F"/>
    <w:rsid w:val="00624BCF"/>
    <w:rsid w:val="00627441"/>
    <w:rsid w:val="006310BE"/>
    <w:rsid w:val="00631699"/>
    <w:rsid w:val="006322DE"/>
    <w:rsid w:val="0063382E"/>
    <w:rsid w:val="0063424B"/>
    <w:rsid w:val="006348EA"/>
    <w:rsid w:val="00634FD5"/>
    <w:rsid w:val="006358A4"/>
    <w:rsid w:val="006410AC"/>
    <w:rsid w:val="00641E33"/>
    <w:rsid w:val="00645209"/>
    <w:rsid w:val="00645B44"/>
    <w:rsid w:val="00646A7E"/>
    <w:rsid w:val="00647071"/>
    <w:rsid w:val="00656FD4"/>
    <w:rsid w:val="00657AB3"/>
    <w:rsid w:val="006630E8"/>
    <w:rsid w:val="00666026"/>
    <w:rsid w:val="00672C64"/>
    <w:rsid w:val="00675594"/>
    <w:rsid w:val="0067606A"/>
    <w:rsid w:val="00676360"/>
    <w:rsid w:val="00676689"/>
    <w:rsid w:val="006801AE"/>
    <w:rsid w:val="0068106D"/>
    <w:rsid w:val="006879F1"/>
    <w:rsid w:val="00687EB4"/>
    <w:rsid w:val="006935E8"/>
    <w:rsid w:val="00693B16"/>
    <w:rsid w:val="00694EDA"/>
    <w:rsid w:val="00696252"/>
    <w:rsid w:val="006A2A0E"/>
    <w:rsid w:val="006A3007"/>
    <w:rsid w:val="006A6B80"/>
    <w:rsid w:val="006A6CF7"/>
    <w:rsid w:val="006A7D9B"/>
    <w:rsid w:val="006B28F5"/>
    <w:rsid w:val="006B37D4"/>
    <w:rsid w:val="006B38D0"/>
    <w:rsid w:val="006B4136"/>
    <w:rsid w:val="006B4F26"/>
    <w:rsid w:val="006B61AA"/>
    <w:rsid w:val="006B6ADF"/>
    <w:rsid w:val="006B73EF"/>
    <w:rsid w:val="006C22F0"/>
    <w:rsid w:val="006C499C"/>
    <w:rsid w:val="006C5B94"/>
    <w:rsid w:val="006C782E"/>
    <w:rsid w:val="006C7E3D"/>
    <w:rsid w:val="006D0414"/>
    <w:rsid w:val="006D050C"/>
    <w:rsid w:val="006D2BCD"/>
    <w:rsid w:val="006D6E21"/>
    <w:rsid w:val="006D76B3"/>
    <w:rsid w:val="006E0A33"/>
    <w:rsid w:val="006E2492"/>
    <w:rsid w:val="006E5198"/>
    <w:rsid w:val="006E577E"/>
    <w:rsid w:val="006E5E0D"/>
    <w:rsid w:val="006F2185"/>
    <w:rsid w:val="006F5A18"/>
    <w:rsid w:val="007009F3"/>
    <w:rsid w:val="00703960"/>
    <w:rsid w:val="00706351"/>
    <w:rsid w:val="0070739F"/>
    <w:rsid w:val="00721531"/>
    <w:rsid w:val="007250A0"/>
    <w:rsid w:val="0073210F"/>
    <w:rsid w:val="00732F94"/>
    <w:rsid w:val="007332D4"/>
    <w:rsid w:val="0074070E"/>
    <w:rsid w:val="00741489"/>
    <w:rsid w:val="007432F6"/>
    <w:rsid w:val="00744A98"/>
    <w:rsid w:val="00744D86"/>
    <w:rsid w:val="0074517B"/>
    <w:rsid w:val="0074664B"/>
    <w:rsid w:val="007518C2"/>
    <w:rsid w:val="00754052"/>
    <w:rsid w:val="00754493"/>
    <w:rsid w:val="0075587D"/>
    <w:rsid w:val="007610B2"/>
    <w:rsid w:val="00761976"/>
    <w:rsid w:val="00761FE2"/>
    <w:rsid w:val="00765AE9"/>
    <w:rsid w:val="00770454"/>
    <w:rsid w:val="007734C4"/>
    <w:rsid w:val="00773F69"/>
    <w:rsid w:val="00780765"/>
    <w:rsid w:val="0078084A"/>
    <w:rsid w:val="007812A9"/>
    <w:rsid w:val="00782486"/>
    <w:rsid w:val="0078263E"/>
    <w:rsid w:val="00783C3D"/>
    <w:rsid w:val="00784843"/>
    <w:rsid w:val="00785F6D"/>
    <w:rsid w:val="0078758C"/>
    <w:rsid w:val="007911F8"/>
    <w:rsid w:val="007918C8"/>
    <w:rsid w:val="00791F4E"/>
    <w:rsid w:val="0079489E"/>
    <w:rsid w:val="00794A6E"/>
    <w:rsid w:val="00794F76"/>
    <w:rsid w:val="00795476"/>
    <w:rsid w:val="0079712D"/>
    <w:rsid w:val="00797601"/>
    <w:rsid w:val="007A5563"/>
    <w:rsid w:val="007A706E"/>
    <w:rsid w:val="007A7E02"/>
    <w:rsid w:val="007B164C"/>
    <w:rsid w:val="007B7DD3"/>
    <w:rsid w:val="007C1970"/>
    <w:rsid w:val="007C25B0"/>
    <w:rsid w:val="007C3914"/>
    <w:rsid w:val="007C3968"/>
    <w:rsid w:val="007C5026"/>
    <w:rsid w:val="007C68BC"/>
    <w:rsid w:val="007D1F09"/>
    <w:rsid w:val="007D2023"/>
    <w:rsid w:val="007D2A1F"/>
    <w:rsid w:val="007D30AA"/>
    <w:rsid w:val="007D30B1"/>
    <w:rsid w:val="007D3C8C"/>
    <w:rsid w:val="007D408B"/>
    <w:rsid w:val="007D454D"/>
    <w:rsid w:val="007D5AB4"/>
    <w:rsid w:val="007D64B5"/>
    <w:rsid w:val="007E02E7"/>
    <w:rsid w:val="007E5660"/>
    <w:rsid w:val="007F041A"/>
    <w:rsid w:val="007F2D4B"/>
    <w:rsid w:val="00802660"/>
    <w:rsid w:val="008041BF"/>
    <w:rsid w:val="0080726A"/>
    <w:rsid w:val="008126FD"/>
    <w:rsid w:val="00813114"/>
    <w:rsid w:val="00813AA8"/>
    <w:rsid w:val="008156C3"/>
    <w:rsid w:val="00816F9B"/>
    <w:rsid w:val="008209ED"/>
    <w:rsid w:val="008216EC"/>
    <w:rsid w:val="008226AB"/>
    <w:rsid w:val="00831449"/>
    <w:rsid w:val="00832AB1"/>
    <w:rsid w:val="00833124"/>
    <w:rsid w:val="00833449"/>
    <w:rsid w:val="00833CF9"/>
    <w:rsid w:val="008347C3"/>
    <w:rsid w:val="008373F8"/>
    <w:rsid w:val="00840702"/>
    <w:rsid w:val="008407ED"/>
    <w:rsid w:val="008418FE"/>
    <w:rsid w:val="0084306E"/>
    <w:rsid w:val="00845CCD"/>
    <w:rsid w:val="00845FBC"/>
    <w:rsid w:val="008467F8"/>
    <w:rsid w:val="00847E92"/>
    <w:rsid w:val="00851B09"/>
    <w:rsid w:val="00852905"/>
    <w:rsid w:val="00853EC7"/>
    <w:rsid w:val="00854524"/>
    <w:rsid w:val="0085587D"/>
    <w:rsid w:val="008578AC"/>
    <w:rsid w:val="00861EB2"/>
    <w:rsid w:val="008643DE"/>
    <w:rsid w:val="008657A1"/>
    <w:rsid w:val="00871AC4"/>
    <w:rsid w:val="00873092"/>
    <w:rsid w:val="00880E46"/>
    <w:rsid w:val="00882994"/>
    <w:rsid w:val="0088346D"/>
    <w:rsid w:val="008847B9"/>
    <w:rsid w:val="0088590D"/>
    <w:rsid w:val="00885AB0"/>
    <w:rsid w:val="00892393"/>
    <w:rsid w:val="0089345A"/>
    <w:rsid w:val="0089795E"/>
    <w:rsid w:val="008A17FA"/>
    <w:rsid w:val="008A266F"/>
    <w:rsid w:val="008A481B"/>
    <w:rsid w:val="008A6D09"/>
    <w:rsid w:val="008A759F"/>
    <w:rsid w:val="008B0C3D"/>
    <w:rsid w:val="008B222B"/>
    <w:rsid w:val="008B37C8"/>
    <w:rsid w:val="008C2681"/>
    <w:rsid w:val="008C4F0A"/>
    <w:rsid w:val="008C6DE7"/>
    <w:rsid w:val="008D13B3"/>
    <w:rsid w:val="008D3E5A"/>
    <w:rsid w:val="008D6994"/>
    <w:rsid w:val="008E155F"/>
    <w:rsid w:val="008E20B2"/>
    <w:rsid w:val="008E66E7"/>
    <w:rsid w:val="008E77D3"/>
    <w:rsid w:val="008E7FA0"/>
    <w:rsid w:val="008F1215"/>
    <w:rsid w:val="008F1E0F"/>
    <w:rsid w:val="008F248D"/>
    <w:rsid w:val="008F24B1"/>
    <w:rsid w:val="008F358F"/>
    <w:rsid w:val="008F7107"/>
    <w:rsid w:val="00901323"/>
    <w:rsid w:val="009026A0"/>
    <w:rsid w:val="00903C4B"/>
    <w:rsid w:val="00905C69"/>
    <w:rsid w:val="009072BC"/>
    <w:rsid w:val="00907FE5"/>
    <w:rsid w:val="00911B71"/>
    <w:rsid w:val="00912389"/>
    <w:rsid w:val="00912F43"/>
    <w:rsid w:val="009134CF"/>
    <w:rsid w:val="009150B2"/>
    <w:rsid w:val="00917540"/>
    <w:rsid w:val="00920585"/>
    <w:rsid w:val="0092473A"/>
    <w:rsid w:val="00927025"/>
    <w:rsid w:val="009275C0"/>
    <w:rsid w:val="009301B5"/>
    <w:rsid w:val="00931B37"/>
    <w:rsid w:val="00933368"/>
    <w:rsid w:val="0093419B"/>
    <w:rsid w:val="0093475B"/>
    <w:rsid w:val="00935F1E"/>
    <w:rsid w:val="00937DED"/>
    <w:rsid w:val="0094077B"/>
    <w:rsid w:val="00940A0B"/>
    <w:rsid w:val="009419A4"/>
    <w:rsid w:val="0094378F"/>
    <w:rsid w:val="00943ADB"/>
    <w:rsid w:val="009464D4"/>
    <w:rsid w:val="0094789F"/>
    <w:rsid w:val="00947C3A"/>
    <w:rsid w:val="00947F19"/>
    <w:rsid w:val="00950358"/>
    <w:rsid w:val="00952BB3"/>
    <w:rsid w:val="009560C2"/>
    <w:rsid w:val="00956928"/>
    <w:rsid w:val="00963951"/>
    <w:rsid w:val="00964932"/>
    <w:rsid w:val="009678AB"/>
    <w:rsid w:val="00970B4C"/>
    <w:rsid w:val="00971656"/>
    <w:rsid w:val="009808D4"/>
    <w:rsid w:val="009814D9"/>
    <w:rsid w:val="00986429"/>
    <w:rsid w:val="00992925"/>
    <w:rsid w:val="0099362F"/>
    <w:rsid w:val="0099386E"/>
    <w:rsid w:val="009948D1"/>
    <w:rsid w:val="00995961"/>
    <w:rsid w:val="009979DC"/>
    <w:rsid w:val="009A24CE"/>
    <w:rsid w:val="009B7C96"/>
    <w:rsid w:val="009C3254"/>
    <w:rsid w:val="009C3859"/>
    <w:rsid w:val="009C46B6"/>
    <w:rsid w:val="009C6399"/>
    <w:rsid w:val="009C7893"/>
    <w:rsid w:val="009D00C5"/>
    <w:rsid w:val="009D1180"/>
    <w:rsid w:val="009D1E8F"/>
    <w:rsid w:val="009D2222"/>
    <w:rsid w:val="009D2697"/>
    <w:rsid w:val="009D2D93"/>
    <w:rsid w:val="009D3A36"/>
    <w:rsid w:val="009D3EAA"/>
    <w:rsid w:val="009D69E4"/>
    <w:rsid w:val="009E050A"/>
    <w:rsid w:val="009E0653"/>
    <w:rsid w:val="009E0748"/>
    <w:rsid w:val="009E1167"/>
    <w:rsid w:val="009E259E"/>
    <w:rsid w:val="009E27EA"/>
    <w:rsid w:val="009E338A"/>
    <w:rsid w:val="009E3890"/>
    <w:rsid w:val="009E4BD1"/>
    <w:rsid w:val="009E5E96"/>
    <w:rsid w:val="009E6DF3"/>
    <w:rsid w:val="009E79EC"/>
    <w:rsid w:val="009F0F04"/>
    <w:rsid w:val="009F5C41"/>
    <w:rsid w:val="009F6175"/>
    <w:rsid w:val="009F6F41"/>
    <w:rsid w:val="00A03366"/>
    <w:rsid w:val="00A0368D"/>
    <w:rsid w:val="00A04BE7"/>
    <w:rsid w:val="00A06C6A"/>
    <w:rsid w:val="00A06D6B"/>
    <w:rsid w:val="00A11CF2"/>
    <w:rsid w:val="00A13506"/>
    <w:rsid w:val="00A148B9"/>
    <w:rsid w:val="00A16EDE"/>
    <w:rsid w:val="00A17F5E"/>
    <w:rsid w:val="00A221A6"/>
    <w:rsid w:val="00A30C8D"/>
    <w:rsid w:val="00A30DCD"/>
    <w:rsid w:val="00A3120D"/>
    <w:rsid w:val="00A34882"/>
    <w:rsid w:val="00A35DB7"/>
    <w:rsid w:val="00A3623F"/>
    <w:rsid w:val="00A435F5"/>
    <w:rsid w:val="00A44C1A"/>
    <w:rsid w:val="00A500B5"/>
    <w:rsid w:val="00A534EB"/>
    <w:rsid w:val="00A65F8D"/>
    <w:rsid w:val="00A70E9F"/>
    <w:rsid w:val="00A720F3"/>
    <w:rsid w:val="00A73AB7"/>
    <w:rsid w:val="00A74CF6"/>
    <w:rsid w:val="00A76A8F"/>
    <w:rsid w:val="00A77660"/>
    <w:rsid w:val="00A823C6"/>
    <w:rsid w:val="00A829DD"/>
    <w:rsid w:val="00A83E26"/>
    <w:rsid w:val="00A84A44"/>
    <w:rsid w:val="00A85E84"/>
    <w:rsid w:val="00A91630"/>
    <w:rsid w:val="00A91899"/>
    <w:rsid w:val="00A9284A"/>
    <w:rsid w:val="00AA1031"/>
    <w:rsid w:val="00AA2DA2"/>
    <w:rsid w:val="00AA6AE4"/>
    <w:rsid w:val="00AB1678"/>
    <w:rsid w:val="00AB22EB"/>
    <w:rsid w:val="00AB2A36"/>
    <w:rsid w:val="00AB2B44"/>
    <w:rsid w:val="00AB48EB"/>
    <w:rsid w:val="00AB5224"/>
    <w:rsid w:val="00AB5BB8"/>
    <w:rsid w:val="00AC01FA"/>
    <w:rsid w:val="00AC1107"/>
    <w:rsid w:val="00AC14FA"/>
    <w:rsid w:val="00AC26E8"/>
    <w:rsid w:val="00AC399B"/>
    <w:rsid w:val="00AC6626"/>
    <w:rsid w:val="00AC7715"/>
    <w:rsid w:val="00AD2463"/>
    <w:rsid w:val="00AD335A"/>
    <w:rsid w:val="00AD640B"/>
    <w:rsid w:val="00AD678E"/>
    <w:rsid w:val="00AD7541"/>
    <w:rsid w:val="00AE0FA4"/>
    <w:rsid w:val="00AE62BD"/>
    <w:rsid w:val="00AF0120"/>
    <w:rsid w:val="00AF144C"/>
    <w:rsid w:val="00AF30B5"/>
    <w:rsid w:val="00AF3606"/>
    <w:rsid w:val="00AF62F5"/>
    <w:rsid w:val="00B0001A"/>
    <w:rsid w:val="00B02150"/>
    <w:rsid w:val="00B04190"/>
    <w:rsid w:val="00B06D7E"/>
    <w:rsid w:val="00B123D5"/>
    <w:rsid w:val="00B15B07"/>
    <w:rsid w:val="00B17BBD"/>
    <w:rsid w:val="00B228F0"/>
    <w:rsid w:val="00B23DB8"/>
    <w:rsid w:val="00B25F4E"/>
    <w:rsid w:val="00B2698D"/>
    <w:rsid w:val="00B27587"/>
    <w:rsid w:val="00B31FF6"/>
    <w:rsid w:val="00B34DFD"/>
    <w:rsid w:val="00B377C1"/>
    <w:rsid w:val="00B37ED7"/>
    <w:rsid w:val="00B427D7"/>
    <w:rsid w:val="00B45529"/>
    <w:rsid w:val="00B52304"/>
    <w:rsid w:val="00B524AB"/>
    <w:rsid w:val="00B57400"/>
    <w:rsid w:val="00B57B68"/>
    <w:rsid w:val="00B621FE"/>
    <w:rsid w:val="00B6556E"/>
    <w:rsid w:val="00B6616F"/>
    <w:rsid w:val="00B66766"/>
    <w:rsid w:val="00B7045D"/>
    <w:rsid w:val="00B71258"/>
    <w:rsid w:val="00B7493D"/>
    <w:rsid w:val="00B77CE6"/>
    <w:rsid w:val="00B8102C"/>
    <w:rsid w:val="00B81B69"/>
    <w:rsid w:val="00B825F4"/>
    <w:rsid w:val="00B83F92"/>
    <w:rsid w:val="00B8420E"/>
    <w:rsid w:val="00B84F6C"/>
    <w:rsid w:val="00B910A1"/>
    <w:rsid w:val="00B93141"/>
    <w:rsid w:val="00B93B64"/>
    <w:rsid w:val="00BA0744"/>
    <w:rsid w:val="00BA0CF1"/>
    <w:rsid w:val="00BA3508"/>
    <w:rsid w:val="00BA5B33"/>
    <w:rsid w:val="00BB13E5"/>
    <w:rsid w:val="00BB21D3"/>
    <w:rsid w:val="00BB317A"/>
    <w:rsid w:val="00BB4AEC"/>
    <w:rsid w:val="00BB6B57"/>
    <w:rsid w:val="00BB76D9"/>
    <w:rsid w:val="00BB7A4E"/>
    <w:rsid w:val="00BC0937"/>
    <w:rsid w:val="00BC4628"/>
    <w:rsid w:val="00BC6464"/>
    <w:rsid w:val="00BC7604"/>
    <w:rsid w:val="00BD1717"/>
    <w:rsid w:val="00BD32FC"/>
    <w:rsid w:val="00BD426D"/>
    <w:rsid w:val="00BD664A"/>
    <w:rsid w:val="00BD6A45"/>
    <w:rsid w:val="00BD6B25"/>
    <w:rsid w:val="00BD743E"/>
    <w:rsid w:val="00BE38C4"/>
    <w:rsid w:val="00BE6087"/>
    <w:rsid w:val="00BE7D74"/>
    <w:rsid w:val="00BF1908"/>
    <w:rsid w:val="00BF7744"/>
    <w:rsid w:val="00C035F9"/>
    <w:rsid w:val="00C06431"/>
    <w:rsid w:val="00C06E44"/>
    <w:rsid w:val="00C07037"/>
    <w:rsid w:val="00C15A43"/>
    <w:rsid w:val="00C16845"/>
    <w:rsid w:val="00C16896"/>
    <w:rsid w:val="00C17E8C"/>
    <w:rsid w:val="00C219C3"/>
    <w:rsid w:val="00C26EAC"/>
    <w:rsid w:val="00C30827"/>
    <w:rsid w:val="00C33F7A"/>
    <w:rsid w:val="00C40445"/>
    <w:rsid w:val="00C404A9"/>
    <w:rsid w:val="00C4213B"/>
    <w:rsid w:val="00C422CE"/>
    <w:rsid w:val="00C43357"/>
    <w:rsid w:val="00C475EB"/>
    <w:rsid w:val="00C517FB"/>
    <w:rsid w:val="00C53240"/>
    <w:rsid w:val="00C53876"/>
    <w:rsid w:val="00C53C56"/>
    <w:rsid w:val="00C566F2"/>
    <w:rsid w:val="00C60DFC"/>
    <w:rsid w:val="00C634AF"/>
    <w:rsid w:val="00C63783"/>
    <w:rsid w:val="00C65F1F"/>
    <w:rsid w:val="00C67919"/>
    <w:rsid w:val="00C7340E"/>
    <w:rsid w:val="00C745FA"/>
    <w:rsid w:val="00C75E5E"/>
    <w:rsid w:val="00C81642"/>
    <w:rsid w:val="00C8282E"/>
    <w:rsid w:val="00C847A4"/>
    <w:rsid w:val="00C84F82"/>
    <w:rsid w:val="00C85BCB"/>
    <w:rsid w:val="00C8616B"/>
    <w:rsid w:val="00C86B6A"/>
    <w:rsid w:val="00C87F1A"/>
    <w:rsid w:val="00C9003B"/>
    <w:rsid w:val="00C90474"/>
    <w:rsid w:val="00C91352"/>
    <w:rsid w:val="00C95CA2"/>
    <w:rsid w:val="00C96402"/>
    <w:rsid w:val="00CA27C7"/>
    <w:rsid w:val="00CA33A2"/>
    <w:rsid w:val="00CA518F"/>
    <w:rsid w:val="00CB2BEC"/>
    <w:rsid w:val="00CB54B2"/>
    <w:rsid w:val="00CB644A"/>
    <w:rsid w:val="00CC0A0B"/>
    <w:rsid w:val="00CC390B"/>
    <w:rsid w:val="00CC5F28"/>
    <w:rsid w:val="00CD21E8"/>
    <w:rsid w:val="00CD2446"/>
    <w:rsid w:val="00CD3A71"/>
    <w:rsid w:val="00CD4E2E"/>
    <w:rsid w:val="00CE19A2"/>
    <w:rsid w:val="00CE2678"/>
    <w:rsid w:val="00CE2C5F"/>
    <w:rsid w:val="00CE764E"/>
    <w:rsid w:val="00CE7B3C"/>
    <w:rsid w:val="00CE7E9F"/>
    <w:rsid w:val="00CF14BB"/>
    <w:rsid w:val="00CF22FE"/>
    <w:rsid w:val="00CF2B65"/>
    <w:rsid w:val="00CF5B03"/>
    <w:rsid w:val="00CF7A27"/>
    <w:rsid w:val="00D0204B"/>
    <w:rsid w:val="00D03F25"/>
    <w:rsid w:val="00D0700F"/>
    <w:rsid w:val="00D11260"/>
    <w:rsid w:val="00D174BC"/>
    <w:rsid w:val="00D23AC2"/>
    <w:rsid w:val="00D26BE7"/>
    <w:rsid w:val="00D30616"/>
    <w:rsid w:val="00D3128D"/>
    <w:rsid w:val="00D3538E"/>
    <w:rsid w:val="00D40DCF"/>
    <w:rsid w:val="00D43118"/>
    <w:rsid w:val="00D434D7"/>
    <w:rsid w:val="00D44E32"/>
    <w:rsid w:val="00D45257"/>
    <w:rsid w:val="00D46572"/>
    <w:rsid w:val="00D51676"/>
    <w:rsid w:val="00D54F65"/>
    <w:rsid w:val="00D57611"/>
    <w:rsid w:val="00D6139E"/>
    <w:rsid w:val="00D61813"/>
    <w:rsid w:val="00D62C44"/>
    <w:rsid w:val="00D62EC8"/>
    <w:rsid w:val="00D6358B"/>
    <w:rsid w:val="00D63DE1"/>
    <w:rsid w:val="00D64945"/>
    <w:rsid w:val="00D64AF2"/>
    <w:rsid w:val="00D64D31"/>
    <w:rsid w:val="00D67C6D"/>
    <w:rsid w:val="00D67D69"/>
    <w:rsid w:val="00D74288"/>
    <w:rsid w:val="00D74A2E"/>
    <w:rsid w:val="00D757DC"/>
    <w:rsid w:val="00D77075"/>
    <w:rsid w:val="00D82108"/>
    <w:rsid w:val="00D82D56"/>
    <w:rsid w:val="00D839E9"/>
    <w:rsid w:val="00D86E2C"/>
    <w:rsid w:val="00D91617"/>
    <w:rsid w:val="00D93323"/>
    <w:rsid w:val="00D9427F"/>
    <w:rsid w:val="00D94B3B"/>
    <w:rsid w:val="00D94F6D"/>
    <w:rsid w:val="00D96535"/>
    <w:rsid w:val="00D97CFB"/>
    <w:rsid w:val="00DA0DDB"/>
    <w:rsid w:val="00DA26CD"/>
    <w:rsid w:val="00DA4194"/>
    <w:rsid w:val="00DA57FF"/>
    <w:rsid w:val="00DB1E3E"/>
    <w:rsid w:val="00DB22D7"/>
    <w:rsid w:val="00DB3E8E"/>
    <w:rsid w:val="00DB52D5"/>
    <w:rsid w:val="00DB79F5"/>
    <w:rsid w:val="00DC45AB"/>
    <w:rsid w:val="00DD0773"/>
    <w:rsid w:val="00DD091B"/>
    <w:rsid w:val="00DD115E"/>
    <w:rsid w:val="00DD1A69"/>
    <w:rsid w:val="00DE311D"/>
    <w:rsid w:val="00DE4A03"/>
    <w:rsid w:val="00DF10CF"/>
    <w:rsid w:val="00DF15FD"/>
    <w:rsid w:val="00DF1AEC"/>
    <w:rsid w:val="00DF3154"/>
    <w:rsid w:val="00DF5307"/>
    <w:rsid w:val="00DF5B45"/>
    <w:rsid w:val="00DF653D"/>
    <w:rsid w:val="00DF77A3"/>
    <w:rsid w:val="00E01F09"/>
    <w:rsid w:val="00E04CAA"/>
    <w:rsid w:val="00E05291"/>
    <w:rsid w:val="00E057EA"/>
    <w:rsid w:val="00E073BE"/>
    <w:rsid w:val="00E07D89"/>
    <w:rsid w:val="00E14BE1"/>
    <w:rsid w:val="00E1553D"/>
    <w:rsid w:val="00E1617D"/>
    <w:rsid w:val="00E174D8"/>
    <w:rsid w:val="00E20BEF"/>
    <w:rsid w:val="00E2286C"/>
    <w:rsid w:val="00E23E7E"/>
    <w:rsid w:val="00E261C2"/>
    <w:rsid w:val="00E26424"/>
    <w:rsid w:val="00E27344"/>
    <w:rsid w:val="00E30A01"/>
    <w:rsid w:val="00E31B32"/>
    <w:rsid w:val="00E34682"/>
    <w:rsid w:val="00E35573"/>
    <w:rsid w:val="00E3564D"/>
    <w:rsid w:val="00E362FD"/>
    <w:rsid w:val="00E44B4D"/>
    <w:rsid w:val="00E44FD0"/>
    <w:rsid w:val="00E45714"/>
    <w:rsid w:val="00E458C4"/>
    <w:rsid w:val="00E458D5"/>
    <w:rsid w:val="00E45D88"/>
    <w:rsid w:val="00E45FAB"/>
    <w:rsid w:val="00E478ED"/>
    <w:rsid w:val="00E5005D"/>
    <w:rsid w:val="00E5105D"/>
    <w:rsid w:val="00E51A9A"/>
    <w:rsid w:val="00E52AD7"/>
    <w:rsid w:val="00E53506"/>
    <w:rsid w:val="00E55D7C"/>
    <w:rsid w:val="00E57F9A"/>
    <w:rsid w:val="00E63467"/>
    <w:rsid w:val="00E6382D"/>
    <w:rsid w:val="00E65CC6"/>
    <w:rsid w:val="00E701CF"/>
    <w:rsid w:val="00E712AC"/>
    <w:rsid w:val="00E72B6D"/>
    <w:rsid w:val="00E73D6D"/>
    <w:rsid w:val="00E73DC4"/>
    <w:rsid w:val="00E73F73"/>
    <w:rsid w:val="00E743BC"/>
    <w:rsid w:val="00E75B73"/>
    <w:rsid w:val="00E76D4B"/>
    <w:rsid w:val="00E77CB9"/>
    <w:rsid w:val="00E81140"/>
    <w:rsid w:val="00E814B0"/>
    <w:rsid w:val="00E81793"/>
    <w:rsid w:val="00E82F84"/>
    <w:rsid w:val="00E832AB"/>
    <w:rsid w:val="00E84DB0"/>
    <w:rsid w:val="00E91BF9"/>
    <w:rsid w:val="00E9707E"/>
    <w:rsid w:val="00E97E61"/>
    <w:rsid w:val="00EA44B8"/>
    <w:rsid w:val="00EA7930"/>
    <w:rsid w:val="00EB17F2"/>
    <w:rsid w:val="00EB24B6"/>
    <w:rsid w:val="00EB3F1D"/>
    <w:rsid w:val="00EB718F"/>
    <w:rsid w:val="00EC234E"/>
    <w:rsid w:val="00EC7457"/>
    <w:rsid w:val="00ED1801"/>
    <w:rsid w:val="00ED2C5D"/>
    <w:rsid w:val="00ED527C"/>
    <w:rsid w:val="00EE0D8C"/>
    <w:rsid w:val="00EE195D"/>
    <w:rsid w:val="00EE1DDF"/>
    <w:rsid w:val="00EE2B31"/>
    <w:rsid w:val="00EE36DB"/>
    <w:rsid w:val="00EE4794"/>
    <w:rsid w:val="00EE6D3E"/>
    <w:rsid w:val="00EF1587"/>
    <w:rsid w:val="00EF19F3"/>
    <w:rsid w:val="00EF57A3"/>
    <w:rsid w:val="00F00313"/>
    <w:rsid w:val="00F02CF8"/>
    <w:rsid w:val="00F100D5"/>
    <w:rsid w:val="00F10C93"/>
    <w:rsid w:val="00F13AB5"/>
    <w:rsid w:val="00F1762A"/>
    <w:rsid w:val="00F17D5B"/>
    <w:rsid w:val="00F20AD1"/>
    <w:rsid w:val="00F21B80"/>
    <w:rsid w:val="00F25AAF"/>
    <w:rsid w:val="00F26035"/>
    <w:rsid w:val="00F278DB"/>
    <w:rsid w:val="00F337C9"/>
    <w:rsid w:val="00F3405A"/>
    <w:rsid w:val="00F3425F"/>
    <w:rsid w:val="00F36C47"/>
    <w:rsid w:val="00F432E3"/>
    <w:rsid w:val="00F43735"/>
    <w:rsid w:val="00F4417F"/>
    <w:rsid w:val="00F441D2"/>
    <w:rsid w:val="00F500D0"/>
    <w:rsid w:val="00F507AF"/>
    <w:rsid w:val="00F51544"/>
    <w:rsid w:val="00F5391A"/>
    <w:rsid w:val="00F613D8"/>
    <w:rsid w:val="00F61B20"/>
    <w:rsid w:val="00F61DC9"/>
    <w:rsid w:val="00F62B5A"/>
    <w:rsid w:val="00F63F02"/>
    <w:rsid w:val="00F66DF0"/>
    <w:rsid w:val="00F67DEA"/>
    <w:rsid w:val="00F70B79"/>
    <w:rsid w:val="00F7110A"/>
    <w:rsid w:val="00F7167B"/>
    <w:rsid w:val="00F7220C"/>
    <w:rsid w:val="00F73A57"/>
    <w:rsid w:val="00F74629"/>
    <w:rsid w:val="00F7526D"/>
    <w:rsid w:val="00F76B61"/>
    <w:rsid w:val="00F776E8"/>
    <w:rsid w:val="00F801BB"/>
    <w:rsid w:val="00F8167C"/>
    <w:rsid w:val="00F8170E"/>
    <w:rsid w:val="00F82197"/>
    <w:rsid w:val="00F83267"/>
    <w:rsid w:val="00F84D47"/>
    <w:rsid w:val="00F85310"/>
    <w:rsid w:val="00F86E7C"/>
    <w:rsid w:val="00F873D4"/>
    <w:rsid w:val="00F922DB"/>
    <w:rsid w:val="00F944C9"/>
    <w:rsid w:val="00F96590"/>
    <w:rsid w:val="00F96CC1"/>
    <w:rsid w:val="00F96CC2"/>
    <w:rsid w:val="00F97E18"/>
    <w:rsid w:val="00FA00D9"/>
    <w:rsid w:val="00FA304D"/>
    <w:rsid w:val="00FA4870"/>
    <w:rsid w:val="00FA4A05"/>
    <w:rsid w:val="00FA51CA"/>
    <w:rsid w:val="00FA6985"/>
    <w:rsid w:val="00FA70AA"/>
    <w:rsid w:val="00FA770C"/>
    <w:rsid w:val="00FB23AA"/>
    <w:rsid w:val="00FB470A"/>
    <w:rsid w:val="00FD0458"/>
    <w:rsid w:val="00FD0CCF"/>
    <w:rsid w:val="00FD1CDD"/>
    <w:rsid w:val="00FD2B65"/>
    <w:rsid w:val="00FD5125"/>
    <w:rsid w:val="00FD6603"/>
    <w:rsid w:val="00FD6CAD"/>
    <w:rsid w:val="00FE53ED"/>
    <w:rsid w:val="00FE5882"/>
    <w:rsid w:val="00FE7698"/>
    <w:rsid w:val="00FF4257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393297"/>
  <w15:chartTrackingRefBased/>
  <w15:docId w15:val="{F4A6AC92-31A7-A34C-A4FE-7EC0F28F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17B"/>
    <w:rPr>
      <w:rFonts w:ascii="Times New Roman" w:eastAsia="Times New Roman" w:hAnsi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720F3"/>
    <w:pPr>
      <w:numPr>
        <w:numId w:val="2"/>
      </w:numPr>
      <w:spacing w:before="120" w:after="240" w:line="276" w:lineRule="auto"/>
      <w:jc w:val="both"/>
      <w:outlineLvl w:val="0"/>
    </w:pPr>
    <w:rPr>
      <w:rFonts w:ascii="Arial" w:hAnsi="Arial"/>
      <w:b/>
      <w:bCs/>
      <w:sz w:val="36"/>
      <w:szCs w:val="28"/>
      <w:lang w:val="en-GB"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2A4"/>
    <w:pPr>
      <w:keepNext/>
      <w:keepLines/>
      <w:numPr>
        <w:ilvl w:val="1"/>
        <w:numId w:val="1"/>
      </w:numPr>
      <w:spacing w:before="200" w:after="200" w:line="276" w:lineRule="auto"/>
      <w:outlineLvl w:val="1"/>
    </w:pPr>
    <w:rPr>
      <w:rFonts w:ascii="Arial" w:hAnsi="Arial"/>
      <w:b/>
      <w:bCs/>
      <w:sz w:val="28"/>
      <w:lang w:val="en-US" w:eastAsia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3EBB"/>
    <w:pPr>
      <w:keepNext/>
      <w:keepLines/>
      <w:numPr>
        <w:ilvl w:val="2"/>
        <w:numId w:val="1"/>
      </w:numPr>
      <w:spacing w:before="200" w:after="200" w:line="276" w:lineRule="auto"/>
      <w:outlineLvl w:val="2"/>
    </w:pPr>
    <w:rPr>
      <w:rFonts w:ascii="Arial" w:hAnsi="Arial"/>
      <w:b/>
      <w:bCs/>
      <w:sz w:val="26"/>
      <w:szCs w:val="22"/>
      <w:lang w:val="id-ID"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5026"/>
    <w:pPr>
      <w:numPr>
        <w:ilvl w:val="3"/>
        <w:numId w:val="1"/>
      </w:numPr>
      <w:spacing w:before="200" w:after="200" w:line="276" w:lineRule="auto"/>
      <w:outlineLvl w:val="3"/>
    </w:pPr>
    <w:rPr>
      <w:rFonts w:ascii="Arial" w:hAnsi="Arial"/>
      <w:b/>
      <w:bCs/>
      <w:iCs/>
      <w:sz w:val="22"/>
      <w:szCs w:val="22"/>
      <w:lang w:val="id-ID" w:eastAsia="id-I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B2C5B"/>
    <w:pPr>
      <w:keepNext/>
      <w:keepLines/>
      <w:numPr>
        <w:ilvl w:val="4"/>
        <w:numId w:val="1"/>
      </w:numPr>
      <w:spacing w:before="200" w:after="200" w:line="276" w:lineRule="auto"/>
      <w:outlineLvl w:val="4"/>
    </w:pPr>
    <w:rPr>
      <w:rFonts w:ascii="Arial" w:hAnsi="Arial"/>
      <w:b/>
      <w:sz w:val="18"/>
      <w:lang w:val="en-US" w:eastAsia="id-ID"/>
    </w:rPr>
  </w:style>
  <w:style w:type="paragraph" w:styleId="Heading6">
    <w:name w:val="heading 6"/>
    <w:basedOn w:val="Normal"/>
    <w:next w:val="Normal"/>
    <w:link w:val="Heading6Char"/>
    <w:uiPriority w:val="9"/>
    <w:qFormat/>
    <w:rsid w:val="005A3EBB"/>
    <w:pPr>
      <w:keepNext/>
      <w:tabs>
        <w:tab w:val="num" w:pos="1152"/>
      </w:tabs>
      <w:spacing w:before="240" w:after="60"/>
      <w:ind w:left="1152" w:hanging="1152"/>
      <w:jc w:val="both"/>
      <w:outlineLvl w:val="5"/>
    </w:pPr>
    <w:rPr>
      <w:b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4F7C"/>
    <w:pPr>
      <w:spacing w:before="240" w:after="60"/>
      <w:outlineLvl w:val="6"/>
    </w:pPr>
    <w:rPr>
      <w:rFonts w:ascii="Calibri" w:hAnsi="Calibri"/>
      <w:sz w:val="22"/>
      <w:lang w:val="id-ID" w:eastAsia="id-ID"/>
    </w:rPr>
  </w:style>
  <w:style w:type="paragraph" w:styleId="Heading8">
    <w:name w:val="heading 8"/>
    <w:basedOn w:val="Normal"/>
    <w:next w:val="Normal"/>
    <w:link w:val="Heading8Char"/>
    <w:uiPriority w:val="9"/>
    <w:qFormat/>
    <w:rsid w:val="005A3EBB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Arial" w:hAnsi="Arial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5A3EBB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hAnsi="Arial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720F3"/>
    <w:rPr>
      <w:rFonts w:ascii="Arial" w:eastAsia="Times New Roman" w:hAnsi="Arial"/>
      <w:b/>
      <w:bCs/>
      <w:sz w:val="36"/>
      <w:szCs w:val="28"/>
      <w:lang w:val="en-GB" w:eastAsia="id-ID"/>
    </w:rPr>
  </w:style>
  <w:style w:type="character" w:customStyle="1" w:styleId="Heading2Char">
    <w:name w:val="Heading 2 Char"/>
    <w:link w:val="Heading2"/>
    <w:uiPriority w:val="9"/>
    <w:rsid w:val="000952A4"/>
    <w:rPr>
      <w:rFonts w:ascii="Arial" w:eastAsia="Times New Roman" w:hAnsi="Arial"/>
      <w:b/>
      <w:bCs/>
      <w:sz w:val="28"/>
      <w:szCs w:val="24"/>
      <w:lang w:val="en-US" w:eastAsia="id-ID"/>
    </w:rPr>
  </w:style>
  <w:style w:type="character" w:customStyle="1" w:styleId="Heading3Char">
    <w:name w:val="Heading 3 Char"/>
    <w:link w:val="Heading3"/>
    <w:uiPriority w:val="9"/>
    <w:rsid w:val="005A3EBB"/>
    <w:rPr>
      <w:rFonts w:ascii="Arial" w:eastAsia="Times New Roman" w:hAnsi="Arial"/>
      <w:b/>
      <w:bCs/>
      <w:sz w:val="26"/>
      <w:szCs w:val="22"/>
      <w:lang w:val="id-ID" w:eastAsia="id-ID"/>
    </w:rPr>
  </w:style>
  <w:style w:type="character" w:customStyle="1" w:styleId="Heading4Char">
    <w:name w:val="Heading 4 Char"/>
    <w:link w:val="Heading4"/>
    <w:uiPriority w:val="9"/>
    <w:rsid w:val="007C5026"/>
    <w:rPr>
      <w:rFonts w:ascii="Arial" w:eastAsia="Times New Roman" w:hAnsi="Arial"/>
      <w:b/>
      <w:bCs/>
      <w:iCs/>
      <w:sz w:val="22"/>
      <w:szCs w:val="22"/>
      <w:lang w:val="id-ID" w:eastAsia="id-ID"/>
    </w:rPr>
  </w:style>
  <w:style w:type="paragraph" w:styleId="Title">
    <w:name w:val="Title"/>
    <w:basedOn w:val="Normal"/>
    <w:link w:val="TitleChar"/>
    <w:qFormat/>
    <w:rsid w:val="0074070E"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  <w:lang w:val="id-ID" w:eastAsia="fr-FR"/>
    </w:rPr>
  </w:style>
  <w:style w:type="character" w:customStyle="1" w:styleId="TitleChar">
    <w:name w:val="Title Char"/>
    <w:link w:val="Title"/>
    <w:rsid w:val="0074070E"/>
    <w:rPr>
      <w:rFonts w:ascii="Arial" w:eastAsia="Times New Roman" w:hAnsi="Arial" w:cs="Times New Roman"/>
      <w:b/>
      <w:kern w:val="28"/>
      <w:sz w:val="32"/>
      <w:szCs w:val="20"/>
      <w:lang w:eastAsia="fr-FR"/>
    </w:rPr>
  </w:style>
  <w:style w:type="character" w:customStyle="1" w:styleId="Heading5Char">
    <w:name w:val="Heading 5 Char"/>
    <w:link w:val="Heading5"/>
    <w:uiPriority w:val="9"/>
    <w:rsid w:val="005B2C5B"/>
    <w:rPr>
      <w:rFonts w:ascii="Arial" w:eastAsia="Times New Roman" w:hAnsi="Arial"/>
      <w:b/>
      <w:sz w:val="18"/>
      <w:szCs w:val="24"/>
      <w:lang w:val="en-US" w:eastAsia="id-ID"/>
    </w:rPr>
  </w:style>
  <w:style w:type="paragraph" w:styleId="TableofFigures">
    <w:name w:val="table of figures"/>
    <w:basedOn w:val="Normal"/>
    <w:next w:val="Normal"/>
    <w:uiPriority w:val="99"/>
    <w:unhideWhenUsed/>
    <w:rsid w:val="00BA5B33"/>
    <w:pPr>
      <w:spacing w:line="360" w:lineRule="auto"/>
      <w:ind w:left="446" w:hanging="446"/>
    </w:pPr>
    <w:rPr>
      <w:rFonts w:ascii="Arial" w:hAnsi="Arial"/>
      <w:sz w:val="22"/>
      <w:lang w:val="id-ID" w:eastAsia="id-ID"/>
    </w:rPr>
  </w:style>
  <w:style w:type="paragraph" w:styleId="Header">
    <w:name w:val="header"/>
    <w:basedOn w:val="Normal"/>
    <w:link w:val="HeaderChar"/>
    <w:unhideWhenUsed/>
    <w:rsid w:val="00035F7E"/>
    <w:pPr>
      <w:tabs>
        <w:tab w:val="center" w:pos="4680"/>
        <w:tab w:val="right" w:pos="9360"/>
      </w:tabs>
    </w:pPr>
    <w:rPr>
      <w:rFonts w:ascii="Arial" w:hAnsi="Arial"/>
      <w:sz w:val="22"/>
      <w:lang w:val="id-ID" w:eastAsia="id-ID"/>
    </w:rPr>
  </w:style>
  <w:style w:type="character" w:customStyle="1" w:styleId="HeaderChar">
    <w:name w:val="Header Char"/>
    <w:link w:val="Header"/>
    <w:uiPriority w:val="99"/>
    <w:rsid w:val="00035F7E"/>
    <w:rPr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035F7E"/>
    <w:pPr>
      <w:tabs>
        <w:tab w:val="center" w:pos="4680"/>
        <w:tab w:val="right" w:pos="9360"/>
      </w:tabs>
    </w:pPr>
    <w:rPr>
      <w:rFonts w:ascii="Arial" w:hAnsi="Arial"/>
      <w:sz w:val="22"/>
      <w:lang w:val="id-ID" w:eastAsia="id-ID"/>
    </w:rPr>
  </w:style>
  <w:style w:type="character" w:customStyle="1" w:styleId="FooterChar">
    <w:name w:val="Footer Char"/>
    <w:link w:val="Footer"/>
    <w:uiPriority w:val="99"/>
    <w:rsid w:val="00035F7E"/>
    <w:rPr>
      <w:lang w:val="en-US" w:eastAsia="en-US"/>
    </w:rPr>
  </w:style>
  <w:style w:type="character" w:styleId="PageNumber">
    <w:name w:val="page number"/>
    <w:basedOn w:val="DefaultParagraphFont"/>
    <w:rsid w:val="00035F7E"/>
  </w:style>
  <w:style w:type="paragraph" w:customStyle="1" w:styleId="Confidentialit">
    <w:name w:val="Confidentialité"/>
    <w:basedOn w:val="Footer"/>
    <w:rsid w:val="00035F7E"/>
    <w:pPr>
      <w:tabs>
        <w:tab w:val="clear" w:pos="4680"/>
        <w:tab w:val="clear" w:pos="9360"/>
      </w:tabs>
      <w:spacing w:before="40" w:after="40"/>
      <w:jc w:val="center"/>
    </w:pPr>
    <w:rPr>
      <w:b/>
      <w:caps/>
      <w:color w:val="000080"/>
      <w:sz w:val="24"/>
      <w:lang w:eastAsia="fr-FR"/>
    </w:rPr>
  </w:style>
  <w:style w:type="paragraph" w:customStyle="1" w:styleId="Normal1">
    <w:name w:val="Normal1"/>
    <w:rsid w:val="00035F7E"/>
    <w:rPr>
      <w:rFonts w:ascii="Times New Roman" w:eastAsia="Times New Roman" w:hAnsi="Times New Roman"/>
      <w:snapToGrid w:val="0"/>
      <w:sz w:val="24"/>
      <w:lang w:val="fr-FR" w:eastAsia="fr-FR"/>
    </w:rPr>
  </w:style>
  <w:style w:type="paragraph" w:customStyle="1" w:styleId="14x6cell">
    <w:name w:val="14x6:cell"/>
    <w:rsid w:val="00035F7E"/>
    <w:pPr>
      <w:widowControl w:val="0"/>
      <w:tabs>
        <w:tab w:val="left" w:pos="0"/>
        <w:tab w:val="left" w:pos="720"/>
        <w:tab w:val="left" w:pos="1440"/>
        <w:tab w:val="left" w:pos="2160"/>
      </w:tabs>
      <w:spacing w:after="38" w:line="222" w:lineRule="atLeast"/>
    </w:pPr>
    <w:rPr>
      <w:rFonts w:ascii="Helvetica" w:eastAsia="Times New Roman" w:hAnsi="Helvetica"/>
      <w:lang w:val="fr-FR" w:eastAsia="fr-FR"/>
    </w:rPr>
  </w:style>
  <w:style w:type="paragraph" w:customStyle="1" w:styleId="TableText">
    <w:name w:val="Table Text"/>
    <w:basedOn w:val="Normal"/>
    <w:rsid w:val="00035F7E"/>
    <w:pPr>
      <w:spacing w:line="220" w:lineRule="exact"/>
    </w:pPr>
    <w:rPr>
      <w:rFonts w:ascii="Arial" w:hAnsi="Arial"/>
      <w:sz w:val="18"/>
      <w:lang w:val="id-ID" w:eastAsia="id-ID"/>
    </w:rPr>
  </w:style>
  <w:style w:type="paragraph" w:customStyle="1" w:styleId="Paragraphe">
    <w:name w:val="Paragraphe"/>
    <w:basedOn w:val="Normal"/>
    <w:rsid w:val="00035F7E"/>
    <w:pPr>
      <w:keepLines/>
      <w:spacing w:before="60" w:after="60"/>
      <w:jc w:val="both"/>
    </w:pPr>
    <w:rPr>
      <w:rFonts w:ascii="Arial" w:hAnsi="Arial"/>
      <w:color w:val="000080"/>
      <w:sz w:val="22"/>
      <w:lang w:val="id-ID" w:eastAsia="fr-FR"/>
    </w:rPr>
  </w:style>
  <w:style w:type="paragraph" w:styleId="ListParagraph">
    <w:name w:val="List Paragraph"/>
    <w:basedOn w:val="Normal"/>
    <w:uiPriority w:val="34"/>
    <w:qFormat/>
    <w:rsid w:val="00035F7E"/>
    <w:pPr>
      <w:spacing w:after="200" w:line="276" w:lineRule="auto"/>
      <w:ind w:left="720"/>
    </w:pPr>
    <w:rPr>
      <w:rFonts w:ascii="Arial" w:hAnsi="Arial" w:cs="Calibri"/>
      <w:sz w:val="22"/>
      <w:szCs w:val="22"/>
      <w:lang w:val="id-ID" w:eastAsia="id-ID"/>
    </w:rPr>
  </w:style>
  <w:style w:type="paragraph" w:styleId="Caption">
    <w:name w:val="caption"/>
    <w:basedOn w:val="Normal"/>
    <w:next w:val="Normal"/>
    <w:unhideWhenUsed/>
    <w:qFormat/>
    <w:rsid w:val="00E14BE1"/>
    <w:pPr>
      <w:spacing w:before="120" w:after="200" w:line="276" w:lineRule="auto"/>
      <w:jc w:val="center"/>
    </w:pPr>
    <w:rPr>
      <w:rFonts w:ascii="Calibri" w:hAnsi="Calibri"/>
      <w:b/>
      <w:bCs/>
      <w:i/>
      <w:color w:val="4F81BD"/>
      <w:sz w:val="20"/>
      <w:szCs w:val="18"/>
      <w:lang w:val="id-ID" w:eastAsia="id-ID"/>
    </w:rPr>
  </w:style>
  <w:style w:type="paragraph" w:styleId="NoSpacing">
    <w:name w:val="No Spacing"/>
    <w:link w:val="NoSpacingChar"/>
    <w:uiPriority w:val="1"/>
    <w:qFormat/>
    <w:rsid w:val="00DB22D7"/>
    <w:rPr>
      <w:rFonts w:eastAsia="Times New Roman"/>
      <w:sz w:val="22"/>
      <w:szCs w:val="22"/>
      <w:lang w:val="en-US" w:eastAsia="ja-JP"/>
    </w:rPr>
  </w:style>
  <w:style w:type="character" w:customStyle="1" w:styleId="NoSpacingChar">
    <w:name w:val="No Spacing Char"/>
    <w:link w:val="NoSpacing"/>
    <w:uiPriority w:val="1"/>
    <w:rsid w:val="00DB22D7"/>
    <w:rPr>
      <w:rFonts w:eastAsia="Times New Roman"/>
      <w:sz w:val="22"/>
      <w:szCs w:val="22"/>
      <w:lang w:val="en-US" w:eastAsia="ja-JP"/>
    </w:rPr>
  </w:style>
  <w:style w:type="character" w:styleId="Hyperlink">
    <w:name w:val="Hyperlink"/>
    <w:uiPriority w:val="99"/>
    <w:unhideWhenUsed/>
    <w:rsid w:val="00DB22D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D4E2E"/>
    <w:pPr>
      <w:spacing w:line="360" w:lineRule="auto"/>
      <w:ind w:left="198"/>
    </w:pPr>
    <w:rPr>
      <w:rFonts w:ascii="Arial" w:hAnsi="Arial"/>
      <w:sz w:val="22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400946"/>
    <w:pPr>
      <w:spacing w:line="360" w:lineRule="auto"/>
    </w:pPr>
    <w:rPr>
      <w:rFonts w:ascii="Arial" w:hAnsi="Arial"/>
      <w:sz w:val="22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CD4E2E"/>
    <w:pPr>
      <w:tabs>
        <w:tab w:val="left" w:pos="1320"/>
        <w:tab w:val="right" w:leader="dot" w:pos="9451"/>
      </w:tabs>
      <w:spacing w:line="360" w:lineRule="auto"/>
      <w:ind w:left="403"/>
    </w:pPr>
    <w:rPr>
      <w:rFonts w:ascii="Arial" w:hAnsi="Arial"/>
      <w:sz w:val="22"/>
      <w:lang w:val="id-ID" w:eastAsia="id-ID"/>
    </w:rPr>
  </w:style>
  <w:style w:type="table" w:styleId="TableGrid">
    <w:name w:val="Table Grid"/>
    <w:basedOn w:val="TableNormal"/>
    <w:uiPriority w:val="39"/>
    <w:rsid w:val="003A77FE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semiHidden/>
    <w:unhideWhenUsed/>
    <w:rsid w:val="00E07D89"/>
    <w:rPr>
      <w:rFonts w:ascii="Tahoma" w:hAnsi="Tahoma" w:cs="Tahoma"/>
      <w:sz w:val="16"/>
      <w:szCs w:val="16"/>
      <w:lang w:eastAsia="en-GB"/>
    </w:rPr>
  </w:style>
  <w:style w:type="character" w:customStyle="1" w:styleId="BalloonTextChar">
    <w:name w:val="Balloon Text Char"/>
    <w:link w:val="BalloonText"/>
    <w:uiPriority w:val="99"/>
    <w:semiHidden/>
    <w:rsid w:val="00E07D89"/>
    <w:rPr>
      <w:rFonts w:ascii="Tahoma" w:hAnsi="Tahoma" w:cs="Tahoma"/>
      <w:sz w:val="16"/>
      <w:szCs w:val="16"/>
      <w:lang w:val="en-US" w:eastAsia="en-US"/>
    </w:rPr>
  </w:style>
  <w:style w:type="paragraph" w:styleId="FootnoteText">
    <w:name w:val="footnote text"/>
    <w:basedOn w:val="Normal"/>
    <w:link w:val="FootnoteTextChar"/>
    <w:semiHidden/>
    <w:unhideWhenUsed/>
    <w:rsid w:val="00475E29"/>
    <w:rPr>
      <w:rFonts w:ascii="Arial" w:hAnsi="Arial"/>
      <w:sz w:val="22"/>
      <w:lang w:val="id-ID" w:eastAsia="id-ID"/>
    </w:rPr>
  </w:style>
  <w:style w:type="character" w:customStyle="1" w:styleId="FootnoteTextChar">
    <w:name w:val="Footnote Text Char"/>
    <w:link w:val="FootnoteText"/>
    <w:uiPriority w:val="99"/>
    <w:semiHidden/>
    <w:rsid w:val="00475E29"/>
    <w:rPr>
      <w:lang w:val="en-US" w:eastAsia="en-US"/>
    </w:rPr>
  </w:style>
  <w:style w:type="character" w:styleId="FootnoteReference">
    <w:name w:val="footnote reference"/>
    <w:semiHidden/>
    <w:unhideWhenUsed/>
    <w:rsid w:val="00475E29"/>
    <w:rPr>
      <w:vertAlign w:val="superscript"/>
    </w:rPr>
  </w:style>
  <w:style w:type="paragraph" w:customStyle="1" w:styleId="1texte-text">
    <w:name w:val="&gt;1: texte-text"/>
    <w:basedOn w:val="Normal"/>
    <w:rsid w:val="00475E29"/>
    <w:pPr>
      <w:spacing w:before="50" w:after="50" w:line="280" w:lineRule="exact"/>
      <w:jc w:val="both"/>
    </w:pPr>
    <w:rPr>
      <w:rFonts w:ascii="Arial" w:hAnsi="Arial" w:cs="Arial"/>
      <w:snapToGrid w:val="0"/>
      <w:sz w:val="22"/>
      <w:lang w:val="en-GB" w:eastAsia="fr-FR"/>
    </w:rPr>
  </w:style>
  <w:style w:type="paragraph" w:styleId="NormalWeb">
    <w:name w:val="Normal (Web)"/>
    <w:basedOn w:val="Normal"/>
    <w:uiPriority w:val="99"/>
    <w:unhideWhenUsed/>
    <w:rsid w:val="00CE764E"/>
    <w:pPr>
      <w:spacing w:before="100" w:beforeAutospacing="1" w:after="100" w:afterAutospacing="1"/>
    </w:pPr>
    <w:rPr>
      <w:lang w:val="en-US"/>
    </w:rPr>
  </w:style>
  <w:style w:type="character" w:customStyle="1" w:styleId="Heading7Char">
    <w:name w:val="Heading 7 Char"/>
    <w:link w:val="Heading7"/>
    <w:uiPriority w:val="9"/>
    <w:rsid w:val="00574F7C"/>
    <w:rPr>
      <w:rFonts w:ascii="Calibri" w:eastAsia="Times New Roman" w:hAnsi="Calibri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1C339E"/>
    <w:pPr>
      <w:widowControl w:val="0"/>
      <w:ind w:left="1668" w:hanging="360"/>
    </w:pPr>
    <w:rPr>
      <w:rFonts w:ascii="Myriad Pro" w:eastAsia="Myriad Pro" w:hAnsi="Myriad Pro"/>
      <w:sz w:val="22"/>
      <w:szCs w:val="22"/>
      <w:lang w:val="en-US"/>
    </w:rPr>
  </w:style>
  <w:style w:type="character" w:customStyle="1" w:styleId="BodyTextChar">
    <w:name w:val="Body Text Char"/>
    <w:link w:val="BodyText"/>
    <w:uiPriority w:val="1"/>
    <w:rsid w:val="001C339E"/>
    <w:rPr>
      <w:rFonts w:ascii="Myriad Pro" w:eastAsia="Myriad Pro" w:hAnsi="Myriad Pro"/>
      <w:sz w:val="22"/>
      <w:szCs w:val="22"/>
      <w:lang w:val="en-US" w:eastAsia="en-US"/>
    </w:rPr>
  </w:style>
  <w:style w:type="paragraph" w:styleId="ListBullet2">
    <w:name w:val="List Bullet 2"/>
    <w:basedOn w:val="Paragraphe"/>
    <w:rsid w:val="00C07037"/>
    <w:pPr>
      <w:numPr>
        <w:numId w:val="3"/>
      </w:numPr>
      <w:tabs>
        <w:tab w:val="left" w:pos="284"/>
      </w:tabs>
    </w:pPr>
    <w:rPr>
      <w:szCs w:val="20"/>
      <w:lang w:val="en-US"/>
    </w:rPr>
  </w:style>
  <w:style w:type="paragraph" w:customStyle="1" w:styleId="Default">
    <w:name w:val="Default"/>
    <w:rsid w:val="006C5B94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id-ID" w:eastAsia="id-ID"/>
    </w:rPr>
  </w:style>
  <w:style w:type="paragraph" w:styleId="TOC4">
    <w:name w:val="toc 4"/>
    <w:basedOn w:val="Normal"/>
    <w:next w:val="Normal"/>
    <w:autoRedefine/>
    <w:uiPriority w:val="39"/>
    <w:unhideWhenUsed/>
    <w:rsid w:val="006C5B94"/>
    <w:pPr>
      <w:ind w:left="660"/>
    </w:pPr>
    <w:rPr>
      <w:rFonts w:ascii="Arial" w:hAnsi="Arial"/>
      <w:sz w:val="22"/>
      <w:lang w:val="id-ID" w:eastAsia="id-ID"/>
    </w:rPr>
  </w:style>
  <w:style w:type="character" w:customStyle="1" w:styleId="Heading6Char">
    <w:name w:val="Heading 6 Char"/>
    <w:link w:val="Heading6"/>
    <w:rsid w:val="005A3EBB"/>
    <w:rPr>
      <w:rFonts w:ascii="Times New Roman" w:eastAsia="Times New Roman" w:hAnsi="Times New Roman"/>
      <w:b/>
      <w:sz w:val="24"/>
      <w:lang w:val="en-US" w:eastAsia="en-US"/>
    </w:rPr>
  </w:style>
  <w:style w:type="character" w:customStyle="1" w:styleId="Heading8Char">
    <w:name w:val="Heading 8 Char"/>
    <w:link w:val="Heading8"/>
    <w:rsid w:val="005A3EBB"/>
    <w:rPr>
      <w:rFonts w:ascii="Arial" w:eastAsia="Times New Roman" w:hAnsi="Arial"/>
      <w:i/>
      <w:lang w:val="en-US" w:eastAsia="en-US"/>
    </w:rPr>
  </w:style>
  <w:style w:type="character" w:customStyle="1" w:styleId="Heading9Char">
    <w:name w:val="Heading 9 Char"/>
    <w:link w:val="Heading9"/>
    <w:uiPriority w:val="9"/>
    <w:rsid w:val="005A3EBB"/>
    <w:rPr>
      <w:rFonts w:ascii="Arial" w:eastAsia="Times New Roman" w:hAnsi="Arial"/>
      <w:b/>
      <w:i/>
      <w:sz w:val="18"/>
      <w:lang w:val="en-US" w:eastAsia="en-US"/>
    </w:rPr>
  </w:style>
  <w:style w:type="paragraph" w:styleId="TOC5">
    <w:name w:val="toc 5"/>
    <w:basedOn w:val="Normal"/>
    <w:next w:val="Normal"/>
    <w:autoRedefine/>
    <w:uiPriority w:val="39"/>
    <w:rsid w:val="005A3EBB"/>
    <w:pPr>
      <w:spacing w:before="80"/>
      <w:ind w:left="800"/>
      <w:jc w:val="both"/>
    </w:pPr>
    <w:rPr>
      <w:sz w:val="18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rsid w:val="005A3EBB"/>
    <w:pPr>
      <w:spacing w:before="80"/>
      <w:ind w:left="1000"/>
      <w:jc w:val="both"/>
    </w:pPr>
    <w:rPr>
      <w:sz w:val="18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rsid w:val="005A3EBB"/>
    <w:pPr>
      <w:spacing w:before="80"/>
      <w:ind w:left="1200"/>
      <w:jc w:val="both"/>
    </w:pPr>
    <w:rPr>
      <w:sz w:val="18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rsid w:val="005A3EBB"/>
    <w:pPr>
      <w:spacing w:before="80"/>
      <w:ind w:left="1400"/>
      <w:jc w:val="both"/>
    </w:pPr>
    <w:rPr>
      <w:sz w:val="18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rsid w:val="005A3EBB"/>
    <w:pPr>
      <w:spacing w:before="80"/>
      <w:ind w:left="1600"/>
      <w:jc w:val="both"/>
    </w:pPr>
    <w:rPr>
      <w:sz w:val="18"/>
      <w:szCs w:val="20"/>
      <w:lang w:val="en-US"/>
    </w:rPr>
  </w:style>
  <w:style w:type="paragraph" w:customStyle="1" w:styleId="Bullet2">
    <w:name w:val="Bullet 2"/>
    <w:basedOn w:val="Normal"/>
    <w:rsid w:val="005A3EBB"/>
    <w:pPr>
      <w:spacing w:before="40"/>
      <w:ind w:left="720" w:hanging="360"/>
      <w:jc w:val="both"/>
    </w:pPr>
    <w:rPr>
      <w:sz w:val="20"/>
      <w:szCs w:val="20"/>
      <w:lang w:val="en-US"/>
    </w:rPr>
  </w:style>
  <w:style w:type="paragraph" w:customStyle="1" w:styleId="Rationale">
    <w:name w:val="Rationale"/>
    <w:basedOn w:val="Normal"/>
    <w:next w:val="Normal"/>
    <w:rsid w:val="005A3EBB"/>
    <w:pPr>
      <w:spacing w:before="80"/>
      <w:ind w:left="360"/>
      <w:jc w:val="both"/>
    </w:pPr>
    <w:rPr>
      <w:sz w:val="20"/>
      <w:szCs w:val="20"/>
      <w:lang w:val="en-US"/>
    </w:rPr>
  </w:style>
  <w:style w:type="paragraph" w:customStyle="1" w:styleId="Bullet1CharChar">
    <w:name w:val="Bullet 1 Char Char"/>
    <w:basedOn w:val="Normal"/>
    <w:link w:val="Bullet1CharCharChar"/>
    <w:rsid w:val="005A3EBB"/>
    <w:pPr>
      <w:spacing w:before="80"/>
      <w:ind w:left="720" w:hanging="360"/>
      <w:jc w:val="both"/>
    </w:pPr>
    <w:rPr>
      <w:sz w:val="20"/>
      <w:szCs w:val="20"/>
      <w:lang w:val="en-US"/>
    </w:rPr>
  </w:style>
  <w:style w:type="paragraph" w:customStyle="1" w:styleId="Bullet3">
    <w:name w:val="Bullet 3"/>
    <w:basedOn w:val="Bullet2"/>
    <w:rsid w:val="005A3EBB"/>
    <w:pPr>
      <w:ind w:left="1440"/>
    </w:pPr>
  </w:style>
  <w:style w:type="paragraph" w:customStyle="1" w:styleId="Entry">
    <w:name w:val="Entry"/>
    <w:basedOn w:val="Normal"/>
    <w:rsid w:val="005A3EBB"/>
    <w:pPr>
      <w:numPr>
        <w:numId w:val="6"/>
      </w:numPr>
      <w:tabs>
        <w:tab w:val="clear" w:pos="360"/>
      </w:tabs>
      <w:spacing w:before="140"/>
      <w:jc w:val="both"/>
    </w:pPr>
    <w:rPr>
      <w:snapToGrid w:val="0"/>
      <w:sz w:val="22"/>
      <w:szCs w:val="20"/>
      <w:lang w:val="en-US"/>
    </w:rPr>
  </w:style>
  <w:style w:type="character" w:styleId="FollowedHyperlink">
    <w:name w:val="FollowedHyperlink"/>
    <w:rsid w:val="005A3EBB"/>
    <w:rPr>
      <w:color w:val="800080"/>
      <w:u w:val="single"/>
    </w:rPr>
  </w:style>
  <w:style w:type="paragraph" w:customStyle="1" w:styleId="Tabletext0">
    <w:name w:val="Tabletext"/>
    <w:basedOn w:val="Normal"/>
    <w:rsid w:val="005A3EBB"/>
    <w:pPr>
      <w:keepLines/>
      <w:widowControl w:val="0"/>
      <w:spacing w:after="120" w:line="240" w:lineRule="atLeast"/>
      <w:jc w:val="both"/>
    </w:pPr>
    <w:rPr>
      <w:sz w:val="20"/>
      <w:szCs w:val="20"/>
      <w:lang w:val="en-US"/>
    </w:rPr>
  </w:style>
  <w:style w:type="paragraph" w:customStyle="1" w:styleId="Label">
    <w:name w:val="Label"/>
    <w:basedOn w:val="Normal"/>
    <w:next w:val="Normal"/>
    <w:rsid w:val="005A3EBB"/>
    <w:pPr>
      <w:keepNext/>
      <w:spacing w:before="120"/>
      <w:jc w:val="both"/>
    </w:pPr>
    <w:rPr>
      <w:b/>
      <w:sz w:val="20"/>
      <w:szCs w:val="20"/>
      <w:lang w:val="en-US"/>
    </w:rPr>
  </w:style>
  <w:style w:type="paragraph" w:styleId="ListNumber">
    <w:name w:val="List Number"/>
    <w:rsid w:val="005A3EBB"/>
    <w:pPr>
      <w:numPr>
        <w:numId w:val="7"/>
      </w:numPr>
      <w:spacing w:before="40"/>
    </w:pPr>
    <w:rPr>
      <w:rFonts w:ascii="Times New Roman" w:eastAsia="Times New Roman" w:hAnsi="Times New Roman"/>
      <w:lang w:val="en-US" w:eastAsia="en-US"/>
    </w:rPr>
  </w:style>
  <w:style w:type="paragraph" w:customStyle="1" w:styleId="Bullet4">
    <w:name w:val="Bullet 4"/>
    <w:basedOn w:val="Bullet3"/>
    <w:rsid w:val="005A3EBB"/>
    <w:pPr>
      <w:ind w:left="1800"/>
    </w:pPr>
  </w:style>
  <w:style w:type="paragraph" w:customStyle="1" w:styleId="bullet1">
    <w:name w:val="bullet:1"/>
    <w:rsid w:val="005A3EBB"/>
    <w:pPr>
      <w:widowControl w:val="0"/>
      <w:numPr>
        <w:numId w:val="4"/>
      </w:numPr>
      <w:tabs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  <w:tab w:val="left" w:pos="10440"/>
      </w:tabs>
      <w:spacing w:before="80"/>
    </w:pPr>
    <w:rPr>
      <w:rFonts w:ascii="Times New Roman" w:eastAsia="Times New Roman" w:hAnsi="Times New Roman"/>
      <w:sz w:val="22"/>
      <w:lang w:val="en-US" w:eastAsia="en-US"/>
    </w:rPr>
  </w:style>
  <w:style w:type="paragraph" w:customStyle="1" w:styleId="Figure">
    <w:name w:val="Figure"/>
    <w:basedOn w:val="Normal"/>
    <w:next w:val="Caption"/>
    <w:rsid w:val="005A3EBB"/>
    <w:pPr>
      <w:keepNext/>
      <w:spacing w:before="80"/>
      <w:jc w:val="center"/>
    </w:pPr>
    <w:rPr>
      <w:sz w:val="20"/>
      <w:szCs w:val="20"/>
      <w:lang w:val="en-US"/>
    </w:rPr>
  </w:style>
  <w:style w:type="character" w:customStyle="1" w:styleId="Bullet1CharCharChar">
    <w:name w:val="Bullet 1 Char Char Char"/>
    <w:link w:val="Bullet1CharChar"/>
    <w:rsid w:val="005A3EBB"/>
    <w:rPr>
      <w:rFonts w:ascii="Times New Roman" w:eastAsia="Times New Roman" w:hAnsi="Times New Roman"/>
      <w:lang w:val="en-US" w:eastAsia="en-US"/>
    </w:rPr>
  </w:style>
  <w:style w:type="paragraph" w:customStyle="1" w:styleId="TitleNoTOC">
    <w:name w:val="TitleNoTOC"/>
    <w:basedOn w:val="Normal"/>
    <w:rsid w:val="005A3EBB"/>
    <w:pPr>
      <w:spacing w:before="80"/>
      <w:jc w:val="center"/>
    </w:pPr>
    <w:rPr>
      <w:rFonts w:ascii="Arial" w:hAnsi="Arial" w:cs="Arial"/>
      <w:b/>
      <w:bCs/>
      <w:sz w:val="32"/>
      <w:szCs w:val="20"/>
      <w:lang w:val="en-US"/>
    </w:rPr>
  </w:style>
  <w:style w:type="character" w:styleId="CommentReference">
    <w:name w:val="annotation reference"/>
    <w:semiHidden/>
    <w:rsid w:val="005A3EBB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5A3EBB"/>
    <w:pPr>
      <w:spacing w:before="80"/>
      <w:jc w:val="both"/>
    </w:pPr>
    <w:rPr>
      <w:sz w:val="20"/>
      <w:szCs w:val="20"/>
      <w:lang w:val="en-US"/>
    </w:rPr>
  </w:style>
  <w:style w:type="character" w:customStyle="1" w:styleId="CommentTextChar">
    <w:name w:val="Comment Text Char"/>
    <w:link w:val="CommentText"/>
    <w:semiHidden/>
    <w:rsid w:val="005A3EBB"/>
    <w:rPr>
      <w:rFonts w:ascii="Times New Roman" w:eastAsia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5A3EBB"/>
    <w:rPr>
      <w:b/>
      <w:bCs/>
    </w:rPr>
  </w:style>
  <w:style w:type="character" w:customStyle="1" w:styleId="CommentSubjectChar">
    <w:name w:val="Comment Subject Char"/>
    <w:link w:val="CommentSubject"/>
    <w:semiHidden/>
    <w:rsid w:val="005A3EBB"/>
    <w:rPr>
      <w:rFonts w:ascii="Times New Roman" w:eastAsia="Times New Roman" w:hAnsi="Times New Roman"/>
      <w:b/>
      <w:bCs/>
      <w:lang w:val="en-US" w:eastAsia="en-US"/>
    </w:rPr>
  </w:style>
  <w:style w:type="paragraph" w:customStyle="1" w:styleId="Heading1TanpaNomor">
    <w:name w:val="Heading 1 Tanpa Nomor"/>
    <w:basedOn w:val="Normal"/>
    <w:next w:val="Normal"/>
    <w:qFormat/>
    <w:rsid w:val="005A3EBB"/>
    <w:pPr>
      <w:tabs>
        <w:tab w:val="left" w:pos="720"/>
      </w:tabs>
      <w:spacing w:before="100" w:line="480" w:lineRule="auto"/>
      <w:ind w:left="431" w:hanging="431"/>
      <w:jc w:val="center"/>
    </w:pPr>
    <w:rPr>
      <w:rFonts w:eastAsia="Calibri"/>
      <w:sz w:val="28"/>
      <w:szCs w:val="22"/>
      <w:lang w:val="id-ID"/>
    </w:rPr>
  </w:style>
  <w:style w:type="paragraph" w:customStyle="1" w:styleId="JudulBab">
    <w:name w:val="Judul Bab"/>
    <w:basedOn w:val="Normal"/>
    <w:qFormat/>
    <w:rsid w:val="005A3EBB"/>
    <w:pPr>
      <w:spacing w:before="80" w:line="480" w:lineRule="auto"/>
    </w:pPr>
    <w:rPr>
      <w:caps/>
      <w:sz w:val="28"/>
      <w:szCs w:val="20"/>
      <w:lang w:val="en-US"/>
    </w:rPr>
  </w:style>
  <w:style w:type="character" w:styleId="UnresolvedMention">
    <w:name w:val="Unresolved Mention"/>
    <w:uiPriority w:val="99"/>
    <w:semiHidden/>
    <w:unhideWhenUsed/>
    <w:rsid w:val="005A3EBB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9E074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FD1CDD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uiPriority w:val="99"/>
    <w:rsid w:val="008C4F0A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62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07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76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5389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82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2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5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9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4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13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5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2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0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5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96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8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7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2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5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04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0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2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5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2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7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0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2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3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7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67408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95945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35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5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5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6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7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9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1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5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3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9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4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2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3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85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2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74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9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2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4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1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2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4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1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35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2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5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8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1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1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81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36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9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0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4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5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16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0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0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28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4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7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7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72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1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66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2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2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56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65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4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57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4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9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3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8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47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7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1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33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7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0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ww.recis.co.id/" TargetMode="Externa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recis.co.id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84F858E1C32D4B9D51D260053E6B99" ma:contentTypeVersion="4" ma:contentTypeDescription="Create a new document." ma:contentTypeScope="" ma:versionID="702643e96d3ac7fc0817883a6dbd933a">
  <xsd:schema xmlns:xsd="http://www.w3.org/2001/XMLSchema" xmlns:xs="http://www.w3.org/2001/XMLSchema" xmlns:p="http://schemas.microsoft.com/office/2006/metadata/properties" xmlns:ns2="24efbc4e-cf5e-4491-be8f-ec528d7c7493" xmlns:ns3="a44ecb73-f09c-4e0b-9a78-1b35f173162b" targetNamespace="http://schemas.microsoft.com/office/2006/metadata/properties" ma:root="true" ma:fieldsID="857fe795f06353efd3d8928cd4e63b34" ns2:_="" ns3:_="">
    <xsd:import namespace="24efbc4e-cf5e-4491-be8f-ec528d7c7493"/>
    <xsd:import namespace="a44ecb73-f09c-4e0b-9a78-1b35f17316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efbc4e-cf5e-4491-be8f-ec528d7c7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ecb73-f09c-4e0b-9a78-1b35f173162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A1612-A4F0-42DF-BB05-1FCCF1B2E5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efbc4e-cf5e-4491-be8f-ec528d7c7493"/>
    <ds:schemaRef ds:uri="a44ecb73-f09c-4e0b-9a78-1b35f17316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90FF23-E113-418B-8FB1-5C224AFD77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C46903-502B-4B13-9426-F4763E3DC24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BF4EEFE-355D-42A1-8E05-235E9B856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32</Pages>
  <Words>4205</Words>
  <Characters>23969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28118</CharactersWithSpaces>
  <SharedDoc>false</SharedDoc>
  <HLinks>
    <vt:vector size="216" baseType="variant">
      <vt:variant>
        <vt:i4>1441844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_Toc111217558</vt:lpwstr>
      </vt:variant>
      <vt:variant>
        <vt:i4>1769522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_Toc82003799</vt:lpwstr>
      </vt:variant>
      <vt:variant>
        <vt:i4>1703986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_Toc82003798</vt:lpwstr>
      </vt:variant>
      <vt:variant>
        <vt:i4>1310781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_Toc123889705</vt:lpwstr>
      </vt:variant>
      <vt:variant>
        <vt:i4>1310781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_Toc123889704</vt:lpwstr>
      </vt:variant>
      <vt:variant>
        <vt:i4>1310781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_Toc123889703</vt:lpwstr>
      </vt:variant>
      <vt:variant>
        <vt:i4>1310781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_Toc123889702</vt:lpwstr>
      </vt:variant>
      <vt:variant>
        <vt:i4>1310781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_Toc123889701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_Toc123889700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_Toc123889699</vt:lpwstr>
      </vt:variant>
      <vt:variant>
        <vt:i4>1900604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_Toc123889698</vt:lpwstr>
      </vt:variant>
      <vt:variant>
        <vt:i4>1900604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_Toc123889697</vt:lpwstr>
      </vt:variant>
      <vt:variant>
        <vt:i4>1900604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_Toc123889696</vt:lpwstr>
      </vt:variant>
      <vt:variant>
        <vt:i4>1900604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_Toc123889694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_Toc123889693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_Toc123889692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_Toc123889691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_Toc123889690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_Toc123889689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_Toc123889688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_Toc123889687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_Toc123889686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_Toc123889684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_Toc123889683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_Toc123889682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_Toc123889681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_Toc123889680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_Toc123889679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_Toc123889678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_Toc123889677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_Toc123889676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_Toc123889675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_Toc123889674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_Toc123889673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_Toc123889672</vt:lpwstr>
      </vt:variant>
      <vt:variant>
        <vt:i4>6291572</vt:i4>
      </vt:variant>
      <vt:variant>
        <vt:i4>3</vt:i4>
      </vt:variant>
      <vt:variant>
        <vt:i4>0</vt:i4>
      </vt:variant>
      <vt:variant>
        <vt:i4>5</vt:i4>
      </vt:variant>
      <vt:variant>
        <vt:lpwstr>http://www.recis.co.id/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Dedi Juna</dc:creator>
  <cp:keywords/>
  <cp:lastModifiedBy>digitalworkspaces</cp:lastModifiedBy>
  <cp:revision>104</cp:revision>
  <cp:lastPrinted>2016-11-02T03:04:00Z</cp:lastPrinted>
  <dcterms:created xsi:type="dcterms:W3CDTF">2022-06-07T03:20:00Z</dcterms:created>
  <dcterms:modified xsi:type="dcterms:W3CDTF">2023-05-04T02:12:00Z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0x0101005384F858E1C32D4B9D51D260053E6B99</vt:lpwstr>
  </property>
  <property fmtid="{D5CDD505-2E9C-101B-9397-08002B2CF9AE}" pid="3" name="_SourceUrl">
    <vt:lpwstr/>
  </property>
  <property fmtid="{D5CDD505-2E9C-101B-9397-08002B2CF9AE}" pid="4" name="_SharedFileIndex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  <property fmtid="{D5CDD505-2E9C-101B-9397-08002B2CF9AE}" pid="7" name="_activity">
    <vt:lpwstr>{"FileActivityType":"9","FileActivityTimeStamp":"2023-02-13T03:18:59.473Z","FileActivityUsersOnPage":[{"DisplayName":"digitalworkspaces","Id":"digitalworkspaces@office365online.id"}],"FileActivityNavigationId":null}</vt:lpwstr>
  </property>
  <property fmtid="{D5CDD505-2E9C-101B-9397-08002B2CF9AE}" pid="8" name="TriggerFlowInfo">
    <vt:lpwstr/>
  </property>
</Properties>
</file>